
<file path=[Content_Types].xml><?xml version="1.0" encoding="utf-8"?>
<Types xmlns="http://schemas.openxmlformats.org/package/2006/content-types">
  <Default Extension="svg" ContentType="image/svg+xml"/>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commentsIdsDocument.xml" ContentType="application/vnd.openxmlformats-officedocument.wordprocessingml.commentsIds+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dedDocument.xml" ContentType="application/vnd.openxmlformats-officedocument.wordprocessingml.commentsExtended+xml"/>
  <Override PartName="/word/comments.xml" ContentType="application/vnd.openxmlformats-officedocument.wordprocessingml.comment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webSettings.xml" ContentType="application/vnd.openxmlformats-officedocument.wordprocessingml.webSetting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Document.xml" ContentType="application/vnd.openxmlformats-officedocument.wordprocessingml.people+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2454"/>
        <w:tblW w:w="0" w:type="auto"/>
        <w:tblInd w:w="0" w:type="dxa"/>
        <w:tblBorders/>
        <w:tblLayout w:type="fixed"/>
        <w:tblLook w:val="04A0" w:firstRow="1" w:lastRow="0" w:firstColumn="1" w:lastColumn="0" w:noHBand="0" w:noVBand="1"/>
      </w:tblPr>
      <w:tblGrid>
        <w:gridCol w:w="2311"/>
        <w:gridCol w:w="7220"/>
      </w:tblGrid>
      <w:tr>
        <w:trPr>
          <w:trHeight w:val="10640"/>
        </w:trPr>
        <w:tc>
          <w:tcPr>
            <w:gridSpan w:val="2"/>
            <w:tcBorders>
              <w:top w:val="none" w:color="000000" w:sz="4" w:space="0"/>
              <w:left w:val="none" w:color="000000" w:sz="4" w:space="0"/>
              <w:bottom w:val="single" w:color="000000" w:sz="4" w:space="0"/>
              <w:right w:val="none" w:color="000000" w:sz="4" w:space="0"/>
            </w:tcBorders>
            <w:tcW w:w="9530" w:type="dxa"/>
            <w:vAlign w:val="center"/>
            <w:vMerge w:val="restart"/>
            <w:textDirection w:val="lrTb"/>
            <w:noWrap w:val="false"/>
          </w:tcPr>
          <w:p>
            <w:pPr>
              <w:pStyle w:val="2440"/>
              <w:pBdr/>
              <w:spacing/>
              <w:ind/>
              <w:jc w:val="left"/>
              <w:rPr>
                <w:rFonts w:ascii="Arial" w:hAnsi="Arial" w:eastAsia="Arial" w:cs="Arial"/>
                <w:b/>
                <w:bCs/>
                <w:color w:val="000000"/>
                <w:sz w:val="40"/>
                <w:szCs w:val="40"/>
                <w:u w:val="none"/>
              </w:rPr>
            </w:pPr>
            <w:r>
              <w:rPr>
                <w:rFonts w:ascii="Arial" w:hAnsi="Arial" w:eastAsia="Arial" w:cs="Arial"/>
                <w:b/>
                <w:bCs/>
                <w:color w:val="000000"/>
                <w:sz w:val="72"/>
                <w:szCs w:val="40"/>
                <w:u w:val="none"/>
              </w:rPr>
            </w:r>
            <w:r>
              <w:rPr>
                <w:rFonts w:ascii="Arial" w:hAnsi="Arial" w:eastAsia="Arial" w:cs="Arial"/>
                <w:b/>
                <w:bCs/>
                <w:color w:val="000000"/>
                <w:sz w:val="72"/>
                <w:szCs w:val="40"/>
                <w:u w:val="none"/>
              </w:rPr>
              <w:t xml:space="preserve">E</w:t>
            </w:r>
            <w:r>
              <w:rPr>
                <w:rFonts w:ascii="Arial" w:hAnsi="Arial" w:eastAsia="Arial" w:cs="Arial"/>
                <w:b/>
                <w:bCs/>
                <w:color w:val="000000"/>
                <w:sz w:val="72"/>
                <w:szCs w:val="40"/>
                <w:u w:val="none"/>
              </w:rPr>
              <w:t xml:space="preserve">ssential</w:t>
            </w:r>
            <w:r>
              <w:rPr>
                <w:rFonts w:ascii="Arial" w:hAnsi="Arial" w:eastAsia="Arial" w:cs="Arial"/>
                <w:b/>
                <w:bCs/>
                <w:color w:val="000000"/>
                <w:sz w:val="72"/>
                <w:szCs w:val="40"/>
                <w:u w:val="none"/>
              </w:rPr>
              <w:t xml:space="preserve"> Model</w:t>
            </w:r>
            <w:r>
              <w:rPr>
                <w:rFonts w:ascii="Arial" w:hAnsi="Arial" w:eastAsia="Arial" w:cs="Arial"/>
                <w:b/>
                <w:bCs/>
                <w:color w:val="000000"/>
                <w:sz w:val="72"/>
                <w:szCs w:val="40"/>
                <w:u w:val="none"/>
              </w:rPr>
              <w:t xml:space="preserve"> Documentation (EMD)</w:t>
            </w:r>
            <w:r>
              <w:rPr>
                <w:rFonts w:ascii="Arial" w:hAnsi="Arial" w:eastAsia="Arial" w:cs="Arial"/>
                <w:b/>
                <w:bCs/>
                <w:color w:val="000000"/>
                <w:sz w:val="40"/>
                <w:szCs w:val="40"/>
                <w:u w:val="none"/>
              </w:rPr>
            </w:r>
            <w:r>
              <w:rPr>
                <w:rFonts w:ascii="Arial" w:hAnsi="Arial" w:eastAsia="Arial" w:cs="Arial"/>
                <w:b/>
                <w:bCs/>
                <w:color w:val="000000"/>
                <w:sz w:val="40"/>
                <w:szCs w:val="40"/>
                <w:u w:val="none"/>
              </w:rPr>
            </w:r>
          </w:p>
        </w:tc>
      </w:tr>
      <w:tr>
        <w:trPr>
          <w:trHeight w:val="982"/>
        </w:trPr>
        <w:tc>
          <w:tcPr>
            <w:shd w:val="clear" w:color="bfbfbf" w:themeColor="background1" w:themeShade="BF" w:fill="bfbfbf" w:themeFill="background1" w:themeFillShade="BF"/>
            <w:tcBorders>
              <w:top w:val="single" w:color="000000" w:sz="4" w:space="0"/>
              <w:bottom w:val="single" w:color="000000" w:sz="4" w:space="0"/>
            </w:tcBorders>
            <w:tcMar>
              <w:left w:w="108" w:type="dxa"/>
              <w:top w:w="57" w:type="dxa"/>
              <w:right w:w="108" w:type="dxa"/>
              <w:bottom w:w="0" w:type="dxa"/>
            </w:tcMar>
            <w:tcW w:w="2311"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rPr>
                <w:b/>
                <w:bCs/>
                <w:sz w:val="20"/>
                <w:szCs w:val="20"/>
                <w:highlight w:val="none"/>
              </w:rPr>
            </w:pPr>
            <w:r>
              <w:rPr>
                <w:b/>
                <w:bCs/>
                <w:sz w:val="20"/>
                <w:szCs w:val="20"/>
                <w:highlight w:val="none"/>
              </w:rPr>
            </w:r>
            <w:r>
              <w:rPr>
                <w:b/>
                <w:bCs/>
                <w:sz w:val="20"/>
                <w:szCs w:val="20"/>
                <w:highlight w:val="none"/>
              </w:rPr>
              <w:t xml:space="preserve">Authors</w:t>
            </w:r>
            <w:r>
              <w:rPr>
                <w:b/>
                <w:bCs/>
                <w:sz w:val="20"/>
                <w:szCs w:val="20"/>
                <w:highlight w:val="none"/>
              </w:rPr>
            </w:r>
            <w:r>
              <w:rPr>
                <w:b/>
                <w:bCs/>
                <w:sz w:val="20"/>
                <w:szCs w:val="20"/>
                <w:highlight w:val="none"/>
              </w:rPr>
            </w:r>
          </w:p>
        </w:tc>
        <w:tc>
          <w:tcPr>
            <w:tcBorders>
              <w:top w:val="single" w:color="000000" w:sz="4" w:space="0"/>
            </w:tcBorders>
            <w:tcMar>
              <w:left w:w="108" w:type="dxa"/>
              <w:top w:w="57" w:type="dxa"/>
              <w:right w:w="108" w:type="dxa"/>
              <w:bottom w:w="0" w:type="dxa"/>
            </w:tcMar>
            <w:tcW w:w="7220"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jc w:val="left"/>
              <w:rPr>
                <w:b w:val="0"/>
                <w:bCs w:val="0"/>
                <w:sz w:val="20"/>
                <w:szCs w:val="20"/>
                <w:highlight w:val="none"/>
              </w:rPr>
            </w:pPr>
            <w:r>
              <w:rPr>
                <w:b w:val="0"/>
                <w:bCs w:val="0"/>
                <w:sz w:val="20"/>
                <w:szCs w:val="20"/>
                <w:highlight w:val="none"/>
              </w:rPr>
              <w:t xml:space="preserve">David Hassell, </w:t>
            </w:r>
            <w:r>
              <w:rPr>
                <w:rFonts w:ascii="Arial" w:hAnsi="Arial" w:eastAsia="Arial" w:cs="Arial"/>
                <w:b w:val="0"/>
                <w:bCs w:val="0"/>
                <w:color w:val="000000" w:themeColor="text1"/>
                <w:sz w:val="20"/>
                <w:szCs w:val="20"/>
                <w:highlight w:val="none"/>
              </w:rPr>
              <w:t xml:space="preserve">Karl Taylor</w:t>
            </w:r>
            <w:r>
              <w:rPr>
                <w:b w:val="0"/>
                <w:bCs w:val="0"/>
                <w:sz w:val="20"/>
                <w:szCs w:val="20"/>
                <w:highlight w:val="none"/>
              </w:rPr>
              <w:t xml:space="preserve">, </w:t>
            </w:r>
            <w:r>
              <w:rPr>
                <w:b w:val="0"/>
                <w:bCs w:val="0"/>
                <w:sz w:val="20"/>
                <w:szCs w:val="20"/>
                <w:highlight w:val="none"/>
              </w:rPr>
              <w:t xml:space="preserve">Guillaume Levavasseur, Charlotte Pascoe, </w:t>
            </w:r>
            <w:r>
              <w:rPr>
                <w:rFonts w:ascii="Arial" w:hAnsi="Arial" w:eastAsia="Arial" w:cs="Arial"/>
                <w:color w:val="000000" w:themeColor="text1"/>
                <w:sz w:val="20"/>
                <w:szCs w:val="20"/>
                <w:highlight w:val="none"/>
              </w:rPr>
              <w:t xml:space="preserve">Alex Crawford,</w:t>
            </w:r>
            <w:r>
              <w:rPr>
                <w:b w:val="0"/>
                <w:bCs w:val="0"/>
                <w:sz w:val="20"/>
                <w:szCs w:val="20"/>
                <w:highlight w:val="none"/>
              </w:rPr>
              <w:t xml:space="preserve"> Paul Durack, </w:t>
            </w:r>
            <w:r>
              <w:rPr>
                <w:rFonts w:ascii="Arial" w:hAnsi="Arial" w:eastAsia="Arial" w:cs="Arial"/>
                <w:color w:val="000000" w:themeColor="text1"/>
                <w:sz w:val="20"/>
                <w:szCs w:val="20"/>
                <w:highlight w:val="none"/>
              </w:rPr>
              <w:t xml:space="preserve">Daniel Ellis</w:t>
            </w:r>
            <w:r>
              <w:rPr>
                <w:rFonts w:ascii="Arial" w:hAnsi="Arial" w:eastAsia="Arial" w:cs="Arial"/>
                <w:b w:val="0"/>
                <w:bCs w:val="0"/>
                <w:color w:val="000000" w:themeColor="text1"/>
                <w:sz w:val="20"/>
                <w:szCs w:val="20"/>
                <w:highlight w:val="none"/>
              </w:rPr>
              <w:t xml:space="preserve">, </w:t>
            </w:r>
            <w:r>
              <w:rPr>
                <w:rFonts w:ascii="Arial" w:hAnsi="Arial" w:eastAsia="Arial" w:cs="Arial"/>
                <w:color w:val="000000" w:themeColor="text1"/>
                <w:sz w:val="20"/>
                <w:szCs w:val="20"/>
                <w:highlight w:val="none"/>
              </w:rPr>
              <w:t xml:space="preserve">Christopher Goddard</w:t>
            </w:r>
            <w:r>
              <w:rPr>
                <w:rFonts w:ascii="Arial" w:hAnsi="Arial" w:eastAsia="Arial" w:cs="Arial"/>
                <w:b w:val="0"/>
                <w:bCs w:val="0"/>
                <w:color w:val="000000" w:themeColor="text1"/>
                <w:sz w:val="20"/>
                <w:szCs w:val="20"/>
                <w:highlight w:val="none"/>
              </w:rPr>
              <w:t xml:space="preserve">, Andras Horanyi,</w:t>
            </w:r>
            <w:r>
              <w:rPr>
                <w:rFonts w:ascii="Arial" w:hAnsi="Arial" w:eastAsia="Arial" w:cs="Arial"/>
                <w:b w:val="0"/>
                <w:bCs w:val="0"/>
                <w:color w:val="000000" w:themeColor="text1"/>
                <w:sz w:val="20"/>
                <w:szCs w:val="20"/>
                <w:highlight w:val="none"/>
              </w:rPr>
              <w:t xml:space="preserve"> </w:t>
            </w:r>
            <w:r>
              <w:rPr>
                <w:rFonts w:ascii="Arial" w:hAnsi="Arial" w:eastAsia="Arial" w:cs="Arial"/>
                <w:b w:val="0"/>
                <w:bCs w:val="0"/>
                <w:color w:val="000000" w:themeColor="text1"/>
                <w:sz w:val="20"/>
                <w:szCs w:val="20"/>
                <w:highlight w:val="none"/>
              </w:rPr>
              <w:t xml:space="preserve">Bryan Lawrence, </w:t>
            </w:r>
            <w:ins w:id="0" w:author="David Hassell" w:date="2025-10-23T10:20:35Z" oouserid="e42c3f48-66ba-4efd-805a-1ef7f6780645">
              <w:r>
                <w:rPr>
                  <w:rFonts w:ascii="Arial" w:hAnsi="Arial" w:eastAsia="Arial" w:cs="Arial"/>
                  <w:color w:val="000000" w:themeColor="text1"/>
                  <w:sz w:val="20"/>
                  <w:szCs w:val="20"/>
                  <w:highlight w:val="none"/>
                </w:rPr>
              </w:r>
            </w:ins>
            <w:commentRangeStart w:id="0"/>
            <w:commentRangeStart w:id="1"/>
            <w:r>
              <w:rPr>
                <w:rFonts w:ascii="Arial" w:hAnsi="Arial" w:eastAsia="Arial" w:cs="Arial"/>
                <w:color w:val="000000" w:themeColor="text1"/>
                <w:sz w:val="20"/>
                <w:szCs w:val="20"/>
                <w:highlight w:val="none"/>
              </w:rPr>
              <w:t xml:space="preserve">Zebedee Nicholls</w:t>
            </w:r>
            <w:commentRangeEnd w:id="0"/>
            <w:commentRangeEnd w:id="1"/>
            <w:r>
              <w:commentReference w:id="0"/>
              <w:commentReference w:id="1"/>
            </w:r>
            <w:r>
              <w:rPr>
                <w:rFonts w:ascii="Arial" w:hAnsi="Arial" w:eastAsia="Arial" w:cs="Arial"/>
                <w:color w:val="000000" w:themeColor="text1"/>
                <w:sz w:val="20"/>
                <w:szCs w:val="20"/>
                <w:highlight w:val="none"/>
              </w:rPr>
              <w:t xml:space="preserve">, </w:t>
            </w:r>
            <w:r>
              <w:rPr>
                <w:rFonts w:ascii="Arial" w:hAnsi="Arial" w:eastAsia="Arial" w:cs="Arial"/>
                <w:b w:val="0"/>
                <w:bCs w:val="0"/>
                <w:color w:val="000000" w:themeColor="text1"/>
                <w:sz w:val="20"/>
                <w:szCs w:val="20"/>
                <w:highlight w:val="none"/>
              </w:rPr>
              <w:t xml:space="preserve">Martina Stockhause, </w:t>
            </w:r>
            <w:r>
              <w:rPr>
                <w:sz w:val="20"/>
                <w:szCs w:val="20"/>
              </w:rPr>
              <w:t xml:space="preserve">Laurent Troussellier</w:t>
            </w:r>
            <w:r>
              <w:rPr>
                <w:b w:val="0"/>
                <w:bCs w:val="0"/>
                <w:sz w:val="20"/>
                <w:szCs w:val="20"/>
                <w:highlight w:val="none"/>
              </w:rPr>
            </w:r>
            <w:r>
              <w:rPr>
                <w:b w:val="0"/>
                <w:bCs w:val="0"/>
                <w:sz w:val="20"/>
                <w:szCs w:val="20"/>
                <w:highlight w:val="none"/>
              </w:rPr>
            </w:r>
          </w:p>
        </w:tc>
      </w:tr>
      <w:tr>
        <w:trPr>
          <w:trHeight w:val="672"/>
        </w:trPr>
        <w:tc>
          <w:tcPr>
            <w:shd w:val="clear" w:color="bfbfbf" w:themeColor="background1" w:themeShade="BF" w:fill="bfbfbf" w:themeFill="background1" w:themeFillShade="BF"/>
            <w:tcBorders>
              <w:top w:val="single" w:color="000000" w:sz="4" w:space="0"/>
            </w:tcBorders>
            <w:tcMar>
              <w:left w:w="108" w:type="dxa"/>
              <w:top w:w="57" w:type="dxa"/>
              <w:right w:w="108" w:type="dxa"/>
              <w:bottom w:w="0" w:type="dxa"/>
            </w:tcMar>
            <w:tcW w:w="2311" w:type="dxa"/>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rPr>
                <w:b/>
                <w:bCs/>
                <w:color w:val="000000" w:themeColor="text1"/>
                <w:sz w:val="20"/>
                <w:szCs w:val="20"/>
                <w:highlight w:val="none"/>
              </w:rPr>
            </w:pPr>
            <w:r>
              <w:rPr>
                <w:b/>
                <w:bCs/>
                <w:color w:val="000000" w:themeColor="text1"/>
                <w:sz w:val="20"/>
                <w:szCs w:val="20"/>
                <w:highlight w:val="none"/>
              </w:rPr>
              <w:t xml:space="preserve">Contributors</w:t>
            </w:r>
            <w:r>
              <w:rPr>
                <w:b/>
                <w:bCs/>
                <w:color w:val="000000" w:themeColor="text1"/>
                <w:sz w:val="20"/>
                <w:szCs w:val="20"/>
                <w:highlight w:val="none"/>
              </w:rPr>
            </w:r>
            <w:r>
              <w:rPr>
                <w:b/>
                <w:bCs/>
                <w:color w:val="000000" w:themeColor="text1"/>
                <w:sz w:val="20"/>
                <w:szCs w:val="20"/>
                <w:highlight w:val="none"/>
              </w:rPr>
            </w:r>
          </w:p>
        </w:tc>
        <w:tc>
          <w:tcPr>
            <w:tcBorders/>
            <w:tcMar>
              <w:left w:w="108" w:type="dxa"/>
              <w:top w:w="57" w:type="dxa"/>
              <w:right w:w="108" w:type="dxa"/>
              <w:bottom w:w="0" w:type="dxa"/>
            </w:tcMar>
            <w:tcW w:w="7220" w:type="dxa"/>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jc w:val="left"/>
              <w:rPr>
                <w:rFonts w:ascii="Arial" w:hAnsi="Arial" w:cs="Arial"/>
                <w:b/>
                <w:bCs/>
                <w:color w:val="000000" w:themeColor="text1"/>
                <w:sz w:val="20"/>
                <w:szCs w:val="20"/>
                <w:highlight w:val="none"/>
              </w:rPr>
            </w:pPr>
            <w:r>
              <w:rPr>
                <w:b w:val="0"/>
                <w:bCs w:val="0"/>
                <w:color w:val="000000" w:themeColor="text1"/>
                <w:sz w:val="20"/>
                <w:szCs w:val="20"/>
                <w:highlight w:val="none"/>
              </w:rPr>
              <w:t xml:space="preserve">S</w:t>
            </w:r>
            <w:r>
              <w:rPr>
                <w:b w:val="0"/>
                <w:bCs w:val="0"/>
                <w:color w:val="000000" w:themeColor="text1"/>
                <w:sz w:val="20"/>
                <w:szCs w:val="20"/>
                <w:highlight w:val="none"/>
              </w:rPr>
              <w:t xml:space="preserve">a</w:t>
            </w:r>
            <w:r>
              <w:rPr>
                <w:rFonts w:ascii="Arial" w:hAnsi="Arial" w:eastAsia="Arial" w:cs="Arial"/>
                <w:b w:val="0"/>
                <w:bCs w:val="0"/>
                <w:color w:val="000000" w:themeColor="text1"/>
                <w:sz w:val="20"/>
                <w:szCs w:val="20"/>
                <w:highlight w:val="none"/>
              </w:rPr>
              <w:t xml:space="preserve">sha Ames</w:t>
            </w:r>
            <w:r>
              <w:rPr>
                <w:rFonts w:ascii="Arial" w:hAnsi="Arial" w:eastAsia="Arial" w:cs="Arial"/>
                <w:b w:val="0"/>
                <w:bCs w:val="0"/>
                <w:color w:val="000000" w:themeColor="text1"/>
                <w:sz w:val="20"/>
                <w:szCs w:val="20"/>
                <w:highlight w:val="none"/>
              </w:rPr>
              <w:t xml:space="preserve">, </w:t>
            </w:r>
            <w:r>
              <w:rPr>
                <w:rFonts w:ascii="Arial" w:hAnsi="Arial" w:eastAsia="Arial" w:cs="Arial"/>
                <w:color w:val="000000" w:themeColor="text1"/>
                <w:sz w:val="20"/>
                <w:szCs w:val="20"/>
                <w:highlight w:val="none"/>
              </w:rPr>
              <w:t xml:space="preserve">Kath</w:t>
            </w:r>
            <w:r>
              <w:rPr>
                <w:rFonts w:ascii="Arial" w:hAnsi="Arial" w:eastAsia="Arial" w:cs="Arial"/>
                <w:color w:val="000000" w:themeColor="text1"/>
                <w:sz w:val="20"/>
                <w:szCs w:val="20"/>
                <w:highlight w:val="none"/>
              </w:rPr>
              <w:t xml:space="preserve">arina Berger,</w:t>
            </w:r>
            <w:r>
              <w:rPr>
                <w:rFonts w:ascii="Arial" w:hAnsi="Arial" w:eastAsia="Arial" w:cs="Arial"/>
                <w:color w:val="000000" w:themeColor="text1"/>
                <w:sz w:val="20"/>
                <w:szCs w:val="20"/>
                <w:highlight w:val="none"/>
              </w:rPr>
              <w:t xml:space="preserve"> </w:t>
            </w:r>
            <w:r>
              <w:rPr>
                <w:rFonts w:ascii="Arial" w:hAnsi="Arial" w:eastAsia="Arial" w:cs="Arial"/>
                <w:b w:val="0"/>
                <w:bCs w:val="0"/>
                <w:color w:val="000000" w:themeColor="text1"/>
                <w:sz w:val="20"/>
                <w:szCs w:val="20"/>
                <w:highlight w:val="none"/>
              </w:rPr>
              <w:t xml:space="preserve">Diana Gergel</w:t>
            </w:r>
            <w:r>
              <w:rPr>
                <w:rFonts w:ascii="Arial" w:hAnsi="Arial" w:eastAsia="Arial" w:cs="Arial"/>
                <w:b w:val="0"/>
                <w:bCs w:val="0"/>
                <w:color w:val="000000" w:themeColor="text1"/>
                <w:sz w:val="20"/>
                <w:szCs w:val="20"/>
                <w:highlight w:val="none"/>
              </w:rPr>
              <w:t xml:space="preserve">,</w:t>
            </w:r>
            <w:r>
              <w:rPr>
                <w:rFonts w:ascii="Arial" w:hAnsi="Arial" w:eastAsia="Arial" w:cs="Arial"/>
                <w:color w:val="000000" w:themeColor="text1"/>
                <w:sz w:val="20"/>
                <w:szCs w:val="20"/>
                <w:highlight w:val="none"/>
              </w:rPr>
              <w:t xml:space="preserve"> </w:t>
            </w:r>
            <w:r>
              <w:rPr>
                <w:sz w:val="20"/>
                <w:szCs w:val="20"/>
              </w:rPr>
              <w:t xml:space="preserve">Maria Molina</w:t>
            </w:r>
            <w:r>
              <w:rPr>
                <w:rFonts w:ascii="Arial" w:hAnsi="Arial" w:eastAsia="Arial" w:cs="Arial"/>
                <w:color w:val="000000" w:themeColor="text1"/>
                <w:sz w:val="20"/>
                <w:szCs w:val="20"/>
                <w:highlight w:val="none"/>
              </w:rPr>
              <w:t xml:space="preserve">, </w:t>
            </w:r>
            <w:r>
              <w:rPr>
                <w:rFonts w:ascii="Arial" w:hAnsi="Arial" w:eastAsia="Arial" w:cs="Arial"/>
                <w:color w:val="000000" w:themeColor="text1"/>
                <w:sz w:val="20"/>
                <w:szCs w:val="20"/>
                <w:highlight w:val="none"/>
              </w:rPr>
              <w:t xml:space="preserve">Atef Ben Nasser,</w:t>
            </w:r>
            <w:r>
              <w:rPr>
                <w:rFonts w:ascii="Arial" w:hAnsi="Arial" w:eastAsia="Arial" w:cs="Arial"/>
                <w:color w:val="000000" w:themeColor="text1"/>
                <w:sz w:val="20"/>
                <w:szCs w:val="20"/>
                <w:highlight w:val="none"/>
              </w:rPr>
              <w:t xml:space="preserve"> </w:t>
            </w:r>
            <w:r>
              <w:rPr>
                <w:rFonts w:ascii="Arial" w:hAnsi="Arial" w:eastAsia="Arial" w:cs="Arial"/>
                <w:color w:val="000000" w:themeColor="text1"/>
                <w:sz w:val="20"/>
                <w:szCs w:val="20"/>
                <w:highlight w:val="none"/>
              </w:rPr>
              <w:t xml:space="preserve">James Pope,</w:t>
            </w:r>
            <w:r>
              <w:rPr>
                <w:rFonts w:ascii="Arial" w:hAnsi="Arial" w:eastAsia="Arial" w:cs="Arial"/>
                <w:color w:val="000000" w:themeColor="text1"/>
                <w:sz w:val="20"/>
                <w:szCs w:val="20"/>
                <w:highlight w:val="none"/>
              </w:rPr>
              <w:t xml:space="preserve"> </w:t>
            </w:r>
            <w:r>
              <w:rPr>
                <w:rFonts w:ascii="Arial" w:hAnsi="Arial" w:eastAsia="Arial" w:cs="Arial"/>
                <w:color w:val="000000" w:themeColor="text1"/>
                <w:sz w:val="20"/>
                <w:szCs w:val="20"/>
                <w:highlight w:val="none"/>
              </w:rPr>
              <w:t xml:space="preserve">Martin Schupfner</w:t>
            </w:r>
            <w:r>
              <w:rPr>
                <w:rFonts w:ascii="Arial" w:hAnsi="Arial" w:eastAsia="Arial" w:cs="Arial"/>
                <w:color w:val="000000" w:themeColor="text1"/>
                <w:sz w:val="20"/>
                <w:szCs w:val="20"/>
                <w:highlight w:val="none"/>
              </w:rPr>
              <w:t xml:space="preserve">, </w:t>
            </w:r>
            <w:r>
              <w:rPr>
                <w:rFonts w:ascii="Arial" w:hAnsi="Arial" w:eastAsia="Arial" w:cs="Arial"/>
                <w:color w:val="000000" w:themeColor="text1"/>
                <w:sz w:val="20"/>
                <w:szCs w:val="20"/>
                <w:highlight w:val="none"/>
              </w:rPr>
              <w:t xml:space="preserve">Lina Teckentrup</w:t>
            </w:r>
            <w:r>
              <w:rPr>
                <w:sz w:val="20"/>
                <w:szCs w:val="20"/>
              </w:rPr>
              <w:t xml:space="preserve">,</w:t>
            </w:r>
            <w:r>
              <w:rPr>
                <w:rFonts w:ascii="Arial" w:hAnsi="Arial" w:eastAsia="Arial" w:cs="Arial"/>
                <w:b w:val="0"/>
                <w:bCs w:val="0"/>
                <w:color w:val="000000" w:themeColor="text1"/>
                <w:sz w:val="20"/>
                <w:szCs w:val="20"/>
                <w:highlight w:val="none"/>
              </w:rPr>
              <w:t xml:space="preserve"> </w:t>
            </w:r>
            <w:r>
              <w:rPr>
                <w:rFonts w:ascii="Arial" w:hAnsi="Arial" w:eastAsia="Arial" w:cs="Arial"/>
                <w:b w:val="0"/>
                <w:bCs w:val="0"/>
                <w:color w:val="000000" w:themeColor="text1"/>
                <w:sz w:val="20"/>
                <w:szCs w:val="20"/>
                <w:highlight w:val="none"/>
              </w:rPr>
              <w:t xml:space="preserve">Jeremy W</w:t>
            </w:r>
            <w:r>
              <w:rPr>
                <w:rFonts w:ascii="Arial" w:hAnsi="Arial" w:eastAsia="Arial" w:cs="Arial"/>
                <w:color w:val="000000" w:themeColor="text1"/>
                <w:sz w:val="20"/>
                <w:szCs w:val="20"/>
                <w:highlight w:val="none"/>
              </w:rPr>
              <w:t xml:space="preserve">alton</w:t>
            </w:r>
            <w:r>
              <w:rPr>
                <w:rFonts w:ascii="Arial" w:hAnsi="Arial" w:cs="Arial"/>
                <w:b/>
                <w:bCs/>
                <w:color w:val="000000" w:themeColor="text1"/>
                <w:sz w:val="20"/>
                <w:szCs w:val="20"/>
                <w:highlight w:val="none"/>
              </w:rPr>
            </w:r>
            <w:r>
              <w:rPr>
                <w:rFonts w:ascii="Arial" w:hAnsi="Arial" w:cs="Arial"/>
                <w:b/>
                <w:bCs/>
                <w:color w:val="000000" w:themeColor="text1"/>
                <w:sz w:val="20"/>
                <w:szCs w:val="20"/>
                <w:highlight w:val="none"/>
              </w:rPr>
            </w:r>
          </w:p>
        </w:tc>
      </w:tr>
      <w:tr>
        <w:trPr>
          <w:trHeight w:val="396"/>
        </w:trPr>
        <w:tc>
          <w:tcPr>
            <w:shd w:val="clear" w:color="bfbfbf" w:themeColor="background1" w:themeShade="BF" w:fill="bfbfbf" w:themeFill="background1" w:themeFillShade="BF"/>
            <w:tcBorders>
              <w:top w:val="single" w:color="000000" w:sz="4" w:space="0"/>
            </w:tcBorders>
            <w:tcMar>
              <w:left w:w="108" w:type="dxa"/>
              <w:top w:w="57" w:type="dxa"/>
              <w:right w:w="108" w:type="dxa"/>
              <w:bottom w:w="0" w:type="dxa"/>
            </w:tcMar>
            <w:tcW w:w="2311"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rPr>
                <w:b/>
                <w:bCs/>
                <w:sz w:val="20"/>
                <w:szCs w:val="20"/>
                <w:highlight w:val="none"/>
              </w:rPr>
            </w:pPr>
            <w:r>
              <w:rPr>
                <w:b/>
                <w:bCs/>
                <w:sz w:val="20"/>
                <w:szCs w:val="20"/>
                <w:highlight w:val="none"/>
              </w:rPr>
              <w:t xml:space="preserve">Version</w:t>
            </w:r>
            <w:r>
              <w:rPr>
                <w:b/>
                <w:bCs/>
                <w:sz w:val="20"/>
                <w:szCs w:val="20"/>
                <w:highlight w:val="none"/>
              </w:rPr>
            </w:r>
            <w:r>
              <w:rPr>
                <w:b/>
                <w:bCs/>
                <w:sz w:val="20"/>
                <w:szCs w:val="20"/>
                <w:highlight w:val="none"/>
              </w:rPr>
            </w:r>
          </w:p>
        </w:tc>
        <w:tc>
          <w:tcPr>
            <w:tcBorders/>
            <w:tcMar>
              <w:left w:w="108" w:type="dxa"/>
              <w:top w:w="57" w:type="dxa"/>
              <w:right w:w="108" w:type="dxa"/>
              <w:bottom w:w="0" w:type="dxa"/>
            </w:tcMar>
            <w:tcW w:w="7220" w:type="dxa"/>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jc w:val="left"/>
              <w:rPr>
                <w:b w:val="0"/>
                <w:bCs w:val="0"/>
                <w:sz w:val="20"/>
                <w:szCs w:val="20"/>
                <w:highlight w:val="none"/>
              </w:rPr>
            </w:pPr>
            <w:r>
              <w:rPr>
                <w:b w:val="0"/>
                <w:bCs w:val="0"/>
                <w:sz w:val="20"/>
                <w:szCs w:val="20"/>
                <w:highlight w:val="none"/>
              </w:rPr>
              <w:t xml:space="preserve">1.0</w:t>
            </w:r>
            <w:r>
              <w:rPr>
                <w:b w:val="0"/>
                <w:bCs w:val="0"/>
                <w:sz w:val="20"/>
                <w:szCs w:val="20"/>
                <w:highlight w:val="none"/>
              </w:rPr>
            </w:r>
            <w:r>
              <w:rPr>
                <w:b w:val="0"/>
                <w:bCs w:val="0"/>
                <w:sz w:val="20"/>
                <w:szCs w:val="20"/>
                <w:highlight w:val="none"/>
              </w:rPr>
            </w:r>
          </w:p>
        </w:tc>
      </w:tr>
      <w:tr>
        <w:trPr>
          <w:trHeight w:val="370"/>
        </w:trPr>
        <w:tc>
          <w:tcPr>
            <w:shd w:val="clear" w:color="bfbfbf" w:themeColor="background1" w:themeShade="BF" w:fill="bfbfbf" w:themeFill="background1" w:themeFillShade="BF"/>
            <w:tcBorders>
              <w:top w:val="single" w:color="000000" w:sz="4" w:space="0"/>
            </w:tcBorders>
            <w:tcMar>
              <w:left w:w="108" w:type="dxa"/>
              <w:top w:w="57" w:type="dxa"/>
              <w:right w:w="108" w:type="dxa"/>
              <w:bottom w:w="0" w:type="dxa"/>
            </w:tcMar>
            <w:tcW w:w="2311" w:type="dxa"/>
            <w:vAlign w:val="top"/>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rPr>
                <w:b/>
                <w:bCs/>
                <w:sz w:val="20"/>
                <w:szCs w:val="20"/>
                <w:highlight w:val="none"/>
              </w:rPr>
            </w:pPr>
            <w:r>
              <w:rPr>
                <w:b/>
                <w:bCs/>
                <w:sz w:val="20"/>
                <w:szCs w:val="20"/>
                <w:highlight w:val="none"/>
              </w:rPr>
              <w:t xml:space="preserve">Date</w:t>
            </w:r>
            <w:r>
              <w:rPr>
                <w:b/>
                <w:bCs/>
                <w:sz w:val="20"/>
                <w:szCs w:val="20"/>
                <w:highlight w:val="none"/>
              </w:rPr>
            </w:r>
            <w:r>
              <w:rPr>
                <w:b/>
                <w:bCs/>
                <w:sz w:val="20"/>
                <w:szCs w:val="20"/>
                <w:highlight w:val="none"/>
              </w:rPr>
            </w:r>
          </w:p>
        </w:tc>
        <w:tc>
          <w:tcPr>
            <w:tcBorders/>
            <w:tcMar>
              <w:left w:w="108" w:type="dxa"/>
              <w:top w:w="57" w:type="dxa"/>
              <w:right w:w="108" w:type="dxa"/>
              <w:bottom w:w="0" w:type="dxa"/>
            </w:tcMar>
            <w:tcW w:w="7220" w:type="dxa"/>
            <w:vAlign w:val="top"/>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331" w:lineRule="auto"/>
              <w:ind/>
              <w:jc w:val="left"/>
              <w:rPr>
                <w:b w:val="0"/>
                <w:bCs w:val="0"/>
                <w:sz w:val="20"/>
                <w:szCs w:val="20"/>
                <w:highlight w:val="none"/>
              </w:rPr>
            </w:pPr>
            <w:r>
              <w:rPr>
                <w:b w:val="0"/>
                <w:bCs w:val="0"/>
                <w:sz w:val="20"/>
                <w:szCs w:val="20"/>
                <w:highlight w:val="none"/>
              </w:rPr>
              <w:t xml:space="preserve">2025-12-</w:t>
            </w:r>
            <w:r>
              <w:rPr>
                <w:b w:val="0"/>
                <w:bCs w:val="0"/>
                <w:sz w:val="20"/>
                <w:szCs w:val="20"/>
                <w:highlight w:val="none"/>
              </w:rPr>
            </w:r>
            <w:commentRangeStart w:id="2"/>
            <w:r>
              <w:rPr>
                <w:b w:val="0"/>
                <w:bCs w:val="0"/>
                <w:sz w:val="20"/>
                <w:szCs w:val="20"/>
                <w:highlight w:val="none"/>
              </w:rPr>
              <w:t xml:space="preserve">03</w:t>
            </w:r>
            <w:commentRangeEnd w:id="2"/>
            <w:r>
              <w:commentReference w:id="2"/>
            </w:r>
            <w:r>
              <w:rPr>
                <w:b w:val="0"/>
                <w:bCs w:val="0"/>
                <w:sz w:val="20"/>
                <w:szCs w:val="20"/>
                <w:highlight w:val="none"/>
              </w:rPr>
            </w:r>
            <w:r>
              <w:rPr>
                <w:b w:val="0"/>
                <w:bCs w:val="0"/>
                <w:sz w:val="20"/>
                <w:szCs w:val="20"/>
                <w:highlight w:val="none"/>
              </w:rPr>
            </w:r>
          </w:p>
        </w:tc>
      </w:tr>
    </w:tbl>
    <w:p>
      <w:pPr>
        <w:pBdr/>
        <w:shd w:val="nil" w:color="auto"/>
        <w:spacing/>
        <w:ind/>
        <w:rPr>
          <w14:ligatures w14:val="none"/>
        </w:rPr>
      </w:pPr>
      <w:r>
        <w:rPr>
          <w:highlight w:val="none"/>
        </w:rPr>
        <w:br w:type="page" w:clear="all"/>
      </w:r>
      <w:r>
        <w:rPr>
          <w14:ligatures w14:val="none"/>
        </w:rPr>
      </w:r>
      <w:r>
        <w:rPr>
          <w14:ligatures w14:val="none"/>
        </w:rPr>
      </w:r>
    </w:p>
    <w:p>
      <w:pPr>
        <w:pStyle w:val="2422"/>
        <w:numPr>
          <w:ilvl w:val="0"/>
          <w:numId w:val="0"/>
        </w:numPr>
        <w:pBdr/>
        <w:spacing/>
        <w:ind w:firstLine="0" w:left="0"/>
        <w:rPr>
          <w:highlight w:val="none"/>
        </w:rPr>
      </w:pPr>
      <w:r>
        <w:rPr>
          <w:highlight w:val="none"/>
        </w:rPr>
        <w:t xml:space="preserve">Table of contents</w:t>
      </w:r>
      <w:r>
        <w:rPr>
          <w:highlight w:val="none"/>
        </w:rPr>
      </w:r>
      <w:r>
        <w:rPr>
          <w:highlight w:val="none"/>
        </w:rPr>
      </w:r>
    </w:p>
    <w:sdt>
      <w:sdtPr>
        <w15:appearance w15:val="boundingBox"/>
        <w:placeholder>
          <w:docPart w:val="DefaultPlaceholder_TEXT"/>
        </w:placeholder>
        <w:docPartObj>
          <w:docPartGallery w:val="Table of Contents"/>
          <w:docPartUnique w:val="true"/>
        </w:docPartObj>
        <w:rPr>
          <w:highlight w:val="none"/>
        </w:rPr>
      </w:sdtPr>
      <w:sdtContent>
        <w:p>
          <w:pPr>
            <w:pStyle w:val="2587"/>
            <w:pBdr/>
            <w:tabs>
              <w:tab w:val="left" w:leader="none" w:pos="567"/>
              <w:tab w:val="right" w:leader="dot" w:pos="9355"/>
            </w:tabs>
            <w:spacing/>
            <w:ind/>
            <w:rPr>
              <w:sz w:val="20"/>
              <w:szCs w:val="20"/>
              <w14:ligatures w14:val="none"/>
            </w:rPr>
          </w:pPr>
          <w:r>
            <w:rPr>
              <w:sz w:val="20"/>
              <w:szCs w:val="20"/>
              <w:highlight w:val="none"/>
            </w:rPr>
          </w:r>
          <w:r>
            <w:rPr>
              <w:sz w:val="20"/>
              <w:szCs w:val="20"/>
            </w:rPr>
            <w:fldChar w:fldCharType="begin"/>
            <w:instrText xml:space="preserve">TOC \o "1-1" \h </w:instrText>
            <w:fldChar w:fldCharType="separate"/>
          </w:r>
          <w:r>
            <w:rPr>
              <w:sz w:val="20"/>
              <w:szCs w:val="20"/>
              <w:highlight w:val="none"/>
            </w:rPr>
          </w:r>
          <w:hyperlink w:tooltip="#_Toc1" w:anchor="_Toc1" w:history="1">
            <w:r>
              <w:rPr>
                <w:rFonts w:ascii="Arial" w:hAnsi="Arial" w:eastAsia="Arial" w:cs="Arial"/>
                <w:sz w:val="20"/>
                <w:szCs w:val="20"/>
              </w:rPr>
              <w:t xml:space="preserve">1.</w:t>
            </w:r>
            <w:r>
              <w:rPr>
                <w:sz w:val="20"/>
                <w:szCs w:val="20"/>
              </w:rPr>
              <w:tab/>
            </w:r>
            <w:r>
              <w:rPr>
                <w:rStyle w:val="2580"/>
                <w:sz w:val="20"/>
                <w:szCs w:val="20"/>
              </w:rPr>
            </w:r>
            <w:r>
              <w:rPr>
                <w:rStyle w:val="2580"/>
                <w:sz w:val="20"/>
                <w:szCs w:val="20"/>
              </w:rPr>
              <w:t xml:space="preserve"> </w:t>
            </w:r>
            <w:r>
              <w:rPr>
                <w:rStyle w:val="2580"/>
                <w:sz w:val="20"/>
                <w:szCs w:val="20"/>
              </w:rPr>
              <w:t xml:space="preserve">Introduction</w:t>
            </w:r>
            <w:r>
              <w:rPr>
                <w:rStyle w:val="2580"/>
                <w:sz w:val="20"/>
                <w:szCs w:val="20"/>
                <w14:ligatures w14:val="none"/>
              </w:rPr>
            </w:r>
            <w:r>
              <w:rPr>
                <w:sz w:val="20"/>
                <w:szCs w:val="20"/>
              </w:rPr>
              <w:tab/>
            </w:r>
            <w:r>
              <w:rPr>
                <w:sz w:val="20"/>
                <w:szCs w:val="20"/>
              </w:rPr>
              <w:fldChar w:fldCharType="begin"/>
              <w:instrText xml:space="preserve">PAGEREF _Toc1 \h</w:instrText>
              <w:fldChar w:fldCharType="separate"/>
              <w:t xml:space="preserve">3</w:t>
              <w:fldChar w:fldCharType="end"/>
            </w:r>
          </w:hyperlink>
          <w:r>
            <w:rPr>
              <w:sz w:val="20"/>
              <w:szCs w:val="20"/>
              <w14:ligatures w14:val="none"/>
            </w:rPr>
          </w:r>
          <w:r>
            <w:rPr>
              <w:sz w:val="20"/>
              <w:szCs w:val="20"/>
              <w14:ligatures w14:val="none"/>
            </w:rPr>
          </w:r>
        </w:p>
        <w:p>
          <w:pPr>
            <w:pStyle w:val="2587"/>
            <w:pBdr/>
            <w:tabs>
              <w:tab w:val="left" w:leader="none" w:pos="567"/>
              <w:tab w:val="right" w:leader="dot" w:pos="9355"/>
            </w:tabs>
            <w:spacing/>
            <w:ind/>
            <w:rPr>
              <w:sz w:val="20"/>
              <w:szCs w:val="20"/>
              <w14:ligatures w14:val="none"/>
            </w:rPr>
          </w:pPr>
          <w:r>
            <w:rPr>
              <w:sz w:val="20"/>
              <w:szCs w:val="20"/>
            </w:rPr>
          </w:r>
          <w:hyperlink w:tooltip="#_Toc2" w:anchor="_Toc2" w:history="1">
            <w:r>
              <w:rPr>
                <w:rFonts w:ascii="Arial" w:hAnsi="Arial" w:eastAsia="Arial" w:cs="Arial"/>
                <w:sz w:val="20"/>
                <w:szCs w:val="20"/>
              </w:rPr>
              <w:t xml:space="preserve">2.</w:t>
            </w:r>
            <w:r>
              <w:rPr>
                <w:sz w:val="20"/>
                <w:szCs w:val="20"/>
              </w:rPr>
              <w:tab/>
            </w:r>
            <w:r>
              <w:rPr>
                <w:rStyle w:val="2580"/>
                <w:sz w:val="20"/>
                <w:szCs w:val="20"/>
              </w:rPr>
            </w:r>
            <w:r>
              <w:rPr>
                <w:rStyle w:val="2580"/>
                <w:sz w:val="20"/>
                <w:szCs w:val="20"/>
              </w:rPr>
              <w:t xml:space="preserve"> Top-level model</w:t>
            </w:r>
            <w:r>
              <w:rPr>
                <w:rStyle w:val="2580"/>
                <w:sz w:val="20"/>
                <w:szCs w:val="20"/>
                <w14:ligatures w14:val="none"/>
              </w:rPr>
            </w:r>
            <w:r>
              <w:rPr>
                <w:sz w:val="20"/>
                <w:szCs w:val="20"/>
              </w:rPr>
              <w:tab/>
            </w:r>
            <w:r>
              <w:rPr>
                <w:sz w:val="20"/>
                <w:szCs w:val="20"/>
              </w:rPr>
              <w:fldChar w:fldCharType="begin"/>
              <w:instrText xml:space="preserve">PAGEREF _Toc2 \h</w:instrText>
              <w:fldChar w:fldCharType="separate"/>
              <w:t xml:space="preserve">4</w:t>
              <w:fldChar w:fldCharType="end"/>
            </w:r>
          </w:hyperlink>
          <w:r>
            <w:rPr>
              <w:sz w:val="20"/>
              <w:szCs w:val="20"/>
              <w14:ligatures w14:val="none"/>
            </w:rPr>
          </w:r>
          <w:r>
            <w:rPr>
              <w:sz w:val="20"/>
              <w:szCs w:val="20"/>
              <w14:ligatures w14:val="none"/>
            </w:rPr>
          </w:r>
        </w:p>
        <w:p>
          <w:pPr>
            <w:pStyle w:val="2587"/>
            <w:pBdr/>
            <w:tabs>
              <w:tab w:val="left" w:leader="none" w:pos="567"/>
              <w:tab w:val="right" w:leader="dot" w:pos="9355"/>
            </w:tabs>
            <w:spacing/>
            <w:ind/>
            <w:rPr>
              <w:sz w:val="20"/>
              <w:szCs w:val="20"/>
              <w14:ligatures w14:val="none"/>
            </w:rPr>
          </w:pPr>
          <w:r>
            <w:rPr>
              <w:sz w:val="20"/>
              <w:szCs w:val="20"/>
            </w:rPr>
          </w:r>
          <w:hyperlink w:tooltip="#_Toc3" w:anchor="_Toc3" w:history="1">
            <w:r>
              <w:rPr>
                <w:rFonts w:ascii="Arial" w:hAnsi="Arial" w:eastAsia="Arial" w:cs="Arial"/>
                <w:sz w:val="20"/>
                <w:szCs w:val="20"/>
              </w:rPr>
              <w:t xml:space="preserve">3.</w:t>
            </w:r>
            <w:r>
              <w:rPr>
                <w:sz w:val="20"/>
                <w:szCs w:val="20"/>
              </w:rPr>
              <w:tab/>
            </w:r>
            <w:r>
              <w:rPr>
                <w:rStyle w:val="2580"/>
                <w:sz w:val="20"/>
                <w:szCs w:val="20"/>
              </w:rPr>
            </w:r>
            <w:r>
              <w:rPr>
                <w:rStyle w:val="2580"/>
                <w:sz w:val="20"/>
                <w:szCs w:val="20"/>
              </w:rPr>
              <w:t xml:space="preserve"> Model components</w:t>
            </w:r>
            <w:r>
              <w:rPr>
                <w:rStyle w:val="2580"/>
                <w:sz w:val="20"/>
                <w:szCs w:val="20"/>
                <w14:ligatures w14:val="none"/>
              </w:rPr>
            </w:r>
            <w:r>
              <w:rPr>
                <w:sz w:val="20"/>
                <w:szCs w:val="20"/>
              </w:rPr>
              <w:tab/>
            </w:r>
            <w:r>
              <w:rPr>
                <w:sz w:val="20"/>
                <w:szCs w:val="20"/>
              </w:rPr>
              <w:fldChar w:fldCharType="begin"/>
              <w:instrText xml:space="preserve">PAGEREF _Toc3 \h</w:instrText>
              <w:fldChar w:fldCharType="separate"/>
              <w:t xml:space="preserve">6</w:t>
              <w:fldChar w:fldCharType="end"/>
            </w:r>
          </w:hyperlink>
          <w:r>
            <w:rPr>
              <w:sz w:val="20"/>
              <w:szCs w:val="20"/>
              <w14:ligatures w14:val="none"/>
            </w:rPr>
          </w:r>
          <w:r>
            <w:rPr>
              <w:sz w:val="20"/>
              <w:szCs w:val="20"/>
              <w14:ligatures w14:val="none"/>
            </w:rPr>
          </w:r>
        </w:p>
        <w:p>
          <w:pPr>
            <w:pStyle w:val="2587"/>
            <w:pBdr/>
            <w:tabs>
              <w:tab w:val="left" w:leader="none" w:pos="567"/>
              <w:tab w:val="right" w:leader="dot" w:pos="9355"/>
            </w:tabs>
            <w:spacing/>
            <w:ind/>
            <w:rPr>
              <w:rFonts w:ascii="Arial" w:hAnsi="Arial" w:eastAsia="Arial" w:cs="Arial"/>
              <w:sz w:val="20"/>
              <w:szCs w:val="20"/>
              <w:highlight w:val="none"/>
              <w14:ligatures w14:val="none"/>
            </w:rPr>
          </w:pPr>
          <w:r>
            <w:rPr>
              <w:sz w:val="20"/>
              <w:szCs w:val="20"/>
            </w:rPr>
          </w:r>
          <w:hyperlink w:tooltip="#_Toc4" w:anchor="_Toc4" w:history="1">
            <w:r>
              <w:rPr>
                <w:rFonts w:ascii="Arial" w:hAnsi="Arial" w:eastAsia="Arial" w:cs="Arial"/>
                <w:sz w:val="20"/>
                <w:szCs w:val="20"/>
              </w:rPr>
              <w:t xml:space="preserve">4.</w:t>
            </w:r>
            <w:r>
              <w:rPr>
                <w:sz w:val="20"/>
                <w:szCs w:val="20"/>
              </w:rPr>
              <w:tab/>
            </w:r>
            <w:r>
              <w:rPr>
                <w:rStyle w:val="2580"/>
                <w:sz w:val="20"/>
                <w:szCs w:val="20"/>
              </w:rPr>
            </w:r>
            <w:r>
              <w:rPr>
                <w:rStyle w:val="2580"/>
                <w:sz w:val="20"/>
                <w:szCs w:val="20"/>
              </w:rPr>
              <w:t xml:space="preserve"> Model component grids</w:t>
            </w:r>
            <w:r>
              <w:rPr>
                <w:rStyle w:val="2580"/>
                <w:rFonts w:ascii="Arial" w:hAnsi="Arial" w:eastAsia="Arial" w:cs="Arial"/>
                <w:sz w:val="20"/>
                <w:szCs w:val="20"/>
                <w:highlight w:val="none"/>
                <w14:ligatures w14:val="none"/>
              </w:rPr>
            </w:r>
            <w:r>
              <w:rPr>
                <w:sz w:val="20"/>
                <w:szCs w:val="20"/>
              </w:rPr>
              <w:tab/>
            </w:r>
            <w:r>
              <w:rPr>
                <w:sz w:val="20"/>
                <w:szCs w:val="20"/>
              </w:rPr>
              <w:fldChar w:fldCharType="begin"/>
              <w:instrText xml:space="preserve">PAGEREF _Toc4 \h</w:instrText>
              <w:fldChar w:fldCharType="separate"/>
              <w:t xml:space="preserve">10</w:t>
              <w:fldChar w:fldCharType="end"/>
            </w:r>
          </w:hyperlink>
          <w:r>
            <w:rPr>
              <w:rFonts w:ascii="Arial" w:hAnsi="Arial" w:eastAsia="Arial" w:cs="Arial"/>
              <w:sz w:val="20"/>
              <w:szCs w:val="20"/>
              <w:highlight w:val="none"/>
              <w14:ligatures w14:val="none"/>
            </w:rPr>
          </w:r>
          <w:r>
            <w:rPr>
              <w:rFonts w:ascii="Arial" w:hAnsi="Arial" w:eastAsia="Arial" w:cs="Arial"/>
              <w:sz w:val="20"/>
              <w:szCs w:val="20"/>
              <w:highlight w:val="none"/>
              <w14:ligatures w14:val="none"/>
            </w:rPr>
          </w:r>
        </w:p>
        <w:p>
          <w:pPr>
            <w:pStyle w:val="2587"/>
            <w:pBdr/>
            <w:tabs>
              <w:tab w:val="left" w:leader="none" w:pos="567"/>
              <w:tab w:val="right" w:leader="dot" w:pos="9355"/>
            </w:tabs>
            <w:spacing/>
            <w:ind/>
            <w:rPr>
              <w:sz w:val="20"/>
              <w:szCs w:val="20"/>
              <w14:ligatures w14:val="none"/>
            </w:rPr>
          </w:pPr>
          <w:r>
            <w:rPr>
              <w:sz w:val="20"/>
              <w:szCs w:val="20"/>
            </w:rPr>
          </w:r>
          <w:hyperlink w:tooltip="#_Toc5" w:anchor="_Toc5" w:history="1">
            <w:r>
              <w:rPr>
                <w:rFonts w:ascii="Arial" w:hAnsi="Arial" w:eastAsia="Arial" w:cs="Arial"/>
                <w:sz w:val="20"/>
                <w:szCs w:val="20"/>
              </w:rPr>
              <w:t xml:space="preserve">5.</w:t>
            </w:r>
            <w:r>
              <w:rPr>
                <w:sz w:val="20"/>
                <w:szCs w:val="20"/>
              </w:rPr>
              <w:tab/>
            </w:r>
            <w:r>
              <w:rPr>
                <w:rStyle w:val="2580"/>
                <w:sz w:val="20"/>
                <w:szCs w:val="20"/>
              </w:rPr>
            </w:r>
            <w:r>
              <w:rPr>
                <w:rStyle w:val="2580"/>
                <w:sz w:val="20"/>
                <w:szCs w:val="20"/>
              </w:rPr>
              <w:t xml:space="preserve"> Reference</w:t>
            </w:r>
            <w:r>
              <w:rPr>
                <w:rStyle w:val="2580"/>
                <w:sz w:val="20"/>
                <w:szCs w:val="20"/>
              </w:rPr>
              <w:t xml:space="preserve">s</w:t>
            </w:r>
            <w:r>
              <w:rPr>
                <w:rStyle w:val="2580"/>
                <w:sz w:val="20"/>
                <w:szCs w:val="20"/>
                <w14:ligatures w14:val="none"/>
              </w:rPr>
            </w:r>
            <w:r>
              <w:rPr>
                <w:sz w:val="20"/>
                <w:szCs w:val="20"/>
              </w:rPr>
              <w:tab/>
            </w:r>
            <w:r>
              <w:rPr>
                <w:sz w:val="20"/>
                <w:szCs w:val="20"/>
              </w:rPr>
              <w:fldChar w:fldCharType="begin"/>
              <w:instrText xml:space="preserve">PAGEREF _Toc5 \h</w:instrText>
              <w:fldChar w:fldCharType="separate"/>
              <w:t xml:space="preserve">15</w:t>
              <w:fldChar w:fldCharType="end"/>
            </w:r>
          </w:hyperlink>
          <w:r>
            <w:rPr>
              <w:sz w:val="20"/>
              <w:szCs w:val="20"/>
              <w14:ligatures w14:val="none"/>
            </w:rPr>
          </w:r>
          <w:r>
            <w:rPr>
              <w:sz w:val="20"/>
              <w:szCs w:val="20"/>
              <w14:ligatures w14:val="none"/>
            </w:rPr>
          </w:r>
        </w:p>
        <w:p>
          <w:pPr>
            <w:pStyle w:val="2587"/>
            <w:pBdr/>
            <w:tabs>
              <w:tab w:val="left" w:leader="none" w:pos="567"/>
              <w:tab w:val="right" w:leader="dot" w:pos="9355"/>
            </w:tabs>
            <w:spacing/>
            <w:ind/>
            <w:rPr>
              <w:sz w:val="20"/>
              <w:szCs w:val="20"/>
            </w:rPr>
          </w:pPr>
          <w:r>
            <w:rPr>
              <w:sz w:val="20"/>
              <w:szCs w:val="20"/>
            </w:rPr>
          </w:r>
          <w:hyperlink w:tooltip="#_Toc6" w:anchor="_Toc6" w:history="1">
            <w:r>
              <w:rPr>
                <w:rFonts w:ascii="Arial" w:hAnsi="Arial" w:eastAsia="Arial" w:cs="Arial"/>
                <w:sz w:val="20"/>
                <w:szCs w:val="20"/>
              </w:rPr>
              <w:t xml:space="preserve">6.</w:t>
            </w:r>
            <w:r>
              <w:rPr>
                <w:sz w:val="20"/>
                <w:szCs w:val="20"/>
              </w:rPr>
              <w:tab/>
            </w:r>
            <w:r>
              <w:rPr>
                <w:rStyle w:val="2580"/>
                <w:sz w:val="20"/>
                <w:szCs w:val="20"/>
              </w:rPr>
            </w:r>
            <w:r>
              <w:rPr>
                <w:rStyle w:val="2580"/>
                <w:rFonts w:ascii="Arial" w:hAnsi="Arial" w:eastAsia="Arial" w:cs="Arial"/>
                <w:sz w:val="20"/>
                <w:szCs w:val="20"/>
              </w:rPr>
              <w:t xml:space="preserve"> </w:t>
            </w:r>
            <w:r>
              <w:rPr>
                <w:rStyle w:val="2580"/>
                <w:rFonts w:ascii="Arial" w:hAnsi="Arial" w:eastAsia="Arial" w:cs="Arial"/>
                <w:sz w:val="20"/>
                <w:szCs w:val="20"/>
              </w:rPr>
              <w:t xml:space="preserve">Examples</w:t>
            </w:r>
            <w:r>
              <w:rPr>
                <w:rStyle w:val="2580"/>
                <w:sz w:val="20"/>
                <w:szCs w:val="20"/>
              </w:rPr>
            </w:r>
            <w:r>
              <w:rPr>
                <w:sz w:val="20"/>
                <w:szCs w:val="20"/>
              </w:rPr>
              <w:tab/>
            </w:r>
            <w:r>
              <w:rPr>
                <w:sz w:val="20"/>
                <w:szCs w:val="20"/>
              </w:rPr>
              <w:fldChar w:fldCharType="begin"/>
              <w:instrText xml:space="preserve">PAGEREF _Toc6 \h</w:instrText>
              <w:fldChar w:fldCharType="separate"/>
              <w:t xml:space="preserve">16</w:t>
              <w:fldChar w:fldCharType="end"/>
            </w:r>
          </w:hyperlink>
          <w:r>
            <w:rPr>
              <w:sz w:val="20"/>
              <w:szCs w:val="20"/>
            </w:rPr>
          </w:r>
          <w:r>
            <w:rPr>
              <w:sz w:val="20"/>
              <w:szCs w:val="20"/>
            </w:rPr>
          </w:r>
        </w:p>
        <w:p>
          <w:pPr>
            <w:pStyle w:val="2587"/>
            <w:pBdr/>
            <w:tabs>
              <w:tab w:val="left" w:leader="none" w:pos="567"/>
              <w:tab w:val="right" w:leader="dot" w:pos="9355"/>
            </w:tabs>
            <w:spacing/>
            <w:ind/>
            <w:rPr>
              <w:b w:val="0"/>
              <w:bCs w:val="0"/>
              <w:sz w:val="20"/>
              <w:szCs w:val="20"/>
              <w14:ligatures w14:val="none"/>
            </w:rPr>
          </w:pPr>
          <w:r>
            <w:rPr>
              <w:sz w:val="20"/>
              <w:szCs w:val="20"/>
            </w:rPr>
          </w:r>
          <w:hyperlink w:tooltip="#_Toc7" w:anchor="_Toc7" w:history="1">
            <w:r>
              <w:rPr>
                <w:rFonts w:ascii="Arial" w:hAnsi="Arial" w:eastAsia="Arial" w:cs="Arial"/>
                <w:sz w:val="20"/>
                <w:szCs w:val="20"/>
              </w:rPr>
              <w:t xml:space="preserve">7.</w:t>
            </w:r>
            <w:r>
              <w:rPr>
                <w:sz w:val="20"/>
                <w:szCs w:val="20"/>
              </w:rPr>
              <w:tab/>
            </w:r>
            <w:r>
              <w:rPr>
                <w:rStyle w:val="2580"/>
                <w:sz w:val="20"/>
                <w:szCs w:val="20"/>
              </w:rPr>
            </w:r>
            <w:r>
              <w:rPr>
                <w:rStyle w:val="2580"/>
                <w:b w:val="0"/>
                <w:bCs w:val="0"/>
                <w:sz w:val="20"/>
                <w:szCs w:val="20"/>
              </w:rPr>
              <w:t xml:space="preserve"> Controlled vocabularies</w:t>
            </w:r>
            <w:r>
              <w:rPr>
                <w:rStyle w:val="2580"/>
                <w:b w:val="0"/>
                <w:bCs w:val="0"/>
                <w:sz w:val="20"/>
                <w:szCs w:val="20"/>
                <w14:ligatures w14:val="none"/>
              </w:rPr>
            </w:r>
            <w:r>
              <w:rPr>
                <w:sz w:val="20"/>
                <w:szCs w:val="20"/>
              </w:rPr>
              <w:tab/>
            </w:r>
            <w:r>
              <w:rPr>
                <w:sz w:val="20"/>
                <w:szCs w:val="20"/>
              </w:rPr>
              <w:fldChar w:fldCharType="begin"/>
              <w:instrText xml:space="preserve">PAGEREF _Toc7 \h</w:instrText>
              <w:fldChar w:fldCharType="separate"/>
              <w:t xml:space="preserve">22</w:t>
              <w:fldChar w:fldCharType="end"/>
            </w:r>
          </w:hyperlink>
          <w:r>
            <w:rPr>
              <w:b w:val="0"/>
              <w:bCs w:val="0"/>
              <w:sz w:val="20"/>
              <w:szCs w:val="20"/>
              <w14:ligatures w14:val="none"/>
            </w:rPr>
          </w:r>
          <w:r>
            <w:rPr>
              <w:b w:val="0"/>
              <w:bCs w:val="0"/>
              <w:sz w:val="20"/>
              <w:szCs w:val="20"/>
              <w14:ligatures w14:val="none"/>
            </w:rPr>
          </w:r>
        </w:p>
        <w:p>
          <w:pPr>
            <w:pStyle w:val="2587"/>
            <w:pBdr/>
            <w:tabs>
              <w:tab w:val="left" w:leader="none" w:pos="567"/>
              <w:tab w:val="right" w:leader="dot" w:pos="9355"/>
            </w:tabs>
            <w:spacing/>
            <w:ind/>
            <w:rPr>
              <w:b w:val="0"/>
              <w:bCs w:val="0"/>
              <w:sz w:val="20"/>
              <w:szCs w:val="20"/>
            </w:rPr>
          </w:pPr>
          <w:r>
            <w:rPr>
              <w:sz w:val="20"/>
              <w:szCs w:val="20"/>
            </w:rPr>
          </w:r>
          <w:hyperlink w:tooltip="#_Toc8" w:anchor="_Toc8" w:history="1">
            <w:r>
              <w:rPr>
                <w:rFonts w:ascii="Arial" w:hAnsi="Arial" w:eastAsia="Arial" w:cs="Arial"/>
                <w:sz w:val="20"/>
                <w:szCs w:val="20"/>
              </w:rPr>
              <w:t xml:space="preserve">8.</w:t>
            </w:r>
            <w:r>
              <w:rPr>
                <w:sz w:val="20"/>
                <w:szCs w:val="20"/>
              </w:rPr>
              <w:tab/>
            </w:r>
            <w:r>
              <w:rPr>
                <w:rStyle w:val="2580"/>
                <w:sz w:val="20"/>
                <w:szCs w:val="20"/>
              </w:rPr>
            </w:r>
            <w:r>
              <w:rPr>
                <w:rStyle w:val="2580"/>
                <w:b w:val="0"/>
                <w:bCs w:val="0"/>
                <w:sz w:val="20"/>
                <w:szCs w:val="20"/>
              </w:rPr>
              <w:t xml:space="preserve"> </w:t>
            </w:r>
            <w:r>
              <w:rPr>
                <w:rStyle w:val="2580"/>
                <w:b w:val="0"/>
                <w:bCs w:val="0"/>
                <w:sz w:val="20"/>
                <w:szCs w:val="20"/>
                <w:highlight w:val="none"/>
              </w:rPr>
              <w:t xml:space="preserve">EMD data model</w:t>
            </w:r>
            <w:r>
              <w:rPr>
                <w:rStyle w:val="2580"/>
                <w:b w:val="0"/>
                <w:bCs w:val="0"/>
                <w:sz w:val="20"/>
                <w:szCs w:val="20"/>
              </w:rPr>
            </w:r>
            <w:r>
              <w:rPr>
                <w:sz w:val="20"/>
                <w:szCs w:val="20"/>
              </w:rPr>
              <w:tab/>
            </w:r>
            <w:r>
              <w:rPr>
                <w:sz w:val="20"/>
                <w:szCs w:val="20"/>
              </w:rPr>
              <w:fldChar w:fldCharType="begin"/>
              <w:instrText xml:space="preserve">PAGEREF _Toc8 \h</w:instrText>
              <w:fldChar w:fldCharType="separate"/>
              <w:t xml:space="preserve">29</w:t>
              <w:fldChar w:fldCharType="end"/>
            </w:r>
          </w:hyperlink>
          <w:r>
            <w:rPr>
              <w:b w:val="0"/>
              <w:bCs w:val="0"/>
              <w:sz w:val="20"/>
              <w:szCs w:val="20"/>
            </w:rPr>
          </w:r>
          <w:r>
            <w:rPr>
              <w:b w:val="0"/>
              <w:bCs w:val="0"/>
              <w:sz w:val="20"/>
              <w:szCs w:val="20"/>
            </w:rPr>
          </w:r>
        </w:p>
        <w:p>
          <w:pPr>
            <w:pStyle w:val="2587"/>
            <w:pBdr/>
            <w:tabs>
              <w:tab w:val="right" w:leader="dot" w:pos="9355"/>
            </w:tabs>
            <w:spacing/>
            <w:ind/>
            <w:rPr>
              <w:sz w:val="20"/>
              <w:szCs w:val="20"/>
              <w:highlight w:val="none"/>
            </w:rPr>
          </w:pPr>
          <w:r>
            <w:rPr>
              <w:sz w:val="20"/>
              <w:szCs w:val="20"/>
            </w:rPr>
          </w:r>
          <w:hyperlink w:tooltip="#_Toc9" w:anchor="_Toc9" w:history="1">
            <w:r>
              <w:rPr>
                <w:rStyle w:val="2580"/>
                <w:sz w:val="20"/>
                <w:szCs w:val="20"/>
              </w:rPr>
            </w:r>
            <w:r>
              <w:rPr>
                <w:rStyle w:val="2580"/>
                <w:sz w:val="20"/>
                <w:szCs w:val="20"/>
                <w:highlight w:val="none"/>
              </w:rPr>
              <w:t xml:space="preserve">Revision history</w:t>
            </w:r>
            <w:r>
              <w:rPr>
                <w:rStyle w:val="2580"/>
                <w:sz w:val="20"/>
                <w:szCs w:val="20"/>
                <w:highlight w:val="none"/>
              </w:rPr>
            </w:r>
            <w:r>
              <w:rPr>
                <w:sz w:val="20"/>
                <w:szCs w:val="20"/>
              </w:rPr>
              <w:tab/>
            </w:r>
            <w:r>
              <w:rPr>
                <w:sz w:val="20"/>
                <w:szCs w:val="20"/>
              </w:rPr>
              <w:fldChar w:fldCharType="begin"/>
              <w:instrText xml:space="preserve">PAGEREF _Toc9 \h</w:instrText>
              <w:fldChar w:fldCharType="separate"/>
              <w:t xml:space="preserve">30</w:t>
              <w:fldChar w:fldCharType="end"/>
            </w:r>
          </w:hyperlink>
          <w:r>
            <w:rPr>
              <w:sz w:val="20"/>
              <w:szCs w:val="20"/>
              <w:highlight w:val="none"/>
            </w:rPr>
          </w:r>
          <w:r>
            <w:rPr>
              <w:sz w:val="20"/>
              <w:szCs w:val="20"/>
              <w:highlight w:val="none"/>
            </w:rPr>
          </w:r>
        </w:p>
        <w:p>
          <w:pPr>
            <w:pStyle w:val="2587"/>
            <w:pBdr/>
            <w:tabs>
              <w:tab w:val="right" w:leader="dot" w:pos="9355"/>
            </w:tabs>
            <w:spacing/>
            <w:ind/>
            <w:rPr>
              <w:sz w:val="20"/>
              <w:szCs w:val="20"/>
            </w:rPr>
          </w:pPr>
          <w:r>
            <w:rPr>
              <w:sz w:val="20"/>
              <w:szCs w:val="20"/>
            </w:rPr>
          </w:r>
          <w:hyperlink w:tooltip="#_Toc10" w:anchor="_Toc10" w:history="1">
            <w:r>
              <w:rPr>
                <w:rStyle w:val="2580"/>
                <w:sz w:val="20"/>
                <w:szCs w:val="20"/>
              </w:rPr>
            </w:r>
            <w:r>
              <w:rPr>
                <w:rStyle w:val="2580"/>
                <w:sz w:val="20"/>
                <w:szCs w:val="20"/>
              </w:rPr>
              <w:t xml:space="preserve">Bibliography</w:t>
            </w:r>
            <w:r>
              <w:rPr>
                <w:rStyle w:val="2580"/>
                <w:sz w:val="20"/>
                <w:szCs w:val="20"/>
              </w:rPr>
            </w:r>
            <w:r>
              <w:rPr>
                <w:sz w:val="20"/>
                <w:szCs w:val="20"/>
              </w:rPr>
              <w:tab/>
            </w:r>
            <w:r>
              <w:rPr>
                <w:sz w:val="20"/>
                <w:szCs w:val="20"/>
              </w:rPr>
              <w:fldChar w:fldCharType="begin"/>
              <w:instrText xml:space="preserve">PAGEREF _Toc10 \h</w:instrText>
              <w:fldChar w:fldCharType="separate"/>
              <w:t xml:space="preserve">31</w:t>
              <w:fldChar w:fldCharType="end"/>
            </w:r>
          </w:hyperlink>
          <w:r>
            <w:rPr>
              <w:sz w:val="20"/>
              <w:szCs w:val="20"/>
            </w:rPr>
          </w:r>
          <w:r>
            <w:rPr>
              <w:sz w:val="20"/>
              <w:szCs w:val="20"/>
            </w:rPr>
          </w:r>
        </w:p>
        <w:p>
          <w:pPr>
            <w:pBdr/>
            <w:spacing/>
            <w:ind/>
            <w:rPr>
              <w:highlight w:val="none"/>
            </w:rPr>
          </w:pPr>
          <w:r>
            <w:rPr>
              <w:sz w:val="20"/>
              <w:szCs w:val="20"/>
            </w:rPr>
            <w:fldChar w:fldCharType="end"/>
          </w:r>
          <w:r>
            <w:rPr>
              <w:highlight w:val="none"/>
            </w:rPr>
          </w:r>
          <w:r>
            <w:rPr>
              <w:highlight w:val="none"/>
            </w:rPr>
          </w:r>
        </w:p>
      </w:sdtContent>
    </w:sdt>
    <w:p>
      <w:pPr>
        <w:pStyle w:val="2426"/>
        <w:pBdr/>
        <w:spacing/>
        <w:ind/>
        <w:rPr>
          <w:highlight w:val="none"/>
        </w:rPr>
      </w:pPr>
      <w:r>
        <w:rPr>
          <w:highlight w:val="none"/>
        </w:rPr>
      </w:r>
      <w:r>
        <w:rPr>
          <w:highlight w:val="none"/>
        </w:rPr>
        <w:t xml:space="preserve">List of figures</w:t>
      </w:r>
      <w:r>
        <w:rPr>
          <w:highlight w:val="none"/>
        </w:rPr>
      </w:r>
      <w:r>
        <w:rPr>
          <w:highlight w:val="none"/>
        </w:rPr>
      </w:r>
    </w:p>
    <w:p>
      <w:pPr>
        <w:pStyle w:val="2597"/>
        <w:pBdr/>
        <w:tabs>
          <w:tab w:val="right" w:leader="dot" w:pos="9355"/>
        </w:tabs>
        <w:spacing/>
        <w:ind/>
        <w:rPr>
          <w:bCs/>
          <w:i/>
          <w:sz w:val="20"/>
          <w:szCs w:val="20"/>
          <w:highlight w:val="none"/>
        </w:rPr>
      </w:pPr>
      <w:r>
        <w:fldChar w:fldCharType="begin"/>
        <w:instrText xml:space="preserve">TOC \h \c "Figure"</w:instrText>
        <w:fldChar w:fldCharType="separate"/>
      </w:r>
      <w:r>
        <w:rPr>
          <w:highlight w:val="none"/>
        </w:rPr>
      </w:r>
      <w:hyperlink w:tooltip="#_Toc1" w:anchor="_Toc1" w:history="1">
        <w:r>
          <w:rPr>
            <w:rStyle w:val="2580"/>
          </w:rPr>
        </w:r>
        <w:r>
          <w:rPr>
            <w:rStyle w:val="2580"/>
            <w:b/>
            <w:bCs/>
            <w:sz w:val="20"/>
            <w:szCs w:val="20"/>
          </w:rPr>
          <w:t xml:space="preserve">Figure </w:t>
        </w:r>
        <w:r>
          <w:rPr>
            <w:rStyle w:val="2580"/>
            <w:b/>
            <w:bCs/>
            <w:sz w:val="20"/>
            <w:szCs w:val="20"/>
          </w:rPr>
          <w:t xml:space="preserve">1</w:t>
        </w:r>
        <w:r>
          <w:rPr>
            <w:rStyle w:val="2580"/>
            <w:b w:val="0"/>
            <w:bCs w:val="0"/>
            <w:sz w:val="20"/>
            <w:szCs w:val="20"/>
          </w:rPr>
          <w:t xml:space="preserve"> </w:t>
        </w:r>
        <w:r>
          <w:rPr>
            <w:rStyle w:val="2580"/>
            <w:b w:val="0"/>
            <w:bCs w:val="0"/>
            <w:i/>
            <w:iCs/>
            <w:sz w:val="20"/>
            <w:szCs w:val="20"/>
          </w:rPr>
          <w:t xml:space="preserve">The r</w:t>
        </w:r>
        <w:r>
          <w:rPr>
            <w:rStyle w:val="2580"/>
            <w:b w:val="0"/>
            <w:bCs w:val="0"/>
            <w:i/>
            <w:iCs/>
            <w:sz w:val="20"/>
            <w:szCs w:val="20"/>
          </w:rPr>
          <w:t xml:space="preserve">elationships betw</w:t>
        </w:r>
        <w:r>
          <w:rPr>
            <w:rStyle w:val="2580"/>
            <w:b w:val="0"/>
            <w:bCs w:val="0"/>
            <w:i/>
            <w:iCs/>
            <w:sz w:val="20"/>
            <w:szCs w:val="20"/>
          </w:rPr>
          <w:t xml:space="preserve">een model components for a hypothetical top-level model</w:t>
        </w:r>
        <w:r>
          <w:rPr>
            <w:rStyle w:val="2580"/>
            <w:bCs/>
            <w:i/>
            <w:sz w:val="20"/>
            <w:szCs w:val="20"/>
            <w:highlight w:val="none"/>
          </w:rPr>
        </w:r>
        <w:r>
          <w:rPr>
            <w:sz w:val="20"/>
            <w:szCs w:val="20"/>
          </w:rPr>
          <w:tab/>
        </w:r>
        <w:r>
          <w:rPr>
            <w:sz w:val="20"/>
            <w:szCs w:val="20"/>
          </w:rPr>
          <w:fldChar w:fldCharType="begin"/>
          <w:instrText xml:space="preserve">PAGEREF _Toc1 \h</w:instrText>
          <w:fldChar w:fldCharType="separate"/>
          <w:t xml:space="preserve">9</w:t>
          <w:fldChar w:fldCharType="end"/>
        </w:r>
      </w:hyperlink>
      <w:r>
        <w:rPr>
          <w:bCs/>
          <w:i/>
          <w:sz w:val="20"/>
          <w:szCs w:val="20"/>
          <w:highlight w:val="none"/>
        </w:rPr>
      </w:r>
      <w:r>
        <w:rPr>
          <w:bCs/>
          <w:i/>
          <w:sz w:val="20"/>
          <w:szCs w:val="20"/>
          <w:highlight w:val="none"/>
        </w:rPr>
      </w:r>
    </w:p>
    <w:p>
      <w:pPr>
        <w:pStyle w:val="2597"/>
        <w:pBdr/>
        <w:tabs>
          <w:tab w:val="right" w:leader="dot" w:pos="9355"/>
        </w:tabs>
        <w:spacing/>
        <w:ind/>
        <w:rPr>
          <w:i/>
          <w:sz w:val="20"/>
          <w:szCs w:val="20"/>
        </w:rPr>
      </w:pPr>
      <w:r>
        <w:rPr>
          <w:sz w:val="20"/>
          <w:szCs w:val="20"/>
        </w:rPr>
      </w:r>
      <w:hyperlink w:tooltip="#_Toc2" w:anchor="_Toc2" w:history="1">
        <w:r>
          <w:rPr>
            <w:rStyle w:val="2580"/>
            <w:sz w:val="20"/>
            <w:szCs w:val="20"/>
          </w:rPr>
        </w:r>
        <w:r>
          <w:rPr>
            <w:rStyle w:val="2580"/>
            <w:b/>
            <w:bCs/>
            <w:i w:val="0"/>
            <w:iCs w:val="0"/>
            <w:sz w:val="20"/>
            <w:szCs w:val="20"/>
          </w:rPr>
          <w:t xml:space="preserve">Figure </w:t>
        </w:r>
        <w:r>
          <w:rPr>
            <w:rStyle w:val="2580"/>
            <w:b/>
            <w:bCs/>
            <w:i w:val="0"/>
            <w:iCs w:val="0"/>
            <w:sz w:val="20"/>
            <w:szCs w:val="20"/>
          </w:rPr>
          <w:t xml:space="preserve">2</w:t>
        </w:r>
        <w:r>
          <w:rPr>
            <w:rStyle w:val="2580"/>
            <w:i w:val="0"/>
            <w:iCs w:val="0"/>
            <w:sz w:val="20"/>
            <w:szCs w:val="20"/>
          </w:rPr>
          <w:t xml:space="preserve"> </w:t>
        </w:r>
        <w:r>
          <w:rPr>
            <w:rStyle w:val="2580"/>
            <w:i/>
            <w:iCs/>
            <w:sz w:val="20"/>
            <w:szCs w:val="20"/>
          </w:rPr>
          <w:t xml:space="preserve">The EMD</w:t>
        </w:r>
        <w:r>
          <w:rPr>
            <w:rStyle w:val="2580"/>
            <w:i/>
            <w:iCs/>
            <w:sz w:val="20"/>
            <w:szCs w:val="20"/>
          </w:rPr>
        </w:r>
        <w:r>
          <w:rPr>
            <w:rStyle w:val="2580"/>
            <w:i/>
            <w:iCs/>
            <w:sz w:val="20"/>
            <w:szCs w:val="20"/>
          </w:rPr>
          <w:t xml:space="preserve"> data model</w:t>
        </w:r>
        <w:r>
          <w:rPr>
            <w:rStyle w:val="2580"/>
            <w:i/>
            <w:sz w:val="20"/>
            <w:szCs w:val="20"/>
          </w:rPr>
        </w:r>
        <w:r>
          <w:rPr>
            <w:sz w:val="20"/>
            <w:szCs w:val="20"/>
          </w:rPr>
          <w:tab/>
        </w:r>
        <w:r>
          <w:rPr>
            <w:sz w:val="20"/>
            <w:szCs w:val="20"/>
          </w:rPr>
          <w:fldChar w:fldCharType="begin"/>
          <w:instrText xml:space="preserve">PAGEREF _Toc2 \h</w:instrText>
          <w:fldChar w:fldCharType="separate"/>
          <w:t xml:space="preserve">29</w:t>
          <w:fldChar w:fldCharType="end"/>
        </w:r>
      </w:hyperlink>
      <w:r>
        <w:rPr>
          <w:i/>
          <w:sz w:val="20"/>
          <w:szCs w:val="20"/>
        </w:rPr>
      </w:r>
      <w:r>
        <w:rPr>
          <w:i/>
          <w:sz w:val="20"/>
          <w:szCs w:val="20"/>
        </w:rPr>
      </w:r>
    </w:p>
    <w:p>
      <w:pPr>
        <w:pBdr/>
        <w:spacing/>
        <w:ind/>
        <w:rPr>
          <w:highlight w:val="none"/>
        </w:rPr>
      </w:pPr>
      <w:r>
        <w:rPr>
          <w:bCs/>
          <w:i/>
          <w:highlight w:val="none"/>
        </w:rPr>
      </w:r>
      <w:r>
        <w:fldChar w:fldCharType="end"/>
      </w:r>
      <w:r>
        <w:br w:type="page" w:clear="all"/>
      </w:r>
      <w:r>
        <w:rPr>
          <w:highlight w:val="none"/>
        </w:rPr>
      </w:r>
      <w:r>
        <w:rPr>
          <w:highlight w:val="none"/>
        </w:rPr>
      </w:r>
    </w:p>
    <w:p>
      <w:pPr>
        <w:pStyle w:val="2422"/>
        <w:pBdr/>
        <w:spacing w:after="283" w:afterAutospacing="0" w:line="276" w:lineRule="auto"/>
        <w:ind w:right="0" w:hanging="360" w:left="425"/>
        <w:jc w:val="both"/>
        <w:rPr>
          <w14:ligatures w14:val="none"/>
        </w:rPr>
      </w:pPr>
      <w:r/>
      <w:bookmarkStart w:id="558" w:name="_Toc1"/>
      <w:r>
        <w:t xml:space="preserve"> </w:t>
      </w:r>
      <w:r>
        <w:t xml:space="preserve">Introduction</w:t>
      </w:r>
      <w:r>
        <w:rPr>
          <w14:ligatures w14:val="none"/>
        </w:rPr>
      </w:r>
      <w:bookmarkEnd w:id="558"/>
      <w:r>
        <w:rPr>
          <w14:ligatures w14:val="none"/>
        </w:rPr>
      </w:r>
      <w:r>
        <w:rPr>
          <w14:ligatures w14:val="none"/>
        </w:rPr>
      </w:r>
    </w:p>
    <w:p>
      <w:pPr>
        <w:numPr>
          <w:ilvl w:val="0"/>
          <w:numId w:val="0"/>
        </w:num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14:ligatures w14:val="none"/>
        </w:rPr>
      </w:pPr>
      <w:r>
        <w:rPr>
          <w:sz w:val="20"/>
          <w:szCs w:val="20"/>
        </w:rPr>
        <w:t xml:space="preserve">The Essential Model Documentation (EMD)</w:t>
      </w:r>
      <w:r>
        <w:rPr>
          <w:sz w:val="20"/>
          <w:szCs w:val="20"/>
        </w:rPr>
        <w:t xml:space="preserve"> is a high-level description of an earth system model.</w:t>
      </w:r>
      <w:r>
        <w:rPr>
          <w:sz w:val="20"/>
          <w:szCs w:val="20"/>
        </w:rPr>
        <w:t xml:space="preserve"> </w:t>
      </w:r>
      <w:r>
        <w:rPr>
          <w:sz w:val="20"/>
          <w:szCs w:val="20"/>
          <w14:ligatures w14:val="none"/>
        </w:rPr>
      </w:r>
      <w:r>
        <w:rPr>
          <w:sz w:val="20"/>
          <w:szCs w:val="20"/>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14:ligatures w14:val="none"/>
        </w:rPr>
      </w:pPr>
      <w:r>
        <w:rPr>
          <w:sz w:val="20"/>
          <w:szCs w:val="20"/>
          <w:highlight w:val="none"/>
        </w:rPr>
        <w:t xml:space="preserve">It is intended to contain information </w:t>
      </w:r>
      <w:r>
        <w:rPr>
          <w:sz w:val="20"/>
          <w:szCs w:val="20"/>
          <w:highlight w:val="none"/>
        </w:rPr>
        <w:t xml:space="preserve">about </w:t>
      </w:r>
      <w:r>
        <w:rPr>
          <w:sz w:val="20"/>
          <w:szCs w:val="20"/>
          <w:highlight w:val="none"/>
        </w:rPr>
        <w:t xml:space="preserve">model </w:t>
      </w:r>
      <w:r>
        <w:rPr>
          <w:sz w:val="20"/>
          <w:szCs w:val="20"/>
          <w:highlight w:val="none"/>
        </w:rPr>
        <w:t xml:space="preserve">configuration </w:t>
      </w:r>
      <w:r>
        <w:rPr>
          <w:sz w:val="20"/>
          <w:szCs w:val="20"/>
          <w:highlight w:val="none"/>
        </w:rPr>
        <w:t xml:space="preserve">that may be </w:t>
      </w:r>
      <w:r>
        <w:rPr>
          <w:sz w:val="20"/>
          <w:szCs w:val="20"/>
          <w:highlight w:val="none"/>
        </w:rPr>
        <w:t xml:space="preserve">helpful</w:t>
      </w:r>
      <w:r>
        <w:rPr>
          <w:sz w:val="20"/>
          <w:szCs w:val="20"/>
          <w:highlight w:val="none"/>
        </w:rPr>
        <w:t xml:space="preserve"> to </w:t>
      </w:r>
      <w:r>
        <w:rPr>
          <w:sz w:val="20"/>
          <w:szCs w:val="20"/>
          <w:highlight w:val="none"/>
        </w:rPr>
        <w:t xml:space="preserve">the </w:t>
      </w:r>
      <w:r>
        <w:rPr>
          <w:sz w:val="20"/>
          <w:szCs w:val="20"/>
          <w:highlight w:val="none"/>
        </w:rPr>
        <w:t xml:space="preserve">communities </w:t>
      </w:r>
      <w:r>
        <w:rPr>
          <w:sz w:val="20"/>
          <w:szCs w:val="20"/>
          <w:highlight w:val="none"/>
        </w:rPr>
        <w:t xml:space="preserve">who </w:t>
      </w:r>
      <w:r>
        <w:rPr>
          <w:sz w:val="20"/>
          <w:szCs w:val="20"/>
          <w:highlight w:val="none"/>
        </w:rPr>
        <w:t xml:space="preserve">expect</w:t>
      </w:r>
      <w:r>
        <w:rPr>
          <w:sz w:val="20"/>
          <w:szCs w:val="20"/>
          <w:highlight w:val="none"/>
        </w:rPr>
        <w:t xml:space="preserve"> to </w:t>
      </w:r>
      <w:r>
        <w:rPr>
          <w:sz w:val="20"/>
          <w:szCs w:val="20"/>
          <w:highlight w:val="none"/>
        </w:rPr>
        <w:t xml:space="preserve">make </w:t>
      </w:r>
      <w:r>
        <w:rPr>
          <w:sz w:val="20"/>
          <w:szCs w:val="20"/>
          <w:highlight w:val="none"/>
        </w:rPr>
        <w:t xml:space="preserve">use </w:t>
      </w:r>
      <w:r>
        <w:rPr>
          <w:sz w:val="20"/>
          <w:szCs w:val="20"/>
          <w:highlight w:val="none"/>
        </w:rPr>
        <w:t xml:space="preserve">of </w:t>
      </w:r>
      <w:r>
        <w:rPr>
          <w:sz w:val="20"/>
          <w:szCs w:val="20"/>
          <w:highlight w:val="none"/>
        </w:rPr>
        <w:t xml:space="preserve">the </w:t>
      </w:r>
      <w:r>
        <w:rPr>
          <w:sz w:val="20"/>
          <w:szCs w:val="20"/>
          <w:highlight w:val="none"/>
        </w:rPr>
        <w:t xml:space="preserve">model</w:t>
      </w:r>
      <w:r>
        <w:rPr>
          <w:sz w:val="20"/>
          <w:szCs w:val="20"/>
          <w:highlight w:val="none"/>
        </w:rPr>
        <w:t xml:space="preserve"> output, whilst not</w:t>
      </w:r>
      <w:r>
        <w:rPr>
          <w:sz w:val="20"/>
          <w:szCs w:val="20"/>
          <w:highlight w:val="none"/>
        </w:rPr>
        <w:t xml:space="preserve"> imposing </w:t>
      </w:r>
      <w:r>
        <w:rPr>
          <w:sz w:val="20"/>
          <w:szCs w:val="20"/>
          <w:highlight w:val="none"/>
        </w:rPr>
        <w:t xml:space="preserve">burdensome </w:t>
      </w:r>
      <w:r>
        <w:rPr>
          <w:sz w:val="20"/>
          <w:szCs w:val="20"/>
          <w:highlight w:val="none"/>
        </w:rPr>
        <w:t xml:space="preserve">requirements </w:t>
      </w:r>
      <w:r>
        <w:rPr>
          <w:sz w:val="20"/>
          <w:szCs w:val="20"/>
          <w:highlight w:val="none"/>
        </w:rPr>
        <w:t xml:space="preserve">on those providing the data. </w:t>
      </w:r>
      <w:r>
        <w:rPr>
          <w:sz w:val="20"/>
          <w:szCs w:val="20"/>
          <w14:ligatures w14:val="none"/>
        </w:rPr>
      </w:r>
      <w:r>
        <w:rPr>
          <w:sz w:val="20"/>
          <w:szCs w:val="20"/>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14:ligatures w14:val="none"/>
        </w:rPr>
      </w:pPr>
      <w:r>
        <w:rPr>
          <w:sz w:val="20"/>
          <w:szCs w:val="20"/>
        </w:rPr>
        <w:t xml:space="preserve">It is not intended to contain all information about a model. More detailed model documentation than </w:t>
      </w:r>
      <w:r>
        <w:rPr>
          <w:sz w:val="20"/>
          <w:szCs w:val="20"/>
        </w:rPr>
        <w:t xml:space="preserve">that </w:t>
      </w:r>
      <w:r>
        <w:rPr>
          <w:sz w:val="20"/>
          <w:szCs w:val="20"/>
        </w:rPr>
        <w:t xml:space="preserve">provided by the EMD </w:t>
      </w:r>
      <w:r>
        <w:rPr>
          <w:sz w:val="20"/>
          <w:szCs w:val="20"/>
        </w:rPr>
        <w:t xml:space="preserve">should be found </w:t>
      </w:r>
      <w:r>
        <w:rPr>
          <w:sz w:val="20"/>
          <w:szCs w:val="20"/>
        </w:rPr>
        <w:t xml:space="preserve">in </w:t>
      </w:r>
      <w:r>
        <w:rPr>
          <w:sz w:val="20"/>
          <w:szCs w:val="20"/>
        </w:rPr>
        <w:t xml:space="preserve">the </w:t>
      </w:r>
      <w:r>
        <w:rPr>
          <w:sz w:val="20"/>
          <w:szCs w:val="20"/>
        </w:rPr>
        <w:t xml:space="preserve">references </w:t>
      </w:r>
      <w:r>
        <w:rPr>
          <w:sz w:val="20"/>
          <w:szCs w:val="20"/>
        </w:rPr>
        <w:t xml:space="preserve">cited </w:t>
      </w:r>
      <w:r>
        <w:rPr>
          <w:sz w:val="20"/>
          <w:szCs w:val="20"/>
        </w:rPr>
        <w:t xml:space="preserve">as part of th</w:t>
      </w:r>
      <w:r>
        <w:rPr>
          <w:sz w:val="20"/>
          <w:szCs w:val="20"/>
        </w:rPr>
        <w:t xml:space="preserve">e EMD,</w:t>
      </w:r>
      <w:r>
        <w:rPr>
          <w:sz w:val="20"/>
          <w:szCs w:val="20"/>
        </w:rPr>
        <w:t xml:space="preserve"> </w:t>
      </w:r>
      <w:r>
        <w:rPr>
          <w:sz w:val="20"/>
          <w:szCs w:val="20"/>
        </w:rPr>
        <w:t xml:space="preserve">or </w:t>
      </w:r>
      <w:r>
        <w:rPr>
          <w:sz w:val="20"/>
          <w:szCs w:val="20"/>
        </w:rPr>
        <w:t xml:space="preserve">from other external sources.</w:t>
      </w:r>
      <w:r>
        <w:rPr>
          <w:sz w:val="20"/>
          <w:szCs w:val="20"/>
          <w14:ligatures w14:val="none"/>
        </w:rPr>
      </w:r>
      <w:r>
        <w:rPr>
          <w:sz w:val="20"/>
          <w:szCs w:val="20"/>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highlight w:val="none"/>
          <w:u w:val="none"/>
          <w14:ligatures w14:val="none"/>
        </w:rPr>
      </w:pPr>
      <w:r>
        <w:rPr>
          <w:sz w:val="20"/>
          <w:szCs w:val="20"/>
        </w:rPr>
        <w:t xml:space="preserve">The EMD is collected for the model as a whole </w:t>
      </w:r>
      <w:r>
        <w:rPr>
          <w:sz w:val="20"/>
          <w:szCs w:val="20"/>
        </w:rPr>
        <w:t xml:space="preserve">in section </w:t>
      </w:r>
      <w:hyperlink w:tooltip="#_2.__Top-le" w:anchor="_2.__Top-le" w:history="1">
        <w:r>
          <w:rPr>
            <w:rStyle w:val="2580"/>
            <w:sz w:val="20"/>
            <w:szCs w:val="20"/>
          </w:rPr>
          <w:t xml:space="preserve">2 (Top-level model)</w:t>
        </w:r>
      </w:hyperlink>
      <w:r>
        <w:rPr>
          <w:sz w:val="20"/>
          <w:szCs w:val="20"/>
        </w:rPr>
        <w:t xml:space="preserve">, </w:t>
      </w:r>
      <w:r>
        <w:rPr>
          <w:sz w:val="20"/>
          <w:szCs w:val="20"/>
        </w:rPr>
        <w:t xml:space="preserve">and for each of the model’s </w:t>
      </w:r>
      <w:r>
        <w:rPr>
          <w:sz w:val="20"/>
          <w:szCs w:val="20"/>
        </w:rPr>
        <w:t xml:space="preserve">components</w:t>
      </w:r>
      <w:r>
        <w:rPr>
          <w:rFonts w:ascii="Arial" w:hAnsi="Arial" w:eastAsia="Arial" w:cs="Arial"/>
          <w:color w:val="000000"/>
          <w:sz w:val="20"/>
          <w:szCs w:val="20"/>
          <w:highlight w:val="none"/>
          <w:u w:val="none"/>
        </w:rPr>
        <w:t xml:space="preserve"> in section </w:t>
      </w:r>
      <w:hyperlink w:tooltip="#_3.__Model_" w:anchor="_3.__Model_" w:history="1">
        <w:r>
          <w:rPr>
            <w:rStyle w:val="2580"/>
            <w:rFonts w:ascii="Arial" w:hAnsi="Arial" w:eastAsia="Arial" w:cs="Arial"/>
            <w:sz w:val="20"/>
            <w:szCs w:val="20"/>
            <w:highlight w:val="none"/>
          </w:rPr>
          <w:t xml:space="preserve">3 (Model components)</w:t>
        </w:r>
      </w:hyperlink>
      <w:r>
        <w:rPr>
          <w:rFonts w:ascii="Arial" w:hAnsi="Arial" w:eastAsia="Arial" w:cs="Arial"/>
          <w:color w:val="000000"/>
          <w:sz w:val="20"/>
          <w:szCs w:val="20"/>
          <w:highlight w:val="none"/>
          <w:u w:val="none"/>
          <w14:ligatures w14:val="none"/>
        </w:rPr>
        <w:t xml:space="preserve">.</w:t>
      </w:r>
      <w:r>
        <w:rPr>
          <w:rFonts w:ascii="Arial" w:hAnsi="Arial" w:eastAsia="Arial" w:cs="Arial"/>
          <w:color w:val="000000"/>
          <w:sz w:val="20"/>
          <w:szCs w:val="20"/>
          <w:highlight w:val="none"/>
          <w:u w:val="none"/>
          <w14:ligatures w14:val="none"/>
        </w:rPr>
      </w:r>
      <w:r>
        <w:rPr>
          <w:rFonts w:ascii="Arial" w:hAnsi="Arial" w:eastAsia="Arial" w:cs="Arial"/>
          <w:color w:val="000000"/>
          <w:sz w:val="20"/>
          <w:szCs w:val="20"/>
          <w:highlight w:val="none"/>
          <w:u w:val="none"/>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highlight w:val="none"/>
          <w:u w:val="none"/>
          <w14:ligatures w14:val="none"/>
        </w:rPr>
      </w:pPr>
      <w:r>
        <w:rPr>
          <w:sz w:val="20"/>
          <w:szCs w:val="20"/>
          <w:highlight w:val="none"/>
        </w:rPr>
      </w:r>
      <w:r>
        <w:rPr>
          <w:rFonts w:ascii="Arial" w:hAnsi="Arial" w:eastAsia="Arial" w:cs="Arial"/>
          <w:color w:val="000000"/>
          <w:sz w:val="20"/>
          <w:szCs w:val="20"/>
          <w:highlight w:val="none"/>
          <w:u w:val="none"/>
        </w:rPr>
        <w:t xml:space="preserve">This document is intended to be a human-readable specification with</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initial</w:t>
      </w:r>
      <w:r>
        <w:rPr>
          <w:rFonts w:ascii="Arial" w:hAnsi="Arial" w:eastAsia="Arial" w:cs="Arial"/>
          <w:color w:val="000000"/>
          <w:sz w:val="20"/>
          <w:szCs w:val="20"/>
          <w:highlight w:val="none"/>
          <w:u w:val="none"/>
        </w:rPr>
        <w:t xml:space="preserve">, but not complete</w:t>
      </w:r>
      <w:r>
        <w:rPr>
          <w:rFonts w:ascii="Arial" w:hAnsi="Arial" w:eastAsia="Arial" w:cs="Arial"/>
          <w:color w:val="000000"/>
          <w:sz w:val="20"/>
          <w:szCs w:val="20"/>
          <w:highlight w:val="none"/>
          <w:u w:val="none"/>
        </w:rPr>
        <w:t xml:space="preserve">, controlled vocabularies. It does </w:t>
      </w:r>
      <w:r>
        <w:rPr>
          <w:rFonts w:ascii="Arial" w:hAnsi="Arial" w:eastAsia="Arial" w:cs="Arial"/>
          <w:color w:val="000000"/>
          <w:sz w:val="20"/>
          <w:szCs w:val="20"/>
          <w:highlight w:val="none"/>
          <w:u w:val="none"/>
        </w:rPr>
        <w:t xml:space="preserve">not place any constraint on the tools and file-serialisation that will be required to create, store, and access </w:t>
      </w:r>
      <w:r>
        <w:rPr>
          <w:rFonts w:ascii="Arial" w:hAnsi="Arial" w:eastAsia="Arial" w:cs="Arial"/>
          <w:color w:val="000000"/>
          <w:sz w:val="20"/>
          <w:szCs w:val="20"/>
          <w:highlight w:val="none"/>
          <w:u w:val="none"/>
        </w:rPr>
        <w:t xml:space="preserve">EMD content. </w:t>
      </w:r>
      <w:r>
        <w:rPr>
          <w:rFonts w:ascii="Arial" w:hAnsi="Arial" w:eastAsia="Arial" w:cs="Arial"/>
          <w:color w:val="000000"/>
          <w:sz w:val="20"/>
          <w:szCs w:val="20"/>
          <w:highlight w:val="none"/>
          <w:u w:val="none"/>
        </w:rPr>
        <w:t xml:space="preserve">In particular, it is expected that the controlled vocabularies will </w:t>
      </w:r>
      <w:r>
        <w:rPr>
          <w:rFonts w:ascii="Arial" w:hAnsi="Arial" w:eastAsia="Arial" w:cs="Arial"/>
          <w:color w:val="000000"/>
          <w:sz w:val="20"/>
          <w:szCs w:val="20"/>
          <w:highlight w:val="none"/>
          <w:u w:val="none"/>
        </w:rPr>
        <w:t xml:space="preserve">evolve </w:t>
      </w:r>
      <w:r>
        <w:rPr>
          <w:rFonts w:ascii="Arial" w:hAnsi="Arial" w:eastAsia="Arial" w:cs="Arial"/>
          <w:color w:val="000000"/>
          <w:sz w:val="20"/>
          <w:szCs w:val="20"/>
          <w:highlight w:val="none"/>
          <w:u w:val="none"/>
        </w:rPr>
        <w:t xml:space="preserve">to m</w:t>
      </w:r>
      <w:r>
        <w:rPr>
          <w:rFonts w:ascii="Arial" w:hAnsi="Arial" w:eastAsia="Arial" w:cs="Arial"/>
          <w:color w:val="000000"/>
          <w:sz w:val="20"/>
          <w:szCs w:val="20"/>
          <w:highlight w:val="none"/>
          <w:u w:val="none"/>
        </w:rPr>
        <w:t xml:space="preserve">eet the needs of the models being described.</w:t>
      </w:r>
      <w:r>
        <w:rPr>
          <w:rFonts w:ascii="Arial" w:hAnsi="Arial" w:eastAsia="Arial" w:cs="Arial"/>
          <w:color w:val="000000"/>
          <w:sz w:val="20"/>
          <w:szCs w:val="20"/>
          <w:highlight w:val="none"/>
          <w:u w:val="none"/>
          <w14:ligatures w14:val="none"/>
        </w:rPr>
      </w:r>
      <w:r>
        <w:rPr>
          <w:rFonts w:ascii="Arial" w:hAnsi="Arial" w:eastAsia="Arial" w:cs="Arial"/>
          <w:color w:val="000000"/>
          <w:sz w:val="20"/>
          <w:szCs w:val="20"/>
          <w:highlight w:val="none"/>
          <w:u w:val="none"/>
          <w14:ligatures w14:val="none"/>
        </w:rPr>
      </w:r>
    </w:p>
    <w:p>
      <w:pPr>
        <w:pStyle w:val="2424"/>
        <w:pBdr/>
        <w:spacing w:line="276" w:lineRule="auto"/>
        <w:ind/>
        <w:jc w:val="both"/>
        <w:rPr>
          <w:sz w:val="28"/>
          <w:szCs w:val="28"/>
          <w:highlight w:val="none"/>
          <w14:ligatures w14:val="none"/>
        </w:rPr>
      </w:pPr>
      <w:r>
        <w:rPr>
          <w:rFonts w:ascii="Arial" w:hAnsi="Arial" w:eastAsia="Arial" w:cs="Arial"/>
          <w:color w:val="000000"/>
          <w:sz w:val="28"/>
          <w:szCs w:val="28"/>
          <w:highlight w:val="none"/>
          <w:u w:val="none"/>
        </w:rPr>
        <w:t xml:space="preserve">Application to CMIP7</w:t>
      </w:r>
      <w:r>
        <w:rPr>
          <w:sz w:val="28"/>
          <w:szCs w:val="28"/>
          <w:highlight w:val="none"/>
          <w14:ligatures w14:val="none"/>
        </w:rPr>
      </w:r>
      <w:r>
        <w:rPr>
          <w:sz w:val="28"/>
          <w:szCs w:val="28"/>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highlight w:val="none"/>
          <w14:ligatures w14:val="none"/>
        </w:rPr>
      </w:pPr>
      <w:r>
        <w:rPr>
          <w:sz w:val="20"/>
          <w:szCs w:val="20"/>
          <w:highlight w:val="none"/>
        </w:rPr>
        <w:t xml:space="preserve">The EMD has been designed to be applicable to any </w:t>
      </w:r>
      <w:r>
        <w:rPr>
          <w:sz w:val="20"/>
          <w:szCs w:val="20"/>
          <w:highlight w:val="none"/>
        </w:rPr>
        <w:t xml:space="preserve">earth system model</w:t>
      </w:r>
      <w:r>
        <w:rPr>
          <w:sz w:val="20"/>
          <w:szCs w:val="20"/>
          <w:highlight w:val="none"/>
        </w:rPr>
        <w:t xml:space="preserve">, nonetheless some guidance has been included in this version for its use within the </w:t>
      </w:r>
      <w:r>
        <w:rPr>
          <w:sz w:val="20"/>
          <w:szCs w:val="20"/>
          <w:highlight w:val="none"/>
        </w:rPr>
        <w:t xml:space="preserve">CMIP7</w:t>
      </w:r>
      <w:r>
        <w:rPr>
          <w:sz w:val="20"/>
          <w:szCs w:val="20"/>
          <w:highlight w:val="none"/>
          <w14:ligatures w14:val="none"/>
        </w:rPr>
        <w:t xml:space="preserve"> project (</w:t>
      </w:r>
      <w:hyperlink r:id="rId13" w:tooltip="https://doi.org/10.5194/gmd-18-6671-2025" w:history="1">
        <w:r>
          <w:rPr>
            <w:rStyle w:val="2580"/>
            <w:sz w:val="20"/>
            <w:szCs w:val="20"/>
            <w:highlight w:val="none"/>
            <w14:ligatures w14:val="none"/>
          </w:rPr>
          <w:t xml:space="preserve">Dunne et al., 2025</w:t>
        </w:r>
      </w:hyperlink>
      <w:r>
        <w:rPr>
          <w:sz w:val="20"/>
          <w:szCs w:val="20"/>
          <w:highlight w:val="none"/>
          <w14:ligatures w14:val="none"/>
        </w:rPr>
        <w:t xml:space="preserve">), for which EMD was originally developed. This is indicated in the specification as “</w:t>
      </w:r>
      <w:r>
        <w:rPr>
          <w:b/>
          <w:bCs/>
          <w:i/>
          <w:iCs/>
          <w:sz w:val="20"/>
          <w:szCs w:val="20"/>
          <w:highlight w:val="none"/>
          <w14:ligatures w14:val="none"/>
        </w:rPr>
        <w:t xml:space="preserve">Note f</w:t>
      </w:r>
      <w:r>
        <w:rPr>
          <w:b/>
          <w:bCs/>
          <w:i/>
          <w:iCs/>
          <w:sz w:val="20"/>
          <w:szCs w:val="20"/>
          <w:highlight w:val="none"/>
          <w14:ligatures w14:val="none"/>
        </w:rPr>
        <w:t xml:space="preserve">or</w:t>
      </w:r>
      <w:r>
        <w:rPr>
          <w:b/>
          <w:bCs/>
          <w:i/>
          <w:iCs/>
          <w:sz w:val="20"/>
          <w:szCs w:val="20"/>
          <w:highlight w:val="none"/>
          <w14:ligatures w14:val="none"/>
        </w:rPr>
        <w:t xml:space="preserve"> CM</w:t>
      </w:r>
      <w:r>
        <w:rPr>
          <w:b/>
          <w:bCs/>
          <w:i/>
          <w:iCs/>
          <w:sz w:val="20"/>
          <w:szCs w:val="20"/>
          <w:highlight w:val="none"/>
          <w14:ligatures w14:val="none"/>
        </w:rPr>
        <w:t xml:space="preserve">IP7</w:t>
      </w:r>
      <w:r>
        <w:rPr>
          <w:sz w:val="20"/>
          <w:szCs w:val="20"/>
          <w:highlight w:val="none"/>
          <w14:ligatures w14:val="none"/>
        </w:rPr>
        <w:t xml:space="preserve">”, and these particular notes and instructions may be ignored </w:t>
      </w:r>
      <w:r>
        <w:rPr>
          <w:sz w:val="20"/>
          <w:szCs w:val="20"/>
          <w:highlight w:val="none"/>
          <w14:ligatures w14:val="none"/>
        </w:rPr>
        <w:t xml:space="preserve">when using EMD within other projects.</w:t>
      </w:r>
      <w:r>
        <w:rPr>
          <w:sz w:val="20"/>
          <w:szCs w:val="20"/>
          <w:highlight w:val="none"/>
          <w14:ligatures w14:val="none"/>
        </w:rPr>
      </w:r>
      <w:r>
        <w:rPr>
          <w:sz w:val="20"/>
          <w:szCs w:val="20"/>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highlight w:val="none"/>
          <w14:ligatures w14:val="none"/>
        </w:rPr>
      </w:pPr>
      <w:r>
        <w:rPr>
          <w:sz w:val="20"/>
          <w:szCs w:val="20"/>
        </w:rPr>
        <w:t xml:space="preserve">The </w:t>
      </w:r>
      <w:r>
        <w:rPr>
          <w:sz w:val="20"/>
          <w:szCs w:val="20"/>
        </w:rPr>
        <w:t xml:space="preserve">EMD </w:t>
      </w:r>
      <w:r>
        <w:rPr>
          <w:sz w:val="20"/>
          <w:szCs w:val="20"/>
        </w:rPr>
        <w:t xml:space="preserve">will be considered especially valuable if</w:t>
      </w:r>
      <w:r>
        <w:rPr>
          <w:sz w:val="20"/>
          <w:szCs w:val="20"/>
        </w:rPr>
        <w:t xml:space="preserve"> </w:t>
      </w:r>
      <w:r>
        <w:rPr>
          <w:sz w:val="20"/>
          <w:szCs w:val="20"/>
        </w:rPr>
        <w:t xml:space="preserve">it is</w:t>
      </w:r>
      <w:r>
        <w:rPr>
          <w:sz w:val="20"/>
          <w:szCs w:val="20"/>
        </w:rPr>
        <w:t xml:space="preserve"> provided </w:t>
      </w:r>
      <w:r>
        <w:rPr>
          <w:sz w:val="20"/>
          <w:szCs w:val="20"/>
        </w:rPr>
        <w:t xml:space="preserve">by </w:t>
      </w:r>
      <w:r>
        <w:rPr>
          <w:sz w:val="20"/>
          <w:szCs w:val="20"/>
        </w:rPr>
        <w:t xml:space="preserve">all</w:t>
      </w:r>
      <w:r>
        <w:rPr>
          <w:sz w:val="20"/>
          <w:szCs w:val="20"/>
        </w:rPr>
        <w:t xml:space="preserve"> models. To ensure </w:t>
      </w:r>
      <w:r>
        <w:rPr>
          <w:sz w:val="20"/>
          <w:szCs w:val="20"/>
        </w:rPr>
        <w:t xml:space="preserve">this</w:t>
      </w:r>
      <w:r>
        <w:rPr>
          <w:sz w:val="20"/>
          <w:szCs w:val="20"/>
        </w:rPr>
        <w:t xml:space="preserve">, it has been agreed </w:t>
      </w:r>
      <w:r>
        <w:rPr>
          <w:sz w:val="20"/>
          <w:szCs w:val="20"/>
        </w:rPr>
        <w:t xml:space="preserve">that </w:t>
      </w:r>
      <w:r>
        <w:rPr>
          <w:sz w:val="20"/>
          <w:szCs w:val="20"/>
        </w:rPr>
        <w:t xml:space="preserve">the EMD will be</w:t>
      </w:r>
      <w:r>
        <w:rPr>
          <w:sz w:val="20"/>
          <w:szCs w:val="20"/>
        </w:rPr>
        <w:t xml:space="preserve"> a mandatory requirement for </w:t>
      </w:r>
      <w:r>
        <w:rPr>
          <w:sz w:val="20"/>
          <w:szCs w:val="20"/>
          <w:highlight w:val="none"/>
        </w:rPr>
        <w:t xml:space="preserve">CMIP7</w:t>
      </w:r>
      <w:r>
        <w:rPr>
          <w:b/>
          <w:bCs/>
          <w:sz w:val="20"/>
          <w:szCs w:val="20"/>
        </w:rPr>
        <w:t xml:space="preserve"> </w:t>
      </w:r>
      <w:r>
        <w:rPr>
          <w:sz w:val="20"/>
          <w:szCs w:val="20"/>
        </w:rPr>
        <w:t xml:space="preserve">participation</w:t>
      </w:r>
      <w:r>
        <w:rPr>
          <w:sz w:val="20"/>
          <w:szCs w:val="20"/>
        </w:rPr>
        <w:t xml:space="preserve">, and the registration of a CMIP7 model</w:t>
      </w:r>
      <w:r>
        <w:rPr>
          <w:sz w:val="20"/>
          <w:szCs w:val="20"/>
        </w:rPr>
        <w:t xml:space="preserve"> will not be possible unless its EMD has been provided.</w:t>
      </w:r>
      <w:r>
        <w:rPr>
          <w:sz w:val="20"/>
          <w:szCs w:val="20"/>
          <w:highlight w:val="none"/>
          <w14:ligatures w14:val="none"/>
        </w:rPr>
      </w:r>
      <w:r>
        <w:rPr>
          <w:sz w:val="20"/>
          <w:szCs w:val="20"/>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highlight w:val="none"/>
          <w14:ligatures w14:val="none"/>
        </w:rPr>
      </w:pPr>
      <w:r>
        <w:rPr>
          <w:sz w:val="20"/>
          <w:szCs w:val="20"/>
          <w14:ligatures w14:val="none"/>
        </w:rPr>
      </w:r>
      <w:r>
        <w:rPr>
          <w:sz w:val="20"/>
          <w:szCs w:val="20"/>
          <w14:ligatures w14:val="none"/>
        </w:rPr>
        <w:t xml:space="preserve">An on-line creation tool </w:t>
      </w:r>
      <w:r>
        <w:rPr>
          <w:sz w:val="20"/>
          <w:szCs w:val="20"/>
          <w14:ligatures w14:val="none"/>
        </w:rPr>
        <w:t xml:space="preserve">will </w:t>
      </w:r>
      <w:r>
        <w:rPr>
          <w:sz w:val="20"/>
          <w:szCs w:val="20"/>
          <w14:ligatures w14:val="none"/>
        </w:rPr>
        <w:t xml:space="preserve">be used for CMIP7 model registration, and this tool will collect </w:t>
      </w:r>
      <w:r>
        <w:rPr>
          <w:sz w:val="20"/>
          <w:szCs w:val="20"/>
          <w14:ligatures w14:val="none"/>
        </w:rPr>
        <w:t xml:space="preserve">the content that will be recorded in the </w:t>
      </w:r>
      <w:r>
        <w:rPr>
          <w:sz w:val="20"/>
          <w:szCs w:val="20"/>
          <w14:ligatures w14:val="none"/>
        </w:rPr>
        <w:t xml:space="preserve">EMD</w:t>
      </w:r>
      <w:r>
        <w:rPr>
          <w:sz w:val="20"/>
          <w:szCs w:val="20"/>
          <w14:ligatures w14:val="none"/>
        </w:rPr>
        <w:t xml:space="preserve">. </w:t>
      </w:r>
      <w:r>
        <w:rPr>
          <w:sz w:val="20"/>
          <w:szCs w:val="20"/>
          <w14:ligatures w14:val="none"/>
        </w:rPr>
        <w:t xml:space="preserve">The EMD will be reviewed, and when it is accepted the model registration can be completed</w:t>
      </w:r>
      <w:r>
        <w:rPr>
          <w:sz w:val="20"/>
          <w:szCs w:val="20"/>
          <w14:ligatures w14:val="none"/>
        </w:rPr>
        <w:t xml:space="preserve">. </w:t>
      </w:r>
      <w:r>
        <w:rPr>
          <w:sz w:val="20"/>
          <w:szCs w:val="20"/>
          <w14:ligatures w14:val="none"/>
        </w:rPr>
        <w:t xml:space="preserve">The on-line tool will also </w:t>
      </w:r>
      <w:r>
        <w:rPr>
          <w:sz w:val="20"/>
          <w:szCs w:val="20"/>
          <w14:ligatures w14:val="none"/>
        </w:rPr>
        <w:t xml:space="preserve">enable </w:t>
      </w:r>
      <w:r>
        <w:rPr>
          <w:sz w:val="20"/>
          <w:szCs w:val="20"/>
          <w14:ligatures w14:val="none"/>
        </w:rPr>
        <w:t xml:space="preserve">those documenting a model to import documentation from earlier registered models</w:t>
      </w:r>
      <w:r>
        <w:rPr>
          <w:sz w:val="20"/>
          <w:szCs w:val="20"/>
          <w14:ligatures w14:val="none"/>
        </w:rPr>
        <w:t xml:space="preserve">, model components</w:t>
      </w:r>
      <w:r>
        <w:rPr>
          <w:sz w:val="20"/>
          <w:szCs w:val="20"/>
          <w14:ligatures w14:val="none"/>
        </w:rPr>
        <w:t xml:space="preserve">,</w:t>
      </w:r>
      <w:r>
        <w:rPr>
          <w:sz w:val="20"/>
          <w:szCs w:val="20"/>
          <w14:ligatures w14:val="none"/>
        </w:rPr>
        <w:t xml:space="preserve"> and grids,</w:t>
      </w:r>
      <w:r>
        <w:rPr>
          <w:sz w:val="20"/>
          <w:szCs w:val="20"/>
          <w14:ligatures w14:val="none"/>
        </w:rPr>
        <w:t xml:space="preserve"> </w:t>
      </w:r>
      <w:r>
        <w:rPr>
          <w:sz w:val="20"/>
          <w:szCs w:val="20"/>
          <w14:ligatures w14:val="none"/>
        </w:rPr>
        <w:t xml:space="preserve">which can then be edited, if required.</w:t>
      </w:r>
      <w:r>
        <w:rPr>
          <w:sz w:val="20"/>
          <w:szCs w:val="20"/>
          <w:highlight w:val="none"/>
          <w14:ligatures w14:val="none"/>
        </w:rPr>
      </w:r>
      <w:r>
        <w:rPr>
          <w:sz w:val="20"/>
          <w:szCs w:val="20"/>
          <w:highlight w:val="none"/>
          <w14:ligatures w14:val="none"/>
        </w:rPr>
      </w:r>
    </w:p>
    <w:p>
      <w:pPr>
        <w:pStyle w:val="2422"/>
        <w:pageBreakBefore w:val="true"/>
        <w:pBdr/>
        <w:spacing w:before="283" w:beforeAutospacing="0" w:line="276" w:lineRule="auto"/>
        <w:ind/>
        <w:rPr>
          <w14:ligatures w14:val="none"/>
        </w:rPr>
      </w:pPr>
      <w:r/>
      <w:bookmarkStart w:id="559" w:name="_Toc2"/>
      <w:r/>
      <w:bookmarkStart w:id="401" w:name="_2.__Top-le"/>
      <w:r/>
      <w:bookmarkEnd w:id="401"/>
      <w:r/>
      <w:bookmarkStart w:id="91" w:name="_2.__Model_"/>
      <w:r/>
      <w:bookmarkEnd w:id="91"/>
      <w:r>
        <w:t xml:space="preserve"> Top-level model</w:t>
      </w:r>
      <w:r>
        <w:rPr>
          <w14:ligatures w14:val="none"/>
        </w:rPr>
      </w:r>
      <w:bookmarkEnd w:id="559"/>
      <w:r>
        <w:rPr>
          <w14:ligatures w14:val="none"/>
        </w:rPr>
      </w:r>
      <w:r>
        <w:rPr>
          <w14:ligatures w14:val="none"/>
        </w:rPr>
      </w:r>
    </w:p>
    <w:p>
      <w:pPr>
        <w:suppressLineNumbers w:val="false"/>
        <w:pBdr/>
        <w:spacing w:line="276" w:lineRule="auto"/>
        <w:ind/>
        <w:contextualSpacing w:val="false"/>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A</w:t>
      </w:r>
      <w:r>
        <w:rPr>
          <w:rFonts w:ascii="Arial" w:hAnsi="Arial" w:eastAsia="Arial" w:cs="Arial"/>
          <w:color w:val="000000"/>
          <w:sz w:val="20"/>
          <w:szCs w:val="20"/>
          <w:u w:val="none"/>
        </w:rPr>
        <w:t xml:space="preserve"> description of the top-level model as whole</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spacing w:before="0" w:line="276" w:lineRule="auto"/>
        <w:ind/>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A top-level </w:t>
      </w:r>
      <w:r>
        <w:rPr>
          <w:rFonts w:ascii="Arial" w:hAnsi="Arial" w:eastAsia="Arial" w:cs="Arial"/>
          <w:color w:val="000000"/>
          <w:sz w:val="20"/>
          <w:szCs w:val="20"/>
          <w:u w:val="none"/>
        </w:rPr>
        <w:t xml:space="preserve">mo</w:t>
      </w:r>
      <w:r>
        <w:rPr>
          <w:rFonts w:ascii="Arial" w:hAnsi="Arial" w:eastAsia="Arial" w:cs="Arial"/>
          <w:color w:val="000000"/>
          <w:sz w:val="20"/>
          <w:szCs w:val="20"/>
          <w:u w:val="none"/>
        </w:rPr>
        <w:t xml:space="preserve">del </w:t>
      </w:r>
      <w:r>
        <w:rPr>
          <w:rFonts w:ascii="Arial" w:hAnsi="Arial" w:eastAsia="Arial" w:cs="Arial"/>
          <w:color w:val="000000"/>
          <w:sz w:val="20"/>
          <w:szCs w:val="20"/>
          <w:u w:val="none"/>
        </w:rPr>
        <w:t xml:space="preserve">is described by the following properties, for 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history="1">
        <w:r>
          <w:rPr>
            <w:rStyle w:val="2580"/>
            <w:rFonts w:ascii="Arial" w:hAnsi="Arial" w:eastAsia="Arial" w:cs="Arial"/>
            <w:sz w:val="20"/>
            <w:szCs w:val="20"/>
            <w:highlight w:val="none"/>
          </w:rPr>
          <w:t xml:space="preserve">7 (Controlled vocabularies)</w:t>
        </w:r>
      </w:hyperlink>
      <w:r>
        <w:rPr>
          <w:sz w:val="20"/>
          <w:szCs w:val="20"/>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0"/>
          <w:numId w:val="28"/>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b/>
          <w:bCs/>
          <w:sz w:val="20"/>
          <w:szCs w:val="20"/>
        </w:rPr>
      </w:pPr>
      <w:r>
        <w:rPr>
          <w:rFonts w:ascii="Arial" w:hAnsi="Arial" w:eastAsia="Arial" w:cs="Arial"/>
          <w:b/>
          <w:bCs/>
          <w:color w:val="000000"/>
          <w:sz w:val="20"/>
          <w:szCs w:val="20"/>
          <w:u w:val="none"/>
          <w:rPrChange w:id="1" w:author="David Hassell" w:date="2025-11-28T17:49:19Z" oouserid="e42c3f48-66ba-4efd-805a-1ef7f6780645">
            <w:rPr>
              <w:rFonts w:ascii="Arial" w:hAnsi="Arial" w:eastAsia="Arial" w:cs="Arial"/>
              <w:b/>
              <w:bCs/>
              <w:color w:val="000000"/>
              <w:sz w:val="20"/>
              <w:szCs w:val="20"/>
              <w:u w:val="none"/>
            </w:rPr>
          </w:rPrChange>
        </w:rPr>
      </w:r>
      <w:r>
        <w:rPr>
          <w:rFonts w:ascii="Arial" w:hAnsi="Arial" w:eastAsia="Arial" w:cs="Arial"/>
          <w:b/>
          <w:bCs/>
          <w:color w:val="000000"/>
          <w:sz w:val="20"/>
          <w:szCs w:val="20"/>
          <w:u w:val="none"/>
        </w:rPr>
        <w:t xml:space="preserve">na</w:t>
      </w:r>
      <w:r>
        <w:rPr>
          <w:rFonts w:ascii="Arial" w:hAnsi="Arial" w:eastAsia="Arial" w:cs="Arial"/>
          <w:b/>
          <w:bCs/>
          <w:color w:val="000000"/>
          <w:sz w:val="20"/>
          <w:szCs w:val="20"/>
          <w:u w:val="none"/>
        </w:rPr>
        <w:t xml:space="preserve">me</w:t>
      </w:r>
      <w:r>
        <w:rPr>
          <w:b/>
          <w:bCs/>
          <w:sz w:val="20"/>
          <w:szCs w:val="20"/>
        </w:rPr>
      </w:r>
      <w:r>
        <w:rPr>
          <w:b/>
          <w:bCs/>
          <w:sz w:val="20"/>
          <w:szCs w:val="20"/>
        </w:rPr>
      </w:r>
    </w:p>
    <w:p>
      <w:pPr>
        <w:pStyle w:val="2602"/>
        <w:numPr>
          <w:ilvl w:val="1"/>
          <w:numId w:val="14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The name of the top-level model.</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14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t xml:space="preserve">The name may include an indication of the top-level model’s family (g</w:t>
      </w:r>
      <w:r>
        <w:rPr>
          <w:rFonts w:ascii="Arial" w:hAnsi="Arial" w:eastAsia="Arial" w:cs="Arial"/>
          <w:i w:val="0"/>
          <w:iCs w:val="0"/>
          <w:color w:val="000000"/>
          <w:sz w:val="20"/>
          <w:szCs w:val="20"/>
          <w:u w:val="none"/>
        </w:rPr>
        <w:t xml:space="preserve">iven by the model </w:t>
      </w:r>
      <w:r>
        <w:rPr>
          <w:rFonts w:ascii="Arial" w:hAnsi="Arial" w:eastAsia="Arial" w:cs="Arial"/>
          <w:b/>
          <w:bCs/>
          <w:i w:val="0"/>
          <w:iCs w:val="0"/>
          <w:color w:val="000000"/>
          <w:sz w:val="20"/>
          <w:szCs w:val="20"/>
          <w:u w:val="none"/>
        </w:rPr>
        <w:t xml:space="preserve">family </w:t>
      </w:r>
      <w:r>
        <w:rPr>
          <w:rFonts w:ascii="Arial" w:hAnsi="Arial" w:eastAsia="Arial" w:cs="Arial"/>
          <w:i w:val="0"/>
          <w:iCs w:val="0"/>
          <w:color w:val="000000"/>
          <w:sz w:val="20"/>
          <w:szCs w:val="20"/>
          <w:u w:val="none"/>
        </w:rPr>
        <w:t xml:space="preserve">property), and </w:t>
      </w:r>
      <w:r>
        <w:rPr>
          <w:rFonts w:ascii="Arial" w:hAnsi="Arial" w:eastAsia="Arial" w:cs="Arial"/>
          <w:i w:val="0"/>
          <w:iCs w:val="0"/>
          <w:color w:val="000000"/>
          <w:sz w:val="20"/>
          <w:szCs w:val="20"/>
          <w:u w:val="none"/>
        </w:rPr>
        <w:t xml:space="preserve">should also specify a </w:t>
      </w:r>
      <w:r>
        <w:rPr>
          <w:rFonts w:ascii="Arial" w:hAnsi="Arial" w:eastAsia="Arial" w:cs="Arial"/>
          <w:i w:val="0"/>
          <w:iCs w:val="0"/>
          <w:color w:val="000000"/>
          <w:sz w:val="20"/>
          <w:szCs w:val="20"/>
          <w:u w:val="none"/>
        </w:rPr>
        <w:t xml:space="preserve">particular version</w:t>
      </w:r>
      <w:r>
        <w:rPr>
          <w:rFonts w:ascii="Arial" w:hAnsi="Arial" w:eastAsia="Arial" w:cs="Arial"/>
          <w:i w:val="0"/>
          <w:iCs w:val="0"/>
          <w:color w:val="000000"/>
          <w:sz w:val="20"/>
          <w:szCs w:val="20"/>
          <w:u w:val="none"/>
        </w:rPr>
        <w:t xml:space="preserve"> of the top-level model</w:t>
      </w:r>
      <w:r>
        <w:rPr>
          <w:rFonts w:ascii="Arial" w:hAnsi="Arial" w:eastAsia="Arial" w:cs="Arial"/>
          <w:i w:val="0"/>
          <w:iCs w:val="0"/>
          <w:color w:val="000000"/>
          <w:sz w:val="20"/>
          <w:szCs w:val="20"/>
          <w:u w:val="none"/>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80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b/>
          <w:bCs/>
          <w:i/>
          <w:iCs/>
          <w:color w:val="000000"/>
          <w:sz w:val="20"/>
          <w:szCs w:val="20"/>
          <w:u w:val="none"/>
        </w:rPr>
        <w:t xml:space="preserve">Note for CMIP7</w:t>
      </w:r>
      <w:r>
        <w:rPr>
          <w:rFonts w:ascii="Arial" w:hAnsi="Arial" w:eastAsia="Arial" w:cs="Arial"/>
          <w:i/>
          <w:iCs/>
          <w:color w:val="000000"/>
          <w:sz w:val="20"/>
          <w:szCs w:val="20"/>
          <w:u w:val="none"/>
        </w:rPr>
        <w:t xml:space="preserve">: This name will </w:t>
      </w:r>
      <w:r>
        <w:rPr>
          <w:rFonts w:ascii="Arial" w:hAnsi="Arial" w:eastAsia="Arial" w:cs="Arial"/>
          <w:i/>
          <w:iCs/>
          <w:color w:val="000000"/>
          <w:sz w:val="20"/>
          <w:szCs w:val="20"/>
          <w:u w:val="none"/>
        </w:rPr>
        <w:t xml:space="preserve">be</w:t>
      </w:r>
      <w:r>
        <w:rPr>
          <w:rFonts w:ascii="Arial" w:hAnsi="Arial" w:eastAsia="Arial" w:cs="Arial"/>
          <w:i/>
          <w:iCs/>
          <w:color w:val="000000"/>
          <w:sz w:val="20"/>
          <w:szCs w:val="20"/>
          <w:u w:val="none"/>
        </w:rPr>
        <w:t xml:space="preserve"> registered</w:t>
      </w:r>
      <w:r>
        <w:rPr>
          <w:rFonts w:ascii="Arial" w:hAnsi="Arial" w:eastAsia="Arial" w:cs="Arial"/>
          <w:i/>
          <w:iCs/>
          <w:color w:val="000000"/>
          <w:sz w:val="20"/>
          <w:szCs w:val="20"/>
          <w:u w:val="none"/>
        </w:rPr>
        <w:t xml:space="preserve"> as the model’s </w:t>
      </w:r>
      <w:r>
        <w:rPr>
          <w:rFonts w:ascii="Arial" w:hAnsi="Arial" w:eastAsia="Arial" w:cs="Arial"/>
          <w:i/>
          <w:iCs/>
          <w:color w:val="000000"/>
          <w:sz w:val="20"/>
          <w:szCs w:val="20"/>
          <w:u w:val="none"/>
        </w:rPr>
        <w:t xml:space="preserve">sou</w:t>
      </w:r>
      <w:r>
        <w:rPr>
          <w:rFonts w:ascii="Arial" w:hAnsi="Arial" w:eastAsia="Arial" w:cs="Arial"/>
          <w:i/>
          <w:iCs/>
          <w:color w:val="000000"/>
          <w:sz w:val="20"/>
          <w:szCs w:val="20"/>
          <w:u w:val="none"/>
        </w:rPr>
        <w:t xml:space="preserve">rce</w:t>
      </w:r>
      <w:r>
        <w:rPr>
          <w:rFonts w:ascii="Arial" w:hAnsi="Arial" w:eastAsia="Arial" w:cs="Arial"/>
          <w:i/>
          <w:iCs/>
          <w:color w:val="000000"/>
          <w:sz w:val="20"/>
          <w:szCs w:val="20"/>
          <w:u w:val="none"/>
        </w:rPr>
        <w:t xml:space="preserve">_id</w:t>
      </w:r>
      <w:r>
        <w:rPr>
          <w:rFonts w:ascii="Arial" w:hAnsi="Arial" w:eastAsia="Arial" w:cs="Arial"/>
          <w:i w:val="0"/>
          <w:iCs w:val="0"/>
          <w:color w:val="000000"/>
          <w:sz w:val="20"/>
          <w:szCs w:val="20"/>
          <w:u w:val="none"/>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2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HadGEM3-GC31-HH</w:t>
      </w:r>
      <w:r>
        <w:rPr>
          <w:sz w:val="20"/>
          <w:szCs w:val="20"/>
        </w:rPr>
      </w:r>
      <w:r>
        <w:rPr>
          <w:sz w:val="20"/>
          <w:szCs w:val="20"/>
        </w:rPr>
      </w:r>
    </w:p>
    <w:p>
      <w:pPr>
        <w:pStyle w:val="2602"/>
        <w:numPr>
          <w:ilvl w:val="0"/>
          <w:numId w:val="1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family</w:t>
      </w:r>
      <w:r>
        <w:rPr>
          <w:b/>
          <w:bCs/>
          <w:sz w:val="20"/>
          <w:szCs w:val="20"/>
        </w:rPr>
      </w:r>
      <w:r>
        <w:rPr>
          <w:b/>
          <w:bCs/>
          <w:sz w:val="20"/>
          <w:szCs w:val="20"/>
        </w:rPr>
      </w:r>
    </w:p>
    <w:p>
      <w:pPr>
        <w:pStyle w:val="2602"/>
        <w:numPr>
          <w:ilvl w:val="1"/>
          <w:numId w:val="15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t xml:space="preserve">The top-level model’s “family” name. </w:t>
      </w:r>
      <w:r>
        <w:rPr>
          <w:rFonts w:ascii="Arial" w:hAnsi="Arial" w:eastAsia="Arial" w:cs="Arial"/>
          <w:color w:val="000000"/>
          <w:sz w:val="20"/>
          <w:szCs w:val="20"/>
          <w:highlight w:val="none"/>
          <w:u w:val="none"/>
        </w:rPr>
        <w:t xml:space="preserve">A family of models share much of their code bases, but may be configured in different ways (e.g. different resolutions, parameter choices, or the inclusion or not of particular model compone</w:t>
      </w:r>
      <w:r>
        <w:rPr>
          <w:rFonts w:ascii="Arial" w:hAnsi="Arial" w:eastAsia="Arial" w:cs="Arial"/>
          <w:color w:val="000000"/>
          <w:sz w:val="20"/>
          <w:szCs w:val="20"/>
          <w:highlight w:val="none"/>
          <w:u w:val="none"/>
        </w:rPr>
        <w:t xml:space="preserve">nts).</w:t>
      </w:r>
      <w:r>
        <w:rPr>
          <w:rFonts w:ascii="Arial" w:hAnsi="Arial" w:eastAsia="Arial" w:cs="Arial"/>
          <w:color w:val="000000"/>
          <w:sz w:val="20"/>
          <w:szCs w:val="20"/>
          <w:highlight w:val="none"/>
          <w:u w:val="none"/>
        </w:rPr>
        <w:t xml:space="preserve"> See, for instance, </w:t>
      </w:r>
      <w:r>
        <w:rPr>
          <w:rFonts w:ascii="Arial" w:hAnsi="Arial" w:eastAsia="Arial" w:cs="Arial"/>
          <w:color w:val="000000"/>
          <w:sz w:val="20"/>
          <w:szCs w:val="20"/>
        </w:rPr>
      </w:r>
      <w:hyperlink r:id="rId14" w:tooltip="https://doi.org/10.1029/2011GL046864" w:history="1">
        <w:r>
          <w:rPr>
            <w:rStyle w:val="2580"/>
            <w:rFonts w:ascii="Arial" w:hAnsi="Arial" w:eastAsia="Arial" w:cs="Arial"/>
            <w:sz w:val="20"/>
            <w:szCs w:val="20"/>
          </w:rPr>
          <w:t xml:space="preserve">Masson and Knutti (2011)</w:t>
        </w:r>
      </w:hyperlink>
      <w:r>
        <w:rPr>
          <w:rFonts w:ascii="Arial" w:hAnsi="Arial" w:eastAsia="Arial" w:cs="Arial"/>
          <w:color w:val="000000"/>
          <w:sz w:val="20"/>
          <w:szCs w:val="20"/>
        </w:rPr>
        <w:t xml:space="preserve"> for an example of how the family can be used to inform model genealogies.</w:t>
      </w:r>
      <w:r>
        <w:rPr>
          <w:sz w:val="20"/>
          <w:szCs w:val="20"/>
        </w:rPr>
      </w:r>
      <w:r>
        <w:rPr>
          <w:sz w:val="20"/>
          <w:szCs w:val="20"/>
        </w:rPr>
      </w:r>
    </w:p>
    <w:p>
      <w:pPr>
        <w:pStyle w:val="2602"/>
        <w:numPr>
          <w:ilvl w:val="1"/>
          <w:numId w:val="15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Change w:id="2" w:author="David Hassell" w:date="2025-02-13T16:56:59Z" oouserid="e42c3f48-66ba-4efd-805a-1ef7f6780645">
            <w:rPr>
              <w:highlight w:val="none"/>
            </w:rPr>
          </w:rPrChange>
        </w:rPr>
      </w:r>
      <w:r>
        <w:rPr>
          <w:sz w:val="20"/>
          <w:szCs w:val="20"/>
          <w:highlight w:val="none"/>
        </w:rPr>
        <w:t xml:space="preserve">A family name</w:t>
      </w:r>
      <w:r>
        <w:rPr>
          <w:sz w:val="20"/>
          <w:szCs w:val="20"/>
          <w:highlight w:val="none"/>
        </w:rPr>
        <w:t xml:space="preserve"> often persists across model versions and</w:t>
      </w:r>
      <w:r>
        <w:rPr>
          <w:sz w:val="20"/>
          <w:szCs w:val="20"/>
          <w:highlight w:val="none"/>
        </w:rPr>
        <w:t xml:space="preserve"> may be the first part of its full name, as given by th</w:t>
      </w:r>
      <w:r>
        <w:rPr>
          <w:b w:val="0"/>
          <w:bCs w:val="0"/>
          <w:sz w:val="20"/>
          <w:szCs w:val="20"/>
          <w:highlight w:val="none"/>
        </w:rPr>
        <w:t xml:space="preserve">e top-level model’s </w:t>
      </w:r>
      <w:r>
        <w:rPr>
          <w:b/>
          <w:bCs/>
          <w:sz w:val="20"/>
          <w:szCs w:val="20"/>
          <w:highlight w:val="none"/>
        </w:rPr>
        <w:t xml:space="preserve">name</w:t>
      </w:r>
      <w:r>
        <w:rPr>
          <w:sz w:val="20"/>
          <w:szCs w:val="20"/>
          <w:highlight w:val="none"/>
        </w:rPr>
        <w:t xml:space="preserve"> property</w:t>
      </w:r>
      <w:r>
        <w:rPr>
          <w:sz w:val="20"/>
          <w:szCs w:val="20"/>
          <w:highlight w:val="none"/>
        </w:rPr>
        <w:t xml:space="preserve">.</w:t>
      </w:r>
      <w:r>
        <w:rPr>
          <w:sz w:val="20"/>
          <w:szCs w:val="20"/>
        </w:rPr>
        <w:t xml:space="preserve"> </w:t>
      </w:r>
      <w:r>
        <w:rPr>
          <w:sz w:val="20"/>
          <w:szCs w:val="20"/>
        </w:rPr>
      </w:r>
      <w:r>
        <w:rPr>
          <w:sz w:val="20"/>
          <w:szCs w:val="20"/>
        </w:rPr>
      </w:r>
    </w:p>
    <w:p>
      <w:pPr>
        <w:pStyle w:val="2602"/>
        <w:numPr>
          <w:ilvl w:val="1"/>
          <w:numId w:val="201"/>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i w:val="0"/>
          <w:iCs w:val="0"/>
          <w:color w:val="000000"/>
          <w:sz w:val="20"/>
          <w:szCs w:val="20"/>
          <w:highlight w:val="none"/>
          <w:u w:val="none"/>
        </w:rPr>
        <w:t xml:space="preserve">Omit if there is no</w:t>
      </w:r>
      <w:r>
        <w:rPr>
          <w:rFonts w:ascii="Arial" w:hAnsi="Arial" w:eastAsia="Arial" w:cs="Arial"/>
          <w:i w:val="0"/>
          <w:iCs w:val="0"/>
          <w:color w:val="000000"/>
          <w:sz w:val="20"/>
          <w:szCs w:val="20"/>
          <w:highlight w:val="none"/>
          <w:u w:val="none"/>
        </w:rPr>
        <w:t xml:space="preserve"> such family for the top-level model.</w:t>
      </w:r>
      <w:r>
        <w:rPr>
          <w:bCs w:val="0"/>
          <w:i w:val="0"/>
          <w:sz w:val="20"/>
          <w:szCs w:val="20"/>
        </w:rPr>
      </w:r>
      <w:r>
        <w:rPr>
          <w:bCs w:val="0"/>
          <w:i w:val="0"/>
          <w:sz w:val="20"/>
          <w:szCs w:val="20"/>
        </w:rPr>
      </w:r>
    </w:p>
    <w:p>
      <w:pPr>
        <w:pStyle w:val="2602"/>
        <w:numPr>
          <w:ilvl w:val="1"/>
          <w:numId w:val="15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t xml:space="preserve">E.g. </w:t>
      </w:r>
      <w:r>
        <w:rPr>
          <w:rFonts w:ascii="Arial" w:hAnsi="Arial" w:eastAsia="Arial" w:cs="Arial"/>
          <w:i/>
          <w:iCs/>
          <w:color w:val="000000"/>
          <w:sz w:val="20"/>
          <w:szCs w:val="20"/>
          <w:u w:val="none"/>
        </w:rPr>
        <w:t xml:space="preserve">HadCM2</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150"/>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ins w:id="3" w:author="Karl Taylor" w:date="2025-02-06T00:30:42Z" oouserid="377fb9d8-4f52-45d0-a870-b8658ba8f5fd">
        <w:r>
          <w:rPr>
            <w:rFonts w:ascii="Arial" w:hAnsi="Arial" w:eastAsia="Arial" w:cs="Arial"/>
            <w:i w:val="0"/>
            <w:iCs w:val="0"/>
            <w:color w:val="000000"/>
            <w:sz w:val="20"/>
            <w:szCs w:val="20"/>
            <w:u w:val="none"/>
          </w:rPr>
        </w:r>
      </w:ins>
      <w:r>
        <w:rPr>
          <w:rFonts w:ascii="Arial" w:hAnsi="Arial" w:eastAsia="Arial" w:cs="Arial"/>
          <w:i w:val="0"/>
          <w:iCs w:val="0"/>
          <w:color w:val="000000"/>
          <w:sz w:val="20"/>
          <w:szCs w:val="20"/>
          <w:highlight w:val="none"/>
          <w:u w:val="none"/>
        </w:rPr>
        <w:t xml:space="preserve">E.g. </w:t>
      </w:r>
      <w:r>
        <w:rPr>
          <w:rFonts w:ascii="Arial" w:hAnsi="Arial" w:eastAsia="Arial" w:cs="Arial"/>
          <w:i/>
          <w:iCs/>
          <w:color w:val="000000"/>
          <w:sz w:val="20"/>
          <w:szCs w:val="20"/>
          <w:highlight w:val="none"/>
          <w:u w:val="none"/>
        </w:rPr>
        <w:t xml:space="preserve">HadGEM3</w:t>
      </w:r>
      <w:r>
        <w:rPr>
          <w:bCs w:val="0"/>
          <w:i w:val="0"/>
          <w:sz w:val="20"/>
          <w:szCs w:val="20"/>
        </w:rPr>
      </w:r>
      <w:r>
        <w:rPr>
          <w:bCs w:val="0"/>
          <w:i w:val="0"/>
          <w:sz w:val="20"/>
          <w:szCs w:val="20"/>
        </w:rPr>
      </w:r>
    </w:p>
    <w:p>
      <w:pPr>
        <w:pStyle w:val="2602"/>
        <w:numPr>
          <w:ilvl w:val="1"/>
          <w:numId w:val="150"/>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i w:val="0"/>
          <w:iCs w:val="0"/>
          <w:sz w:val="20"/>
          <w:szCs w:val="20"/>
        </w:rPr>
        <w:t xml:space="preserve">E.g. </w:t>
      </w:r>
      <w:r>
        <w:rPr>
          <w:i/>
          <w:iCs/>
          <w:sz w:val="20"/>
          <w:szCs w:val="20"/>
        </w:rPr>
        <w:t xml:space="preserve">CCSM</w:t>
      </w:r>
      <w:r>
        <w:rPr>
          <w:bCs w:val="0"/>
          <w:i w:val="0"/>
          <w:sz w:val="20"/>
          <w:szCs w:val="20"/>
        </w:rPr>
      </w:r>
      <w:r>
        <w:rPr>
          <w:bCs w:val="0"/>
          <w:i w:val="0"/>
          <w:sz w:val="20"/>
          <w:szCs w:val="20"/>
        </w:rPr>
      </w:r>
    </w:p>
    <w:p>
      <w:pPr>
        <w:pStyle w:val="2602"/>
        <w:numPr>
          <w:ilvl w:val="0"/>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r>
      <w:r>
        <w:rPr>
          <w:b/>
          <w:bCs/>
          <w:sz w:val="20"/>
          <w:szCs w:val="20"/>
          <w:highlight w:val="none"/>
        </w:rPr>
        <w:t xml:space="preserve">dynamic</w:t>
      </w:r>
      <w:r>
        <w:rPr>
          <w:b/>
          <w:bCs/>
          <w:sz w:val="20"/>
          <w:szCs w:val="20"/>
          <w:highlight w:val="none"/>
        </w:rPr>
        <w:t xml:space="preserve">_</w:t>
      </w:r>
      <w:r>
        <w:rPr>
          <w:b/>
          <w:bCs/>
          <w:sz w:val="20"/>
          <w:szCs w:val="20"/>
          <w:highlight w:val="none"/>
        </w:rPr>
        <w:t xml:space="preserve">components</w:t>
      </w:r>
      <w:r>
        <w:rPr>
          <w:b/>
          <w:bCs/>
          <w:sz w:val="20"/>
          <w:szCs w:val="20"/>
        </w:rPr>
      </w:r>
      <w:r>
        <w:rPr>
          <w:b/>
          <w:bCs/>
          <w:sz w:val="20"/>
          <w:szCs w:val="20"/>
        </w:rPr>
      </w:r>
    </w:p>
    <w:p>
      <w:pPr>
        <w:pStyle w:val="2602"/>
        <w:numPr>
          <w:ilvl w:val="1"/>
          <w:numId w:val="22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ins w:id="4" w:author="David Hassell" w:date="2025-02-04T22:01:21Z" oouserid="e42c3f48-66ba-4efd-805a-1ef7f6780645">
        <w:r>
          <w:rPr>
            <w:b w:val="0"/>
            <w:bCs w:val="0"/>
            <w:sz w:val="20"/>
            <w:szCs w:val="20"/>
            <w:highlight w:val="none"/>
          </w:rPr>
        </w:r>
      </w:ins>
      <w:r>
        <w:rPr>
          <w:b w:val="0"/>
          <w:bCs w:val="0"/>
          <w:sz w:val="20"/>
          <w:szCs w:val="20"/>
          <w:highlight w:val="none"/>
        </w:rPr>
        <w:t xml:space="preserve">The model </w:t>
      </w:r>
      <w:r>
        <w:rPr>
          <w:sz w:val="20"/>
          <w:szCs w:val="20"/>
          <w:highlight w:val="none"/>
        </w:rPr>
        <w:t xml:space="preserve">components</w:t>
      </w:r>
      <w:r>
        <w:rPr>
          <w:sz w:val="20"/>
          <w:szCs w:val="20"/>
          <w:highlight w:val="none"/>
        </w:rPr>
        <w:t xml:space="preserve"> that</w:t>
      </w:r>
      <w:r>
        <w:rPr>
          <w:sz w:val="20"/>
          <w:szCs w:val="20"/>
          <w:highlight w:val="none"/>
        </w:rPr>
        <w:t xml:space="preserve"> are dynamically simulated within the top-level model.</w:t>
      </w:r>
      <w:r>
        <w:rPr>
          <w:sz w:val="20"/>
          <w:szCs w:val="20"/>
          <w:highlight w:val="none"/>
        </w:rPr>
      </w:r>
      <w:r>
        <w:rPr>
          <w:sz w:val="20"/>
          <w:szCs w:val="20"/>
          <w:highlight w:val="none"/>
        </w:rPr>
      </w:r>
    </w:p>
    <w:p>
      <w:pPr>
        <w:pStyle w:val="2602"/>
        <w:numPr>
          <w:ilvl w:val="1"/>
          <w:numId w:val="22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r>
      <w:r>
        <w:rPr>
          <w:rFonts w:ascii="Arial" w:hAnsi="Arial" w:eastAsia="Arial" w:cs="Arial"/>
          <w:color w:val="000000"/>
          <w:sz w:val="20"/>
          <w:szCs w:val="20"/>
          <w:u w:val="none"/>
        </w:rPr>
        <w:t xml:space="preserve">Taken from a standardised list: </w:t>
      </w:r>
      <w:r>
        <w:rPr>
          <w:rFonts w:ascii="Arial" w:hAnsi="Arial" w:eastAsia="Arial" w:cs="Arial"/>
          <w:color w:val="000000"/>
          <w:sz w:val="20"/>
          <w:szCs w:val="20"/>
          <w:u w:val="none"/>
        </w:rPr>
      </w:r>
      <w:hyperlink w:tooltip="#_7.1._compo" w:anchor="_7.1._compo" w:history="1">
        <w:r>
          <w:rPr>
            <w:rStyle w:val="2580"/>
            <w:rFonts w:ascii="Arial" w:hAnsi="Arial" w:eastAsia="Arial" w:cs="Arial"/>
            <w:b w:val="0"/>
            <w:bCs w:val="0"/>
            <w:i w:val="0"/>
            <w:iCs w:val="0"/>
            <w:sz w:val="20"/>
            <w:szCs w:val="20"/>
          </w:rPr>
          <w:t xml:space="preserve">7.1 (component CV)</w:t>
        </w:r>
      </w:hyperlink>
      <w:r>
        <w:rPr>
          <w:rFonts w:ascii="Arial" w:hAnsi="Arial" w:eastAsia="Arial" w:cs="Arial"/>
          <w:color w:val="000000"/>
          <w:sz w:val="20"/>
          <w:szCs w:val="20"/>
          <w:u w:val="none"/>
        </w:rPr>
        <w:t xml:space="preserve">.</w:t>
      </w:r>
      <w:r>
        <w:rPr>
          <w:sz w:val="20"/>
          <w:szCs w:val="20"/>
          <w:highlight w:val="none"/>
        </w:rPr>
      </w:r>
      <w:r>
        <w:rPr>
          <w:sz w:val="20"/>
          <w:szCs w:val="20"/>
          <w:highlight w:val="none"/>
        </w:rPr>
      </w:r>
    </w:p>
    <w:p>
      <w:pPr>
        <w:pStyle w:val="2602"/>
        <w:numPr>
          <w:ilvl w:val="1"/>
          <w:numId w:val="227"/>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sz w:val="20"/>
          <w:szCs w:val="20"/>
          <w:highlight w:val="none"/>
        </w:rPr>
        <w:t xml:space="preserve">These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color w:val="000000"/>
          <w:sz w:val="20"/>
          <w:szCs w:val="20"/>
          <w:highlight w:val="none"/>
          <w:u w:val="none"/>
        </w:rPr>
        <w:t xml:space="preserve">components </w:t>
      </w:r>
      <w:r>
        <w:rPr>
          <w:rFonts w:ascii="Arial" w:hAnsi="Arial" w:eastAsia="Arial" w:cs="Arial"/>
          <w:b w:val="0"/>
          <w:bCs w:val="0"/>
          <w:color w:val="000000"/>
          <w:sz w:val="20"/>
          <w:szCs w:val="20"/>
          <w:highlight w:val="none"/>
          <w:u w:val="none"/>
        </w:rPr>
        <w:t xml:space="preserve">must be further desc</w:t>
      </w:r>
      <w:r>
        <w:rPr>
          <w:rFonts w:ascii="Arial" w:hAnsi="Arial" w:eastAsia="Arial" w:cs="Arial"/>
          <w:b w:val="0"/>
          <w:bCs w:val="0"/>
          <w:color w:val="000000"/>
          <w:sz w:val="20"/>
          <w:szCs w:val="20"/>
          <w:highlight w:val="none"/>
          <w:u w:val="none"/>
        </w:rPr>
        <w:t xml:space="preserve">r</w:t>
      </w:r>
      <w:r>
        <w:rPr>
          <w:rFonts w:ascii="Arial" w:hAnsi="Arial" w:eastAsia="Arial" w:cs="Arial"/>
          <w:b w:val="0"/>
          <w:bCs w:val="0"/>
          <w:color w:val="000000"/>
          <w:sz w:val="20"/>
          <w:szCs w:val="20"/>
          <w:highlight w:val="none"/>
          <w:u w:val="none"/>
        </w:rPr>
        <w:t xml:space="preserve">ibed by the model component properties</w:t>
      </w:r>
      <w:r>
        <w:rPr>
          <w:rFonts w:ascii="Arial" w:hAnsi="Arial" w:eastAsia="Arial" w:cs="Arial"/>
          <w:b w:val="0"/>
          <w:bCs w:val="0"/>
          <w:color w:val="000000"/>
          <w:sz w:val="20"/>
          <w:szCs w:val="20"/>
          <w:highlight w:val="none"/>
          <w:u w:val="none"/>
        </w:rPr>
        <w:t xml:space="preserve">, as </w:t>
      </w:r>
      <w:r>
        <w:rPr>
          <w:rFonts w:ascii="Arial" w:hAnsi="Arial" w:eastAsia="Arial" w:cs="Arial"/>
          <w:b w:val="0"/>
          <w:bCs w:val="0"/>
          <w:color w:val="000000"/>
          <w:sz w:val="20"/>
          <w:szCs w:val="20"/>
          <w:highlight w:val="none"/>
          <w:u w:val="none"/>
        </w:rPr>
        <w:t xml:space="preserve">discussed</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color w:val="000000"/>
          <w:sz w:val="20"/>
          <w:szCs w:val="20"/>
          <w:highlight w:val="none"/>
          <w:u w:val="none"/>
        </w:rPr>
        <w:t xml:space="preserve">in section </w:t>
      </w:r>
      <w:r>
        <w:rPr>
          <w:rFonts w:ascii="Arial" w:hAnsi="Arial" w:eastAsia="Arial" w:cs="Arial"/>
          <w:color w:val="000000"/>
          <w:sz w:val="20"/>
          <w:szCs w:val="20"/>
          <w:highlight w:val="white"/>
          <w:u w:val="none"/>
        </w:rPr>
      </w:r>
      <w:hyperlink w:tooltip="#_3.__Model_" w:anchor="_3.__Model_" w:history="1">
        <w:r>
          <w:rPr>
            <w:rStyle w:val="2580"/>
            <w:rFonts w:ascii="Arial" w:hAnsi="Arial" w:eastAsia="Arial" w:cs="Arial"/>
            <w:sz w:val="20"/>
            <w:szCs w:val="20"/>
            <w:highlight w:val="white"/>
          </w:rPr>
          <w:t xml:space="preserve">3 (Model components)</w:t>
        </w:r>
      </w:hyperlink>
      <w:r>
        <w:rPr>
          <w:rFonts w:ascii="Arial" w:hAnsi="Arial" w:eastAsia="Arial" w:cs="Arial"/>
          <w:b w:val="0"/>
          <w:bCs w:val="0"/>
          <w:color w:val="000000"/>
          <w:sz w:val="20"/>
          <w:szCs w:val="20"/>
          <w:highlight w:val="none"/>
          <w:u w:val="none"/>
        </w:rPr>
        <w:t xml:space="preserve">.</w:t>
      </w:r>
      <w:r>
        <w:rPr>
          <w:b w:val="0"/>
          <w:bCs w:val="0"/>
          <w:sz w:val="20"/>
          <w:szCs w:val="20"/>
        </w:rPr>
      </w:r>
      <w:r>
        <w:rPr>
          <w:b w:val="0"/>
          <w:bCs w:val="0"/>
          <w:sz w:val="20"/>
          <w:szCs w:val="20"/>
        </w:rPr>
      </w:r>
    </w:p>
    <w:p>
      <w:pPr>
        <w:pStyle w:val="2602"/>
        <w:numPr>
          <w:ilvl w:val="1"/>
          <w:numId w:val="420"/>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r>
        <w:rPr>
          <w:b w:val="0"/>
          <w:bCs w:val="0"/>
          <w:sz w:val="20"/>
          <w:szCs w:val="20"/>
          <w:highlight w:val="none"/>
        </w:rPr>
        <w:t xml:space="preserve">There must be at least one dynamic component</w:t>
      </w:r>
      <w:r>
        <w:rPr>
          <w:b w:val="0"/>
          <w:bCs w:val="0"/>
          <w:sz w:val="20"/>
          <w:szCs w:val="20"/>
          <w:highlight w:val="none"/>
        </w:rPr>
        <w:t xml:space="preserve">.</w:t>
      </w:r>
      <w:r>
        <w:rPr>
          <w:b w:val="0"/>
          <w:bCs w:val="0"/>
          <w:sz w:val="20"/>
          <w:szCs w:val="20"/>
          <w:highlight w:val="none"/>
        </w:rPr>
      </w:r>
      <w:r>
        <w:rPr>
          <w:b w:val="0"/>
          <w:bCs w:val="0"/>
          <w:sz w:val="20"/>
          <w:szCs w:val="20"/>
          <w:highlight w:val="none"/>
        </w:rPr>
      </w:r>
    </w:p>
    <w:p>
      <w:pPr>
        <w:pStyle w:val="2602"/>
        <w:numPr>
          <w:ilvl w:val="1"/>
          <w:numId w:val="22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atmosphe</w:t>
      </w:r>
      <w:r>
        <w:rPr>
          <w:rFonts w:ascii="Arial" w:hAnsi="Arial" w:eastAsia="Arial" w:cs="Arial"/>
          <w:i/>
          <w:iCs/>
          <w:color w:val="000000"/>
          <w:sz w:val="20"/>
          <w:szCs w:val="20"/>
          <w:u w:val="single"/>
        </w:rPr>
        <w:t xml:space="preserve">re</w:t>
      </w:r>
      <w:r>
        <w:rPr>
          <w:rFonts w:ascii="Arial" w:hAnsi="Arial" w:eastAsia="Arial" w:cs="Arial"/>
          <w:i/>
          <w:iCs/>
          <w:color w:val="000000"/>
          <w:sz w:val="20"/>
          <w:szCs w:val="20"/>
          <w:u w:val="none"/>
        </w:rPr>
        <w:t xml:space="preserve">,</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land_ice</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land_surface</w:t>
      </w:r>
      <w:r>
        <w:rPr>
          <w:sz w:val="20"/>
          <w:szCs w:val="20"/>
        </w:rPr>
      </w:r>
      <w:r>
        <w:rPr>
          <w:sz w:val="20"/>
          <w:szCs w:val="20"/>
        </w:rPr>
      </w:r>
    </w:p>
    <w:p>
      <w:pPr>
        <w:pStyle w:val="2602"/>
        <w:numPr>
          <w:ilvl w:val="0"/>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prescribed_</w:t>
      </w:r>
      <w:r>
        <w:rPr>
          <w:b/>
          <w:bCs/>
          <w:sz w:val="20"/>
          <w:szCs w:val="20"/>
          <w:highlight w:val="none"/>
        </w:rPr>
        <w:t xml:space="preserve">components</w:t>
      </w:r>
      <w:r>
        <w:rPr>
          <w:b/>
          <w:bCs/>
          <w:sz w:val="20"/>
          <w:szCs w:val="20"/>
        </w:rPr>
      </w:r>
      <w:r>
        <w:rPr>
          <w:b/>
          <w:bCs/>
          <w:sz w:val="20"/>
          <w:szCs w:val="20"/>
        </w:rPr>
      </w:r>
    </w:p>
    <w:p>
      <w:pPr>
        <w:pStyle w:val="2602"/>
        <w:numPr>
          <w:ilvl w:val="1"/>
          <w:numId w:val="2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ins w:id="5" w:author="David Hassell" w:date="2025-02-04T21:59:59Z" oouserid="e42c3f48-66ba-4efd-805a-1ef7f6780645">
        <w:r>
          <w:rPr>
            <w:b w:val="0"/>
            <w:bCs w:val="0"/>
            <w:sz w:val="20"/>
            <w:szCs w:val="20"/>
            <w:highlight w:val="none"/>
          </w:rPr>
        </w:r>
      </w:ins>
      <w:r>
        <w:rPr>
          <w:b w:val="0"/>
          <w:bCs w:val="0"/>
          <w:sz w:val="20"/>
          <w:szCs w:val="20"/>
          <w:highlight w:val="none"/>
        </w:rPr>
        <w:t xml:space="preserve">The </w:t>
      </w:r>
      <w:r>
        <w:rPr>
          <w:b w:val="0"/>
          <w:bCs w:val="0"/>
          <w:sz w:val="20"/>
          <w:szCs w:val="20"/>
          <w:highlight w:val="none"/>
        </w:rPr>
        <w:t xml:space="preserve">components</w:t>
      </w:r>
      <w:r>
        <w:rPr>
          <w:b w:val="0"/>
          <w:bCs w:val="0"/>
          <w:sz w:val="20"/>
          <w:szCs w:val="20"/>
          <w:highlight w:val="none"/>
        </w:rPr>
        <w:t xml:space="preserve"> </w:t>
      </w:r>
      <w:r>
        <w:rPr>
          <w:sz w:val="20"/>
          <w:szCs w:val="20"/>
          <w:highlight w:val="none"/>
        </w:rPr>
        <w:t xml:space="preserve">that are represented in the top-level model with prescribed values.</w:t>
      </w:r>
      <w:r>
        <w:rPr>
          <w:sz w:val="20"/>
          <w:szCs w:val="20"/>
          <w:highlight w:val="none"/>
        </w:rPr>
      </w:r>
      <w:r>
        <w:rPr>
          <w:sz w:val="20"/>
          <w:szCs w:val="20"/>
          <w:highlight w:val="none"/>
        </w:rPr>
      </w:r>
    </w:p>
    <w:p>
      <w:pPr>
        <w:pStyle w:val="2602"/>
        <w:numPr>
          <w:ilvl w:val="1"/>
          <w:numId w:val="2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r>
      <w:r>
        <w:rPr>
          <w:rFonts w:ascii="Arial" w:hAnsi="Arial" w:eastAsia="Arial" w:cs="Arial"/>
          <w:color w:val="000000"/>
          <w:sz w:val="20"/>
          <w:szCs w:val="20"/>
          <w:u w:val="none"/>
        </w:rPr>
        <w:t xml:space="preserve">Taken from a standardised list: </w:t>
      </w:r>
      <w:r>
        <w:rPr>
          <w:rFonts w:ascii="Arial" w:hAnsi="Arial" w:eastAsia="Arial" w:cs="Arial"/>
          <w:color w:val="000000"/>
          <w:sz w:val="20"/>
          <w:szCs w:val="20"/>
          <w:u w:val="none"/>
        </w:rPr>
      </w:r>
      <w:hyperlink w:tooltip="#_7.1._compo" w:anchor="_7.1._compo" w:history="1">
        <w:r>
          <w:rPr>
            <w:rStyle w:val="2580"/>
            <w:rFonts w:ascii="Arial" w:hAnsi="Arial" w:eastAsia="Arial" w:cs="Arial"/>
            <w:b w:val="0"/>
            <w:bCs w:val="0"/>
            <w:i w:val="0"/>
            <w:iCs w:val="0"/>
            <w:sz w:val="20"/>
            <w:szCs w:val="20"/>
          </w:rPr>
          <w:t xml:space="preserve">7.1 (component CV)</w:t>
        </w:r>
      </w:hyperlink>
      <w:r>
        <w:rPr>
          <w:rFonts w:ascii="Arial" w:hAnsi="Arial" w:eastAsia="Arial" w:cs="Arial"/>
          <w:color w:val="000000"/>
          <w:sz w:val="20"/>
          <w:szCs w:val="20"/>
          <w:u w:val="none"/>
        </w:rPr>
        <w:t xml:space="preserve">.</w:t>
      </w:r>
      <w:r>
        <w:rPr>
          <w:sz w:val="20"/>
          <w:szCs w:val="20"/>
          <w:highlight w:val="none"/>
        </w:rPr>
      </w:r>
      <w:r>
        <w:rPr>
          <w:sz w:val="20"/>
          <w:szCs w:val="20"/>
          <w:highlight w:val="none"/>
        </w:rPr>
      </w:r>
    </w:p>
    <w:p>
      <w:pPr>
        <w:pStyle w:val="2602"/>
        <w:numPr>
          <w:ilvl w:val="1"/>
          <w:numId w:val="225"/>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sz w:val="20"/>
          <w:szCs w:val="20"/>
          <w:highlight w:val="none"/>
        </w:rPr>
        <w:t xml:space="preserve">These </w:t>
      </w:r>
      <w:r>
        <w:rPr>
          <w:sz w:val="20"/>
          <w:szCs w:val="20"/>
          <w:highlight w:val="none"/>
        </w:rPr>
        <w:t xml:space="preserve">components</w:t>
      </w:r>
      <w:r>
        <w:rPr>
          <w:sz w:val="20"/>
          <w:szCs w:val="20"/>
          <w:highlight w:val="none"/>
        </w:rPr>
        <w:t xml:space="preserve"> </w:t>
      </w:r>
      <w:r>
        <w:rPr>
          <w:sz w:val="20"/>
          <w:szCs w:val="20"/>
          <w:highlight w:val="none"/>
        </w:rPr>
        <w:t xml:space="preserve">are typically represented by constant or time varying values</w:t>
      </w:r>
      <w:r>
        <w:rPr>
          <w:sz w:val="20"/>
          <w:szCs w:val="20"/>
          <w:highlight w:val="none"/>
        </w:rPr>
        <w:t xml:space="preserve"> or fields</w:t>
      </w:r>
      <w:r>
        <w:rPr>
          <w:sz w:val="20"/>
          <w:szCs w:val="20"/>
          <w:highlight w:val="none"/>
        </w:rPr>
        <w:t xml:space="preserve"> that are </w:t>
      </w:r>
      <w:r>
        <w:rPr>
          <w:sz w:val="20"/>
          <w:szCs w:val="20"/>
          <w:highlight w:val="none"/>
        </w:rPr>
        <w:t xml:space="preserve">provided as input to the top-level model</w:t>
      </w:r>
      <w:r>
        <w:rPr>
          <w:b w:val="0"/>
          <w:bCs w:val="0"/>
          <w:sz w:val="20"/>
          <w:szCs w:val="20"/>
        </w:rPr>
        <w:t xml:space="preserve">.</w:t>
      </w:r>
      <w:r>
        <w:rPr>
          <w:b w:val="0"/>
          <w:bCs w:val="0"/>
          <w:sz w:val="20"/>
          <w:szCs w:val="20"/>
        </w:rPr>
      </w:r>
      <w:r>
        <w:rPr>
          <w:b w:val="0"/>
          <w:bCs w:val="0"/>
          <w:sz w:val="20"/>
          <w:szCs w:val="20"/>
        </w:rPr>
      </w:r>
    </w:p>
    <w:p>
      <w:pPr>
        <w:pStyle w:val="2602"/>
        <w:numPr>
          <w:ilvl w:val="1"/>
          <w:numId w:val="2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b w:val="0"/>
          <w:bCs w:val="0"/>
          <w:sz w:val="20"/>
          <w:szCs w:val="20"/>
          <w:highlight w:val="none"/>
        </w:rPr>
        <w:t xml:space="preserve">Omit if there are no prescribed components</w:t>
      </w:r>
      <w:r>
        <w:rPr>
          <w:b w:val="0"/>
          <w:bCs w:val="0"/>
          <w:sz w:val="20"/>
          <w:szCs w:val="20"/>
        </w:rPr>
        <w:t xml:space="preserve">.</w:t>
      </w:r>
      <w:r>
        <w:rPr>
          <w:sz w:val="20"/>
          <w:szCs w:val="20"/>
          <w:highlight w:val="none"/>
        </w:rPr>
      </w:r>
      <w:r>
        <w:rPr>
          <w:sz w:val="20"/>
          <w:szCs w:val="20"/>
          <w:highlight w:val="none"/>
        </w:rPr>
      </w:r>
    </w:p>
    <w:p>
      <w:pPr>
        <w:pStyle w:val="2602"/>
        <w:numPr>
          <w:ilvl w:val="1"/>
          <w:numId w:val="2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u w:val="none"/>
        </w:rPr>
      </w:pPr>
      <w:r>
        <w:rPr>
          <w:rFonts w:ascii="Arial" w:hAnsi="Arial" w:eastAsia="Arial" w:cs="Arial"/>
          <w:color w:val="000000"/>
          <w:sz w:val="20"/>
          <w:szCs w:val="20"/>
          <w:u w:val="none"/>
        </w:rPr>
        <w:t xml:space="preserve">E.g. </w:t>
      </w:r>
      <w:r>
        <w:rPr>
          <w:b w:val="0"/>
          <w:bCs w:val="0"/>
          <w:i/>
          <w:iCs/>
          <w:sz w:val="20"/>
          <w:szCs w:val="20"/>
          <w:highlight w:val="none"/>
          <w:u w:val="single"/>
        </w:rPr>
        <w:t xml:space="preserve">atm</w:t>
      </w:r>
      <w:r>
        <w:rPr>
          <w:b w:val="0"/>
          <w:bCs w:val="0"/>
          <w:i/>
          <w:iCs/>
          <w:sz w:val="20"/>
          <w:szCs w:val="20"/>
          <w:highlight w:val="none"/>
          <w:u w:val="single"/>
        </w:rPr>
        <w:t xml:space="preserve">os</w:t>
      </w:r>
      <w:r>
        <w:rPr>
          <w:i/>
          <w:iCs/>
          <w:sz w:val="20"/>
          <w:szCs w:val="20"/>
          <w:u w:val="single"/>
        </w:rPr>
        <w:t xml:space="preserve">p</w:t>
      </w:r>
      <w:r>
        <w:rPr>
          <w:i/>
          <w:iCs/>
          <w:sz w:val="20"/>
          <w:szCs w:val="20"/>
          <w:u w:val="single"/>
        </w:rPr>
        <w:t xml:space="preserve">heric_chemistry</w:t>
      </w:r>
      <w:r>
        <w:rPr>
          <w:i/>
          <w:iCs/>
          <w:sz w:val="20"/>
          <w:szCs w:val="20"/>
          <w:u w:val="none"/>
        </w:rPr>
        <w:t xml:space="preserve">, </w:t>
      </w:r>
      <w:r>
        <w:rPr>
          <w:i/>
          <w:iCs/>
          <w:sz w:val="20"/>
          <w:szCs w:val="20"/>
          <w:u w:val="single"/>
        </w:rPr>
        <w:t xml:space="preserve">ocean</w:t>
      </w:r>
      <w:r>
        <w:rPr>
          <w:i/>
          <w:iCs/>
          <w:sz w:val="20"/>
          <w:szCs w:val="20"/>
          <w:u w:val="none"/>
        </w:rPr>
        <w:t xml:space="preserve">, </w:t>
      </w:r>
      <w:r>
        <w:rPr>
          <w:i/>
          <w:iCs/>
          <w:sz w:val="20"/>
          <w:szCs w:val="20"/>
          <w:u w:val="single"/>
        </w:rPr>
        <w:t xml:space="preserve">sea_ice</w:t>
      </w:r>
      <w:r>
        <w:rPr>
          <w:sz w:val="20"/>
          <w:szCs w:val="20"/>
          <w:u w:val="none"/>
        </w:rPr>
      </w:r>
      <w:r>
        <w:rPr>
          <w:sz w:val="20"/>
          <w:szCs w:val="20"/>
          <w:u w:val="none"/>
        </w:rPr>
      </w:r>
    </w:p>
    <w:p>
      <w:pPr>
        <w:pStyle w:val="2602"/>
        <w:numPr>
          <w:ilvl w:val="0"/>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omitted_</w:t>
      </w:r>
      <w:r>
        <w:rPr>
          <w:b/>
          <w:bCs/>
          <w:sz w:val="20"/>
          <w:szCs w:val="20"/>
          <w:highlight w:val="none"/>
        </w:rPr>
        <w:t xml:space="preserve">components</w:t>
      </w:r>
      <w:r>
        <w:rPr>
          <w:b/>
          <w:bCs/>
          <w:sz w:val="20"/>
          <w:szCs w:val="20"/>
        </w:rPr>
      </w:r>
      <w:r>
        <w:rPr>
          <w:b/>
          <w:bCs/>
          <w:sz w:val="20"/>
          <w:szCs w:val="20"/>
        </w:rPr>
      </w:r>
    </w:p>
    <w:p>
      <w:pPr>
        <w:pStyle w:val="2602"/>
        <w:numPr>
          <w:ilvl w:val="1"/>
          <w:numId w:val="2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ins w:id="6" w:author="David Hassell" w:date="2025-02-04T21:58:16Z" oouserid="e42c3f48-66ba-4efd-805a-1ef7f6780645">
        <w:r>
          <w:rPr>
            <w:b w:val="0"/>
            <w:bCs w:val="0"/>
            <w:sz w:val="20"/>
            <w:szCs w:val="20"/>
            <w:highlight w:val="none"/>
            <w:rPrChange w:id="7" w:author="David Hassell" w:date="2025-02-04T21:58:20Z" oouserid="e42c3f48-66ba-4efd-805a-1ef7f6780645">
              <w:rPr>
                <w:b/>
                <w:bCs/>
                <w:highlight w:val="none"/>
              </w:rPr>
            </w:rPrChange>
          </w:rPr>
        </w:r>
      </w:ins>
      <w:r>
        <w:rPr>
          <w:b w:val="0"/>
          <w:bCs w:val="0"/>
          <w:sz w:val="20"/>
          <w:szCs w:val="20"/>
          <w:highlight w:val="none"/>
        </w:rPr>
        <w:t xml:space="preserve">The</w:t>
      </w:r>
      <w:r>
        <w:rPr>
          <w:b w:val="0"/>
          <w:bCs w:val="0"/>
          <w:sz w:val="20"/>
          <w:szCs w:val="20"/>
          <w:highlight w:val="none"/>
        </w:rPr>
        <w:t xml:space="preserve"> </w:t>
      </w:r>
      <w:r>
        <w:rPr>
          <w:sz w:val="20"/>
          <w:szCs w:val="20"/>
          <w:highlight w:val="none"/>
        </w:rPr>
        <w:t xml:space="preserve">components</w:t>
      </w:r>
      <w:r>
        <w:rPr>
          <w:sz w:val="20"/>
          <w:szCs w:val="20"/>
          <w:highlight w:val="none"/>
        </w:rPr>
        <w:t xml:space="preserve"> </w:t>
      </w:r>
      <w:r>
        <w:rPr>
          <w:sz w:val="20"/>
          <w:szCs w:val="20"/>
          <w:highlight w:val="none"/>
        </w:rPr>
        <w:t xml:space="preserve">that are wholly omitted from the top-level model.</w:t>
      </w:r>
      <w:r>
        <w:rPr>
          <w:sz w:val="20"/>
          <w:szCs w:val="20"/>
          <w:highlight w:val="none"/>
        </w:rPr>
      </w:r>
      <w:r>
        <w:rPr>
          <w:sz w:val="20"/>
          <w:szCs w:val="20"/>
          <w:highlight w:val="none"/>
        </w:rPr>
      </w:r>
    </w:p>
    <w:p>
      <w:pPr>
        <w:pStyle w:val="2602"/>
        <w:numPr>
          <w:ilvl w:val="1"/>
          <w:numId w:val="2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r>
      <w:r>
        <w:rPr>
          <w:rFonts w:ascii="Arial" w:hAnsi="Arial" w:eastAsia="Arial" w:cs="Arial"/>
          <w:color w:val="000000"/>
          <w:sz w:val="20"/>
          <w:szCs w:val="20"/>
          <w:u w:val="none"/>
        </w:rPr>
        <w:t xml:space="preserve">Taken from a standardised list: </w:t>
      </w:r>
      <w:r>
        <w:rPr>
          <w:sz w:val="20"/>
          <w:szCs w:val="20"/>
          <w:highlight w:val="none"/>
        </w:rPr>
      </w:r>
      <w:hyperlink w:tooltip="#_7.1._compo" w:anchor="_7.1._compo" w:history="1">
        <w:r>
          <w:rPr>
            <w:rStyle w:val="2580"/>
            <w:sz w:val="20"/>
            <w:szCs w:val="20"/>
            <w:highlight w:val="none"/>
          </w:rPr>
          <w:t xml:space="preserve">7.1 (component CV)</w:t>
        </w:r>
      </w:hyperlink>
      <w:r>
        <w:rPr>
          <w:sz w:val="20"/>
          <w:szCs w:val="20"/>
          <w:highlight w:val="none"/>
        </w:rPr>
        <w:t xml:space="preserve">.</w:t>
      </w:r>
      <w:r>
        <w:rPr>
          <w:sz w:val="20"/>
          <w:szCs w:val="20"/>
          <w:highlight w:val="none"/>
        </w:rPr>
      </w:r>
      <w:r>
        <w:rPr>
          <w:sz w:val="20"/>
          <w:szCs w:val="20"/>
          <w:highlight w:val="none"/>
        </w:rPr>
      </w:r>
    </w:p>
    <w:p>
      <w:pPr>
        <w:pStyle w:val="2602"/>
        <w:numPr>
          <w:ilvl w:val="1"/>
          <w:numId w:val="2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t xml:space="preserve">Omit if there are no omitted components.</w:t>
      </w:r>
      <w:r>
        <w:rPr>
          <w:sz w:val="20"/>
          <w:szCs w:val="20"/>
          <w:highlight w:val="none"/>
        </w:rPr>
      </w:r>
      <w:r>
        <w:rPr>
          <w:sz w:val="20"/>
          <w:szCs w:val="20"/>
          <w:highlight w:val="none"/>
        </w:rPr>
      </w:r>
    </w:p>
    <w:p>
      <w:pPr>
        <w:pStyle w:val="2602"/>
        <w:numPr>
          <w:ilvl w:val="1"/>
          <w:numId w:val="230"/>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r>
        <w:rPr>
          <w:sz w:val="20"/>
          <w:szCs w:val="20"/>
          <w:highlight w:val="none"/>
        </w:rPr>
      </w:r>
      <w:r>
        <w:rPr>
          <w:rFonts w:ascii="Arial" w:hAnsi="Arial" w:eastAsia="Arial" w:cs="Arial"/>
          <w:color w:val="000000"/>
          <w:sz w:val="20"/>
          <w:szCs w:val="20"/>
          <w:u w:val="none"/>
        </w:rPr>
        <w:t xml:space="preserve">E.g. </w:t>
      </w:r>
      <w:r>
        <w:rPr>
          <w:i/>
          <w:iCs/>
          <w:sz w:val="20"/>
          <w:szCs w:val="20"/>
          <w:u w:val="single"/>
        </w:rPr>
        <w:t xml:space="preserve">aerosol</w:t>
      </w:r>
      <w:r>
        <w:rPr>
          <w:i/>
          <w:iCs/>
          <w:sz w:val="20"/>
          <w:szCs w:val="20"/>
        </w:rPr>
        <w:t xml:space="preserve">, </w:t>
      </w:r>
      <w:r>
        <w:rPr>
          <w:i/>
          <w:iCs/>
          <w:sz w:val="20"/>
          <w:szCs w:val="20"/>
          <w:u w:val="single"/>
        </w:rPr>
        <w:t xml:space="preserve">ocean_biogeochemistry</w:t>
      </w:r>
      <w:r>
        <w:rPr>
          <w:b w:val="0"/>
          <w:bCs w:val="0"/>
          <w:sz w:val="20"/>
          <w:szCs w:val="20"/>
          <w:highlight w:val="none"/>
        </w:rPr>
      </w:r>
      <w:r>
        <w:rPr>
          <w:b w:val="0"/>
          <w:bCs w:val="0"/>
          <w:sz w:val="20"/>
          <w:szCs w:val="20"/>
          <w:highlight w:val="none"/>
        </w:rPr>
      </w:r>
    </w:p>
    <w:p>
      <w:pPr>
        <w:pStyle w:val="2602"/>
        <w:numPr>
          <w:ilvl w:val="0"/>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description</w:t>
      </w:r>
      <w:r>
        <w:rPr>
          <w:b/>
          <w:bCs/>
          <w:sz w:val="20"/>
          <w:szCs w:val="20"/>
        </w:rPr>
      </w:r>
      <w:r>
        <w:rPr>
          <w:b/>
          <w:bCs/>
          <w:sz w:val="20"/>
          <w:szCs w:val="20"/>
        </w:rPr>
      </w:r>
    </w:p>
    <w:p>
      <w:pPr>
        <w:pStyle w:val="2602"/>
        <w:numPr>
          <w:ilvl w:val="1"/>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r>
      <w:r>
        <w:rPr>
          <w:rFonts w:ascii="Arial" w:hAnsi="Arial" w:eastAsia="Arial" w:cs="Arial"/>
          <w:color w:val="000000"/>
          <w:sz w:val="20"/>
          <w:szCs w:val="20"/>
          <w:u w:val="none"/>
        </w:rPr>
        <w:t xml:space="preserve">A scientific overview of the top-level model</w:t>
      </w:r>
      <w:r>
        <w:rPr>
          <w:rFonts w:ascii="Arial" w:hAnsi="Arial" w:eastAsia="Arial" w:cs="Arial"/>
          <w:color w:val="000000"/>
          <w:sz w:val="20"/>
          <w:szCs w:val="20"/>
          <w:highlight w:val="white"/>
          <w:u w:val="none"/>
        </w:rPr>
        <w:t xml:space="preserve">.</w:t>
      </w:r>
      <w:r>
        <w:rPr>
          <w:sz w:val="20"/>
          <w:szCs w:val="20"/>
        </w:rPr>
      </w:r>
      <w:r>
        <w:rPr>
          <w:sz w:val="20"/>
          <w:szCs w:val="20"/>
        </w:rPr>
      </w:r>
    </w:p>
    <w:p>
      <w:pPr>
        <w:pStyle w:val="2602"/>
        <w:numPr>
          <w:ilvl w:val="1"/>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t xml:space="preserve">The description should include a brief mention of all </w:t>
      </w:r>
      <w:r>
        <w:rPr>
          <w:sz w:val="20"/>
          <w:szCs w:val="20"/>
          <w:highlight w:val="none"/>
        </w:rPr>
        <w:t xml:space="preserve">the </w:t>
      </w:r>
      <w:r>
        <w:rPr>
          <w:sz w:val="20"/>
          <w:szCs w:val="20"/>
          <w:highlight w:val="none"/>
        </w:rPr>
        <w:t xml:space="preserve">components </w:t>
      </w:r>
      <w:r>
        <w:rPr>
          <w:sz w:val="20"/>
          <w:szCs w:val="20"/>
          <w:highlight w:val="none"/>
        </w:rPr>
        <w:t xml:space="preserve">listed </w:t>
      </w:r>
      <w:r>
        <w:rPr>
          <w:sz w:val="20"/>
          <w:szCs w:val="20"/>
          <w:highlight w:val="none"/>
        </w:rPr>
        <w:t xml:space="preserve">in the </w:t>
      </w:r>
      <w:r>
        <w:rPr>
          <w:rFonts w:ascii="Arial" w:hAnsi="Arial" w:eastAsia="Arial" w:cs="Arial"/>
          <w:color w:val="000000"/>
          <w:sz w:val="20"/>
          <w:szCs w:val="20"/>
          <w:u w:val="none"/>
        </w:rPr>
      </w:r>
      <w:hyperlink w:tooltip="#_7.1._Model" w:anchor="_7.1._compo" w:history="1">
        <w:r>
          <w:rPr>
            <w:rStyle w:val="2580"/>
            <w:rFonts w:ascii="Arial" w:hAnsi="Arial" w:eastAsia="Arial" w:cs="Arial"/>
            <w:b w:val="0"/>
            <w:bCs w:val="0"/>
            <w:i w:val="0"/>
            <w:iCs w:val="0"/>
            <w:sz w:val="20"/>
            <w:szCs w:val="20"/>
          </w:rPr>
          <w:t xml:space="preserve">7.1 (component CV)</w:t>
        </w:r>
      </w:hyperlink>
      <w:r>
        <w:rPr>
          <w:sz w:val="20"/>
          <w:szCs w:val="20"/>
          <w:highlight w:val="none"/>
        </w:rPr>
        <w:t xml:space="preserve">, whether dynamically simulated, prescribed, or omitted.</w:t>
      </w:r>
      <w:r>
        <w:rPr>
          <w:sz w:val="20"/>
          <w:szCs w:val="20"/>
          <w:highlight w:val="none"/>
        </w:rPr>
      </w:r>
      <w:r>
        <w:rPr>
          <w:sz w:val="20"/>
          <w:szCs w:val="20"/>
          <w:highlight w:val="none"/>
        </w:rPr>
      </w:r>
    </w:p>
    <w:p>
      <w:pPr>
        <w:pStyle w:val="2602"/>
        <w:numPr>
          <w:ilvl w:val="1"/>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Dynamically simulated </w:t>
      </w:r>
      <w:r>
        <w:rPr>
          <w:sz w:val="20"/>
          <w:szCs w:val="20"/>
          <w:highlight w:val="none"/>
        </w:rPr>
        <w:t xml:space="preserve">components</w:t>
      </w:r>
      <w:r>
        <w:rPr>
          <w:sz w:val="20"/>
          <w:szCs w:val="20"/>
          <w:highlight w:val="none"/>
        </w:rPr>
        <w:t xml:space="preserve">, listed by the </w:t>
      </w:r>
      <w:r>
        <w:rPr>
          <w:b/>
          <w:bCs/>
          <w:sz w:val="20"/>
          <w:szCs w:val="20"/>
          <w:highlight w:val="none"/>
        </w:rPr>
        <w:t xml:space="preserve">dynamic_</w:t>
      </w:r>
      <w:r>
        <w:rPr>
          <w:b/>
          <w:bCs/>
          <w:sz w:val="20"/>
          <w:szCs w:val="20"/>
          <w:highlight w:val="none"/>
        </w:rPr>
        <w:t xml:space="preserve">components</w:t>
      </w:r>
      <w:r>
        <w:rPr>
          <w:b/>
          <w:bCs/>
          <w:sz w:val="20"/>
          <w:szCs w:val="20"/>
          <w:highlight w:val="none"/>
        </w:rPr>
        <w:t xml:space="preserve"> </w:t>
      </w:r>
      <w:r>
        <w:rPr>
          <w:sz w:val="20"/>
          <w:szCs w:val="20"/>
          <w:highlight w:val="none"/>
        </w:rPr>
        <w:t xml:space="preserve">property,</w:t>
      </w:r>
      <w:r>
        <w:rPr>
          <w:sz w:val="20"/>
          <w:szCs w:val="20"/>
          <w:highlight w:val="none"/>
        </w:rPr>
        <w:t xml:space="preserve"> are described elsewhere, </w:t>
      </w:r>
      <w:r>
        <w:rPr>
          <w:sz w:val="20"/>
          <w:szCs w:val="20"/>
          <w:highlight w:val="none"/>
        </w:rPr>
        <w:t xml:space="preserve">see section </w:t>
      </w:r>
      <w:hyperlink w:tooltip="#_3.__Model_" w:anchor="_3.__Model_" w:history="1">
        <w:r>
          <w:rPr>
            <w:rStyle w:val="2580"/>
            <w:sz w:val="20"/>
            <w:szCs w:val="20"/>
            <w:highlight w:val="none"/>
          </w:rPr>
          <w:t xml:space="preserve">3 (Model components)</w:t>
        </w:r>
      </w:hyperlink>
      <w:r>
        <w:rPr>
          <w:sz w:val="20"/>
          <w:szCs w:val="20"/>
          <w:highlight w:val="none"/>
        </w:rPr>
        <w:t xml:space="preserve">, so only a very short, high-level overview is required in this description</w:t>
      </w:r>
      <w:r>
        <w:rPr>
          <w:sz w:val="20"/>
          <w:szCs w:val="20"/>
          <w:highlight w:val="none"/>
        </w:rPr>
        <w:t xml:space="preserve">.</w:t>
      </w:r>
      <w:r>
        <w:rPr>
          <w:sz w:val="20"/>
          <w:szCs w:val="20"/>
          <w:highlight w:val="none"/>
        </w:rPr>
        <w:t xml:space="preserve"> For instance “</w:t>
      </w:r>
      <w:r>
        <w:rPr>
          <w:i/>
          <w:iCs/>
          <w:sz w:val="20"/>
          <w:szCs w:val="20"/>
        </w:rPr>
        <w:t xml:space="preserve">The model includes a global process-based model of the land surface and the terrestrial biosphere that calculates water, energy, and carbon fluxes between the surface and the atmosphere</w:t>
      </w:r>
      <w:r>
        <w:rPr>
          <w:sz w:val="20"/>
          <w:szCs w:val="20"/>
        </w:rPr>
        <w:t xml:space="preserve">”, and this description should also include the component’s name, if appro</w:t>
      </w:r>
      <w:r>
        <w:rPr>
          <w:sz w:val="20"/>
          <w:szCs w:val="20"/>
        </w:rPr>
        <w:t xml:space="preserve">p</w:t>
      </w:r>
      <w:r>
        <w:rPr>
          <w:sz w:val="20"/>
          <w:szCs w:val="20"/>
        </w:rPr>
        <w:t xml:space="preserve">riate.</w:t>
      </w:r>
      <w:r>
        <w:rPr>
          <w:sz w:val="20"/>
          <w:szCs w:val="20"/>
        </w:rPr>
      </w:r>
      <w:r>
        <w:rPr>
          <w:sz w:val="20"/>
          <w:szCs w:val="20"/>
        </w:rPr>
      </w:r>
    </w:p>
    <w:p>
      <w:pPr>
        <w:pStyle w:val="2602"/>
        <w:numPr>
          <w:ilvl w:val="1"/>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t xml:space="preserve">Prescribed </w:t>
      </w:r>
      <w:r>
        <w:rPr>
          <w:sz w:val="20"/>
          <w:szCs w:val="20"/>
          <w:highlight w:val="none"/>
        </w:rPr>
        <w:t xml:space="preserve">components, </w:t>
      </w:r>
      <w:r>
        <w:rPr>
          <w:sz w:val="20"/>
          <w:szCs w:val="20"/>
          <w:highlight w:val="none"/>
        </w:rPr>
        <w:t xml:space="preserve">listed by the </w:t>
      </w:r>
      <w:r>
        <w:rPr>
          <w:b/>
          <w:bCs/>
          <w:sz w:val="20"/>
          <w:szCs w:val="20"/>
          <w:highlight w:val="none"/>
        </w:rPr>
        <w:t xml:space="preserve">prescribed_</w:t>
      </w:r>
      <w:r>
        <w:rPr>
          <w:b/>
          <w:bCs/>
          <w:sz w:val="20"/>
          <w:szCs w:val="20"/>
          <w:highlight w:val="none"/>
        </w:rPr>
        <w:t xml:space="preserve">components</w:t>
      </w:r>
      <w:r>
        <w:rPr>
          <w:b/>
          <w:bCs/>
          <w:sz w:val="20"/>
          <w:szCs w:val="20"/>
          <w:highlight w:val="none"/>
        </w:rPr>
        <w:t xml:space="preserve"> </w:t>
      </w:r>
      <w:r>
        <w:rPr>
          <w:sz w:val="20"/>
          <w:szCs w:val="20"/>
          <w:highlight w:val="none"/>
        </w:rPr>
        <w:t xml:space="preserve">property, </w:t>
      </w:r>
      <w:r>
        <w:rPr>
          <w:sz w:val="20"/>
          <w:szCs w:val="20"/>
          <w:highlight w:val="none"/>
        </w:rPr>
        <w:t xml:space="preserve">are not described elsewhere</w:t>
      </w:r>
      <w:r>
        <w:rPr>
          <w:sz w:val="20"/>
          <w:szCs w:val="20"/>
          <w:highlight w:val="none"/>
        </w:rPr>
        <w:t xml:space="preserve">, so information on how they are treated </w:t>
      </w:r>
      <w:r>
        <w:rPr>
          <w:sz w:val="20"/>
          <w:szCs w:val="20"/>
          <w:highlight w:val="none"/>
        </w:rPr>
        <w:t xml:space="preserve">should be </w:t>
      </w:r>
      <w:r>
        <w:rPr>
          <w:sz w:val="20"/>
          <w:szCs w:val="20"/>
          <w:highlight w:val="none"/>
        </w:rPr>
        <w:t xml:space="preserve">incl</w:t>
      </w:r>
      <w:r>
        <w:rPr>
          <w:sz w:val="20"/>
          <w:szCs w:val="20"/>
          <w:highlight w:val="none"/>
        </w:rPr>
        <w:t xml:space="preserve">uded</w:t>
      </w:r>
      <w:r>
        <w:rPr>
          <w:sz w:val="20"/>
          <w:szCs w:val="20"/>
          <w:highlight w:val="none"/>
        </w:rPr>
        <w:t xml:space="preserve"> in</w:t>
      </w:r>
      <w:r>
        <w:rPr>
          <w:sz w:val="20"/>
          <w:szCs w:val="20"/>
          <w:highlight w:val="none"/>
        </w:rPr>
        <w:t xml:space="preserve"> the description. For instance</w:t>
      </w:r>
      <w:r>
        <w:rPr>
          <w:sz w:val="20"/>
          <w:szCs w:val="20"/>
          <w:highlight w:val="none"/>
        </w:rPr>
        <w:t xml:space="preserve"> “</w:t>
      </w:r>
      <w:r>
        <w:rPr>
          <w:i/>
          <w:iCs/>
          <w:sz w:val="20"/>
          <w:szCs w:val="20"/>
          <w:highlight w:val="none"/>
        </w:rPr>
        <w:t xml:space="preserve">The model requires that a monthly mean, zonally averaged ozone field be prescribed because the model does not include an </w:t>
      </w:r>
      <w:r>
        <w:rPr>
          <w:i/>
          <w:iCs/>
          <w:sz w:val="20"/>
          <w:szCs w:val="20"/>
          <w:highlight w:val="none"/>
        </w:rPr>
        <w:t xml:space="preserve">interactive </w:t>
      </w:r>
      <w:r>
        <w:rPr>
          <w:i/>
          <w:iCs/>
          <w:sz w:val="20"/>
          <w:szCs w:val="20"/>
          <w:highlight w:val="none"/>
        </w:rPr>
        <w:t xml:space="preserve">atmospheric chemistry component</w:t>
      </w:r>
      <w:r>
        <w:rPr>
          <w:sz w:val="20"/>
          <w:szCs w:val="20"/>
          <w:highlight w:val="none"/>
        </w:rPr>
        <w:t xml:space="preserve">”.</w:t>
      </w:r>
      <w:r>
        <w:rPr>
          <w:sz w:val="20"/>
          <w:szCs w:val="20"/>
          <w:highlight w:val="none"/>
        </w:rPr>
      </w:r>
      <w:r>
        <w:rPr>
          <w:sz w:val="20"/>
          <w:szCs w:val="20"/>
          <w:highlight w:val="none"/>
        </w:rPr>
      </w:r>
    </w:p>
    <w:p>
      <w:pPr>
        <w:pStyle w:val="2602"/>
        <w:numPr>
          <w:ilvl w:val="1"/>
          <w:numId w:val="2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t xml:space="preserve">Components</w:t>
      </w:r>
      <w:r>
        <w:rPr>
          <w:sz w:val="20"/>
          <w:szCs w:val="20"/>
          <w:highlight w:val="none"/>
        </w:rPr>
        <w:t xml:space="preserve"> </w:t>
      </w:r>
      <w:r>
        <w:rPr>
          <w:sz w:val="20"/>
          <w:szCs w:val="20"/>
          <w:highlight w:val="none"/>
        </w:rPr>
        <w:t xml:space="preserve">that are</w:t>
      </w:r>
      <w:r>
        <w:rPr>
          <w:sz w:val="20"/>
          <w:szCs w:val="20"/>
          <w:highlight w:val="none"/>
        </w:rPr>
        <w:t xml:space="preserve"> wholly omitted, </w:t>
      </w:r>
      <w:r>
        <w:rPr>
          <w:sz w:val="20"/>
          <w:szCs w:val="20"/>
          <w:highlight w:val="none"/>
        </w:rPr>
        <w:t xml:space="preserve">listed by the </w:t>
      </w:r>
      <w:r>
        <w:rPr>
          <w:b/>
          <w:bCs/>
          <w:sz w:val="20"/>
          <w:szCs w:val="20"/>
          <w:highlight w:val="none"/>
        </w:rPr>
        <w:t xml:space="preserve">omitted_</w:t>
      </w:r>
      <w:r>
        <w:rPr>
          <w:b/>
          <w:bCs/>
          <w:sz w:val="20"/>
          <w:szCs w:val="20"/>
          <w:highlight w:val="none"/>
        </w:rPr>
        <w:t xml:space="preserve">components</w:t>
      </w:r>
      <w:r>
        <w:rPr>
          <w:b/>
          <w:bCs/>
          <w:sz w:val="20"/>
          <w:szCs w:val="20"/>
          <w:highlight w:val="none"/>
        </w:rPr>
        <w:t xml:space="preserve"> </w:t>
      </w:r>
      <w:r>
        <w:rPr>
          <w:sz w:val="20"/>
          <w:szCs w:val="20"/>
          <w:highlight w:val="none"/>
        </w:rPr>
        <w:t xml:space="preserve">property,</w:t>
      </w:r>
      <w:r>
        <w:rPr>
          <w:sz w:val="20"/>
          <w:szCs w:val="20"/>
          <w:highlight w:val="none"/>
        </w:rPr>
        <w:t xml:space="preserve"> must be noted as such. For instance, </w:t>
      </w:r>
      <w:r>
        <w:rPr>
          <w:sz w:val="20"/>
          <w:szCs w:val="20"/>
          <w:highlight w:val="none"/>
        </w:rPr>
        <w:t xml:space="preserve">“</w:t>
      </w:r>
      <w:r>
        <w:rPr>
          <w:i/>
          <w:iCs/>
          <w:sz w:val="20"/>
          <w:szCs w:val="20"/>
          <w:highlight w:val="none"/>
        </w:rPr>
        <w:t xml:space="preserve">The model has no treatment of </w:t>
      </w:r>
      <w:r>
        <w:rPr>
          <w:i/>
          <w:iCs/>
          <w:sz w:val="20"/>
          <w:szCs w:val="20"/>
          <w:highlight w:val="none"/>
        </w:rPr>
        <w:t xml:space="preserve">atmospheric chemistry</w:t>
      </w:r>
      <w:r>
        <w:rPr>
          <w:sz w:val="20"/>
          <w:szCs w:val="20"/>
          <w:highlight w:val="none"/>
        </w:rPr>
        <w:t xml:space="preserve">”</w:t>
      </w:r>
      <w:r>
        <w:rPr>
          <w:sz w:val="20"/>
          <w:szCs w:val="20"/>
          <w:highlight w:val="none"/>
        </w:rPr>
        <w:t xml:space="preserve">.</w:t>
      </w:r>
      <w:r>
        <w:rPr>
          <w:sz w:val="20"/>
          <w:szCs w:val="20"/>
          <w:highlight w:val="none"/>
        </w:rPr>
      </w:r>
      <w:r>
        <w:rPr>
          <w:sz w:val="20"/>
          <w:szCs w:val="20"/>
          <w:highlight w:val="none"/>
        </w:rPr>
      </w:r>
    </w:p>
    <w:p>
      <w:pPr>
        <w:pStyle w:val="2602"/>
        <w:numPr>
          <w:ilvl w:val="0"/>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del w:id="8" w:author="David Hassell" w:date="2025-02-03T18:26:03Z" oouserid="e42c3f48-66ba-4efd-805a-1ef7f6780645">
        <w:r>
          <w:rPr>
            <w:rFonts w:ascii="Arial" w:hAnsi="Arial" w:eastAsia="Arial" w:cs="Arial"/>
            <w:color w:val="000000"/>
            <w:sz w:val="20"/>
            <w:szCs w:val="20"/>
            <w:highlight w:val="white"/>
            <w:u w:val="none"/>
          </w:rPr>
        </w:r>
      </w:del>
      <w:r>
        <w:rPr>
          <w:rFonts w:ascii="Arial" w:hAnsi="Arial" w:eastAsia="Arial" w:cs="Arial"/>
          <w:b/>
          <w:bCs/>
          <w:color w:val="000000"/>
          <w:sz w:val="20"/>
          <w:szCs w:val="20"/>
          <w:u w:val="none"/>
        </w:rPr>
        <w:t xml:space="preserve">calendar</w:t>
      </w:r>
      <w:r>
        <w:rPr>
          <w:b/>
          <w:bCs/>
          <w:sz w:val="20"/>
          <w:szCs w:val="20"/>
        </w:rPr>
      </w:r>
      <w:r>
        <w:rPr>
          <w:b/>
          <w:bCs/>
          <w:sz w:val="20"/>
          <w:szCs w:val="20"/>
        </w:rPr>
      </w:r>
    </w:p>
    <w:p>
      <w:pPr>
        <w:pStyle w:val="2602"/>
        <w:numPr>
          <w:ilvl w:val="1"/>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w:t>
      </w:r>
      <w:r>
        <w:rPr>
          <w:rFonts w:ascii="Arial" w:hAnsi="Arial" w:eastAsia="Arial" w:cs="Arial"/>
          <w:color w:val="000000"/>
          <w:sz w:val="20"/>
          <w:szCs w:val="20"/>
          <w:u w:val="none"/>
        </w:rPr>
        <w:t xml:space="preserve">calendar, or </w:t>
      </w:r>
      <w:r>
        <w:rPr>
          <w:rFonts w:ascii="Arial" w:hAnsi="Arial" w:eastAsia="Arial" w:cs="Arial"/>
          <w:color w:val="000000"/>
          <w:sz w:val="20"/>
          <w:szCs w:val="20"/>
          <w:u w:val="none"/>
        </w:rPr>
        <w:t xml:space="preserve">calendars</w:t>
      </w:r>
      <w:r>
        <w:rPr>
          <w:rFonts w:ascii="Arial" w:hAnsi="Arial" w:eastAsia="Arial" w:cs="Arial"/>
          <w:color w:val="000000"/>
          <w:sz w:val="20"/>
          <w:szCs w:val="20"/>
          <w:u w:val="none"/>
        </w:rPr>
        <w:t xml:space="preserve">,</w:t>
      </w:r>
      <w:r>
        <w:rPr>
          <w:rFonts w:ascii="Arial" w:hAnsi="Arial" w:eastAsia="Arial" w:cs="Arial"/>
          <w:color w:val="000000"/>
          <w:sz w:val="20"/>
          <w:szCs w:val="20"/>
          <w:u w:val="none"/>
        </w:rPr>
        <w:t xml:space="preserve"> that define which dates are permitted in the top-level model.</w:t>
      </w:r>
      <w:r>
        <w:rPr>
          <w:sz w:val="20"/>
          <w:szCs w:val="20"/>
        </w:rPr>
      </w:r>
      <w:r>
        <w:rPr>
          <w:sz w:val="20"/>
          <w:szCs w:val="20"/>
        </w:rPr>
      </w:r>
    </w:p>
    <w:p>
      <w:pPr>
        <w:pStyle w:val="2602"/>
        <w:numPr>
          <w:ilvl w:val="1"/>
          <w:numId w:val="29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r>
        <w:rPr>
          <w:rFonts w:ascii="Arial" w:hAnsi="Arial" w:eastAsia="Arial" w:cs="Arial"/>
          <w:sz w:val="20"/>
          <w:szCs w:val="20"/>
        </w:rPr>
      </w:r>
      <w:hyperlink w:tooltip="#_7.2._calen" w:anchor="_7.2._calen" w:history="1">
        <w:r>
          <w:rPr>
            <w:rStyle w:val="2580"/>
            <w:rFonts w:ascii="Arial" w:hAnsi="Arial" w:eastAsia="Arial" w:cs="Arial"/>
            <w:sz w:val="20"/>
            <w:szCs w:val="20"/>
          </w:rPr>
          <w:t xml:space="preserve">7.2 (calendar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7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b/>
          <w:bCs/>
          <w:i/>
          <w:iCs/>
          <w:color w:val="000000"/>
          <w:sz w:val="20"/>
          <w:szCs w:val="20"/>
          <w:u w:val="none"/>
        </w:rPr>
        <w:t xml:space="preserve">Note for CMIP7</w:t>
      </w:r>
      <w:r>
        <w:rPr>
          <w:rFonts w:ascii="Arial" w:hAnsi="Arial" w:eastAsia="Arial" w:cs="Arial"/>
          <w:i/>
          <w:iCs/>
          <w:color w:val="000000"/>
          <w:sz w:val="20"/>
          <w:szCs w:val="20"/>
          <w:u w:val="none"/>
        </w:rPr>
        <w:t xml:space="preserve">: O</w:t>
      </w:r>
      <w:r>
        <w:rPr>
          <w:rFonts w:ascii="Arial" w:hAnsi="Arial" w:eastAsia="Arial" w:cs="Arial"/>
          <w:i/>
          <w:iCs/>
          <w:color w:val="000000"/>
          <w:sz w:val="20"/>
          <w:szCs w:val="20"/>
          <w:u w:val="none"/>
        </w:rPr>
        <w:t xml:space="preserve">nly </w:t>
      </w:r>
      <w:r>
        <w:rPr>
          <w:i/>
          <w:iCs/>
          <w:sz w:val="20"/>
          <w:szCs w:val="20"/>
        </w:rPr>
        <w:t xml:space="preserve">the set of calendars that are adopted in CMIP7 simulations should be provided, </w:t>
      </w:r>
      <w:r>
        <w:rPr>
          <w:rFonts w:ascii="Arial" w:hAnsi="Arial" w:eastAsia="Arial" w:cs="Arial"/>
          <w:i/>
          <w:iCs/>
          <w:color w:val="000000"/>
          <w:sz w:val="20"/>
          <w:szCs w:val="20"/>
          <w:u w:val="none"/>
        </w:rPr>
        <w:t xml:space="preserve">identifying which calendar is most commonly </w:t>
      </w:r>
      <w:r>
        <w:rPr>
          <w:rFonts w:ascii="Arial" w:hAnsi="Arial" w:eastAsia="Arial" w:cs="Arial"/>
          <w:i/>
          <w:iCs/>
          <w:color w:val="000000"/>
          <w:sz w:val="20"/>
          <w:szCs w:val="20"/>
          <w:u w:val="none"/>
        </w:rPr>
        <w:t xml:space="preserve">used by</w:t>
      </w:r>
      <w:r>
        <w:rPr>
          <w:rFonts w:ascii="Arial" w:hAnsi="Arial" w:eastAsia="Arial" w:cs="Arial"/>
          <w:i/>
          <w:iCs/>
          <w:color w:val="000000"/>
          <w:sz w:val="20"/>
          <w:szCs w:val="20"/>
          <w:u w:val="none"/>
        </w:rPr>
        <w:t xml:space="preserve"> listing it first.</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none"/>
        </w:rPr>
        <w:t xml:space="preserve">For instanc</w:t>
      </w:r>
      <w:r>
        <w:rPr>
          <w:rFonts w:ascii="Arial" w:hAnsi="Arial" w:eastAsia="Arial" w:cs="Arial"/>
          <w:i/>
          <w:iCs/>
          <w:color w:val="000000"/>
          <w:sz w:val="20"/>
          <w:szCs w:val="20"/>
          <w:u w:val="none"/>
        </w:rPr>
        <w:t xml:space="preserve">e, if </w:t>
      </w:r>
      <w:r>
        <w:rPr>
          <w:rFonts w:ascii="Arial" w:hAnsi="Arial" w:eastAsia="Arial" w:cs="Arial"/>
          <w:i/>
          <w:iCs/>
          <w:color w:val="000000"/>
          <w:sz w:val="20"/>
          <w:szCs w:val="20"/>
          <w:u w:val="single"/>
        </w:rPr>
        <w:t xml:space="preserve">standard</w:t>
      </w:r>
      <w:r>
        <w:rPr>
          <w:rFonts w:ascii="Arial" w:hAnsi="Arial" w:eastAsia="Arial" w:cs="Arial"/>
          <w:i/>
          <w:iCs/>
          <w:color w:val="000000"/>
          <w:sz w:val="20"/>
          <w:szCs w:val="20"/>
          <w:u w:val="none"/>
        </w:rPr>
        <w:t xml:space="preserve"> applies for historical and future simulations and </w:t>
      </w:r>
      <w:r>
        <w:rPr>
          <w:rFonts w:ascii="Arial" w:hAnsi="Arial" w:eastAsia="Arial" w:cs="Arial"/>
          <w:i/>
          <w:iCs/>
          <w:color w:val="000000"/>
          <w:sz w:val="20"/>
          <w:szCs w:val="20"/>
          <w:u w:val="single"/>
        </w:rPr>
        <w:t xml:space="preserve">365_day</w:t>
      </w:r>
      <w:r>
        <w:rPr>
          <w:rFonts w:ascii="Arial" w:hAnsi="Arial" w:eastAsia="Arial" w:cs="Arial"/>
          <w:i/>
          <w:iCs/>
          <w:color w:val="000000"/>
          <w:sz w:val="20"/>
          <w:szCs w:val="20"/>
          <w:u w:val="none"/>
        </w:rPr>
        <w:t xml:space="preserve"> f</w:t>
      </w:r>
      <w:r>
        <w:rPr>
          <w:rFonts w:ascii="Arial" w:hAnsi="Arial" w:eastAsia="Arial" w:cs="Arial"/>
          <w:i/>
          <w:iCs/>
          <w:color w:val="000000"/>
          <w:sz w:val="20"/>
          <w:szCs w:val="20"/>
          <w:u w:val="none"/>
        </w:rPr>
        <w:t xml:space="preserve">or paleo-experiments, then</w:t>
      </w:r>
      <w:r>
        <w:rPr>
          <w:rFonts w:ascii="Arial" w:hAnsi="Arial" w:eastAsia="Arial" w:cs="Arial"/>
          <w:i/>
          <w:iCs/>
          <w:color w:val="000000"/>
          <w:sz w:val="20"/>
          <w:szCs w:val="20"/>
          <w:u w:val="none"/>
        </w:rPr>
        <w:t xml:space="preserve"> calendar would be set to </w:t>
      </w:r>
      <w:r>
        <w:rPr>
          <w:rFonts w:ascii="Arial" w:hAnsi="Arial" w:eastAsia="Arial" w:cs="Arial"/>
          <w:i/>
          <w:iCs/>
          <w:color w:val="000000"/>
          <w:sz w:val="20"/>
          <w:szCs w:val="20"/>
          <w:u w:val="single"/>
        </w:rPr>
        <w:t xml:space="preserve">standard</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3</w:t>
      </w:r>
      <w:r>
        <w:rPr>
          <w:rFonts w:ascii="Arial" w:hAnsi="Arial" w:eastAsia="Arial" w:cs="Arial"/>
          <w:i/>
          <w:iCs/>
          <w:color w:val="000000"/>
          <w:sz w:val="20"/>
          <w:szCs w:val="20"/>
          <w:u w:val="single"/>
        </w:rPr>
        <w:t xml:space="preserve">65</w:t>
      </w:r>
      <w:r>
        <w:rPr>
          <w:rFonts w:ascii="Arial" w:hAnsi="Arial" w:eastAsia="Arial" w:cs="Arial"/>
          <w:i/>
          <w:iCs/>
          <w:color w:val="000000"/>
          <w:sz w:val="20"/>
          <w:szCs w:val="20"/>
          <w:u w:val="single"/>
        </w:rPr>
        <w:t xml:space="preserve">_day</w:t>
      </w:r>
      <w:r>
        <w:rPr>
          <w:rFonts w:ascii="Arial" w:hAnsi="Arial" w:eastAsia="Arial" w:cs="Arial"/>
          <w:i w:val="0"/>
          <w:iCs w:val="0"/>
          <w:color w:val="000000"/>
          <w:sz w:val="20"/>
          <w:szCs w:val="20"/>
          <w:u w:val="none"/>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212"/>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i w:val="0"/>
          <w:iCs w:val="0"/>
          <w:color w:val="000000"/>
          <w:sz w:val="20"/>
          <w:szCs w:val="20"/>
          <w:u w:val="none"/>
        </w:rPr>
        <w:t xml:space="preserve">E.</w:t>
      </w:r>
      <w:r>
        <w:rPr>
          <w:rFonts w:ascii="Arial" w:hAnsi="Arial" w:eastAsia="Arial" w:cs="Arial"/>
          <w:color w:val="000000"/>
          <w:sz w:val="20"/>
          <w:szCs w:val="20"/>
          <w:u w:val="none"/>
        </w:rPr>
        <w:t xml:space="preserve">g. </w:t>
      </w:r>
      <w:r>
        <w:rPr>
          <w:rFonts w:ascii="Arial" w:hAnsi="Arial" w:eastAsia="Arial" w:cs="Arial"/>
          <w:i/>
          <w:color w:val="000000"/>
          <w:sz w:val="20"/>
          <w:szCs w:val="20"/>
          <w:u w:val="single"/>
        </w:rPr>
        <w:t xml:space="preserve">360_day</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212"/>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E.g. </w:t>
      </w:r>
      <w:r>
        <w:rPr>
          <w:rFonts w:ascii="Arial" w:hAnsi="Arial" w:eastAsia="Arial" w:cs="Arial"/>
          <w:i/>
          <w:iCs/>
          <w:color w:val="000000"/>
          <w:sz w:val="20"/>
          <w:szCs w:val="20"/>
          <w:u w:val="single"/>
        </w:rPr>
        <w:t xml:space="preserve">standard</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365_day</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0"/>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release_year</w:t>
      </w:r>
      <w:r>
        <w:rPr>
          <w:b/>
          <w:bCs/>
          <w:sz w:val="20"/>
          <w:szCs w:val="20"/>
        </w:rPr>
      </w:r>
      <w:r>
        <w:rPr>
          <w:b/>
          <w:bCs/>
          <w:sz w:val="20"/>
          <w:szCs w:val="20"/>
        </w:rPr>
      </w:r>
    </w:p>
    <w:p>
      <w:pPr>
        <w:pStyle w:val="2602"/>
        <w:numPr>
          <w:ilvl w:val="1"/>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year in which th</w:t>
      </w:r>
      <w:r>
        <w:rPr>
          <w:rFonts w:ascii="Arial" w:hAnsi="Arial" w:eastAsia="Arial" w:cs="Arial"/>
          <w:color w:val="000000"/>
          <w:sz w:val="20"/>
          <w:szCs w:val="20"/>
          <w:u w:val="none"/>
        </w:rPr>
        <w:t xml:space="preserve">e</w:t>
      </w:r>
      <w:r>
        <w:rPr>
          <w:rFonts w:ascii="Arial" w:hAnsi="Arial" w:eastAsia="Arial" w:cs="Arial"/>
          <w:color w:val="000000"/>
          <w:sz w:val="20"/>
          <w:szCs w:val="20"/>
          <w:u w:val="none"/>
        </w:rPr>
        <w:t xml:space="preserve"> top-level </w:t>
      </w:r>
      <w:r>
        <w:rPr>
          <w:rFonts w:ascii="Arial" w:hAnsi="Arial" w:eastAsia="Arial" w:cs="Arial"/>
          <w:color w:val="000000"/>
          <w:sz w:val="20"/>
          <w:szCs w:val="20"/>
          <w:u w:val="none"/>
        </w:rPr>
        <w:t xml:space="preserve">model </w:t>
      </w:r>
      <w:r>
        <w:rPr>
          <w:rFonts w:ascii="Arial" w:hAnsi="Arial" w:eastAsia="Arial" w:cs="Arial"/>
          <w:color w:val="000000"/>
          <w:sz w:val="20"/>
          <w:szCs w:val="20"/>
          <w:u w:val="none"/>
        </w:rPr>
        <w:t xml:space="preserve">being documented </w:t>
      </w:r>
      <w:r>
        <w:rPr>
          <w:rFonts w:ascii="Arial" w:hAnsi="Arial" w:eastAsia="Arial" w:cs="Arial"/>
          <w:color w:val="000000"/>
          <w:sz w:val="20"/>
          <w:szCs w:val="20"/>
          <w:u w:val="none"/>
        </w:rPr>
        <w:t xml:space="preserve">was released</w:t>
      </w:r>
      <w:r>
        <w:rPr>
          <w:rFonts w:ascii="Arial" w:hAnsi="Arial" w:eastAsia="Arial" w:cs="Arial"/>
          <w:color w:val="000000"/>
          <w:sz w:val="20"/>
          <w:szCs w:val="20"/>
          <w:u w:val="none"/>
        </w:rPr>
        <w:t xml:space="preserve"> or first used for published simulations.</w:t>
      </w:r>
      <w:r>
        <w:rPr>
          <w:sz w:val="20"/>
          <w:szCs w:val="20"/>
        </w:rPr>
      </w:r>
      <w:r>
        <w:rPr>
          <w:sz w:val="20"/>
          <w:szCs w:val="20"/>
        </w:rPr>
      </w:r>
    </w:p>
    <w:p>
      <w:pPr>
        <w:pStyle w:val="2602"/>
        <w:numPr>
          <w:ilvl w:val="1"/>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2016</w:t>
      </w:r>
      <w:r>
        <w:rPr>
          <w:sz w:val="20"/>
          <w:szCs w:val="20"/>
        </w:rPr>
      </w:r>
      <w:r>
        <w:rPr>
          <w:sz w:val="20"/>
          <w:szCs w:val="20"/>
        </w:rPr>
      </w:r>
    </w:p>
    <w:p>
      <w:pPr>
        <w:pStyle w:val="2602"/>
        <w:numPr>
          <w:ilvl w:val="0"/>
          <w:numId w:val="3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references</w:t>
      </w:r>
      <w:r>
        <w:rPr>
          <w:b/>
          <w:bCs/>
          <w:sz w:val="20"/>
          <w:szCs w:val="20"/>
        </w:rPr>
      </w:r>
      <w:r>
        <w:rPr>
          <w:b/>
          <w:bCs/>
          <w:sz w:val="20"/>
          <w:szCs w:val="20"/>
        </w:rPr>
      </w:r>
    </w:p>
    <w:p>
      <w:pPr>
        <w:pStyle w:val="2602"/>
        <w:numPr>
          <w:ilvl w:val="1"/>
          <w:numId w:val="3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t xml:space="preserve">One or more</w:t>
      </w:r>
      <w:r>
        <w:rPr>
          <w:rFonts w:ascii="Arial" w:hAnsi="Arial" w:eastAsia="Arial" w:cs="Arial"/>
          <w:color w:val="000000"/>
          <w:sz w:val="20"/>
          <w:szCs w:val="20"/>
          <w:highlight w:val="none"/>
          <w:u w:val="none"/>
        </w:rPr>
        <w:t xml:space="preserve"> references</w:t>
      </w:r>
      <w:r>
        <w:rPr>
          <w:rFonts w:ascii="Arial" w:hAnsi="Arial" w:eastAsia="Arial" w:cs="Arial"/>
          <w:color w:val="000000"/>
          <w:sz w:val="20"/>
          <w:szCs w:val="20"/>
          <w:highlight w:val="white"/>
          <w:u w:val="none"/>
        </w:rPr>
        <w:t xml:space="preserve"> to published work </w:t>
      </w:r>
      <w:r>
        <w:rPr>
          <w:rFonts w:ascii="Arial" w:hAnsi="Arial" w:eastAsia="Arial" w:cs="Arial"/>
          <w:color w:val="000000"/>
          <w:sz w:val="20"/>
          <w:szCs w:val="20"/>
          <w:highlight w:val="white"/>
          <w:u w:val="none"/>
        </w:rPr>
        <w:t xml:space="preserve">describing </w:t>
      </w:r>
      <w:r>
        <w:rPr>
          <w:rFonts w:ascii="Arial" w:hAnsi="Arial" w:eastAsia="Arial" w:cs="Arial"/>
          <w:color w:val="000000"/>
          <w:sz w:val="20"/>
          <w:szCs w:val="20"/>
          <w:highlight w:val="white"/>
          <w:u w:val="none"/>
        </w:rPr>
        <w:t xml:space="preserve">the top-level model</w:t>
      </w:r>
      <w:r>
        <w:rPr>
          <w:rFonts w:ascii="Arial" w:hAnsi="Arial" w:eastAsia="Arial" w:cs="Arial"/>
          <w:color w:val="000000"/>
          <w:sz w:val="20"/>
          <w:szCs w:val="20"/>
          <w:highlight w:val="none"/>
          <w:u w:val="none"/>
        </w:rPr>
        <w:t xml:space="preserve"> as a whole.</w:t>
      </w:r>
      <w:r>
        <w:rPr>
          <w:sz w:val="20"/>
          <w:szCs w:val="20"/>
        </w:rPr>
      </w:r>
      <w:r>
        <w:rPr>
          <w:sz w:val="20"/>
          <w:szCs w:val="20"/>
        </w:rPr>
      </w:r>
    </w:p>
    <w:p>
      <w:pPr>
        <w:pStyle w:val="2602"/>
        <w:numPr>
          <w:ilvl w:val="1"/>
          <w:numId w:val="3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r>
      <w:r>
        <w:rPr>
          <w:rFonts w:ascii="Arial" w:hAnsi="Arial" w:eastAsia="Arial" w:cs="Arial"/>
          <w:b w:val="0"/>
          <w:bCs w:val="0"/>
          <w:color w:val="000000"/>
          <w:sz w:val="20"/>
          <w:szCs w:val="20"/>
          <w:u w:val="none"/>
        </w:rPr>
        <w:t xml:space="preserve">Each reference is described by the properties listed in sectio</w:t>
      </w:r>
      <w:r>
        <w:rPr>
          <w:rFonts w:ascii="Arial" w:hAnsi="Arial" w:eastAsia="Arial" w:cs="Arial"/>
          <w:color w:val="000000"/>
          <w:sz w:val="20"/>
          <w:szCs w:val="20"/>
          <w:highlight w:val="none"/>
          <w:u w:val="none"/>
        </w:rPr>
        <w:t xml:space="preserve">n</w:t>
      </w:r>
      <w:r>
        <w:rPr>
          <w:rFonts w:ascii="Arial" w:hAnsi="Arial" w:eastAsia="Arial" w:cs="Arial"/>
          <w:color w:val="000000"/>
          <w:sz w:val="20"/>
          <w:szCs w:val="20"/>
          <w:u w:val="none"/>
        </w:rPr>
        <w:t xml:space="preserve"> </w:t>
      </w:r>
      <w:hyperlink w:tooltip="#_5.__Refere" w:anchor="_5.__Refere" w:history="1">
        <w:r>
          <w:rPr>
            <w:rStyle w:val="2580"/>
            <w:rFonts w:ascii="Arial" w:hAnsi="Arial" w:eastAsia="Arial" w:cs="Arial"/>
            <w:sz w:val="20"/>
            <w:szCs w:val="20"/>
          </w:rPr>
          <w:t xml:space="preserve">5 (References)</w:t>
        </w:r>
      </w:hyperlink>
      <w:r>
        <w:rPr>
          <w:rFonts w:ascii="Arial" w:hAnsi="Arial" w:eastAsia="Arial" w:cs="Arial"/>
          <w:color w:val="000000"/>
          <w:sz w:val="20"/>
          <w:szCs w:val="20"/>
          <w:highlight w:val="none"/>
          <w:u w:val="none"/>
        </w:rPr>
        <w:t xml:space="preserve">.</w:t>
      </w:r>
      <w:r>
        <w:rPr>
          <w:sz w:val="20"/>
          <w:szCs w:val="20"/>
        </w:rPr>
      </w:r>
      <w:r>
        <w:rPr>
          <w:sz w:val="20"/>
          <w:szCs w:val="20"/>
        </w:rPr>
      </w:r>
    </w:p>
    <w:p>
      <w:pPr>
        <w:pStyle w:val="2422"/>
        <w:pageBreakBefore w:val="true"/>
        <w:pBdr/>
        <w:spacing w:line="276" w:lineRule="auto"/>
        <w:ind/>
        <w:rPr>
          <w14:ligatures w14:val="none"/>
        </w:rPr>
      </w:pPr>
      <w:r/>
      <w:bookmarkStart w:id="560" w:name="_Toc3"/>
      <w:r/>
      <w:bookmarkStart w:id="123" w:name="_3.__Model_"/>
      <w:r/>
      <w:bookmarkEnd w:id="123"/>
      <w:r/>
      <w:bookmarkStart w:id="92" w:name="_3._Realm_M"/>
      <w:r/>
      <w:bookmarkEnd w:id="92"/>
      <w:r>
        <w:t xml:space="preserve"> Model components</w:t>
      </w:r>
      <w:r>
        <w:rPr>
          <w14:ligatures w14:val="none"/>
        </w:rPr>
      </w:r>
      <w:bookmarkEnd w:id="560"/>
      <w:r>
        <w:rPr>
          <w14:ligatures w14:val="none"/>
        </w:rPr>
      </w:r>
      <w:r>
        <w:rPr>
          <w14:ligatures w14:val="none"/>
        </w:rPr>
      </w:r>
    </w:p>
    <w:p>
      <w:pPr>
        <w:suppressLineNumbers w:val="false"/>
        <w:pBdr/>
        <w:spacing w:after="142" w:afterAutospacing="0" w:before="0" w:beforeAutospacing="0" w:line="276" w:lineRule="auto"/>
        <w:ind/>
        <w:contextualSpacing w:val="false"/>
        <w:jc w:val="both"/>
        <w:rPr>
          <w:sz w:val="20"/>
          <w:szCs w:val="20"/>
        </w:rPr>
      </w:pPr>
      <w:r>
        <w:rPr>
          <w:rFonts w:ascii="Arial" w:hAnsi="Arial" w:eastAsia="Arial" w:cs="Arial"/>
          <w:color w:val="000000"/>
          <w:sz w:val="20"/>
          <w:szCs w:val="20"/>
          <w:u w:val="none"/>
        </w:rPr>
        <w:t xml:space="preserve">A</w:t>
      </w:r>
      <w:r>
        <w:rPr>
          <w:rFonts w:ascii="Arial" w:hAnsi="Arial" w:eastAsia="Arial" w:cs="Arial"/>
          <w:color w:val="000000"/>
          <w:sz w:val="20"/>
          <w:szCs w:val="20"/>
          <w:u w:val="none"/>
        </w:rPr>
        <w:t xml:space="preserve"> description of an individual model component of the top-level model.</w:t>
      </w:r>
      <w:r>
        <w:rPr>
          <w:sz w:val="20"/>
          <w:szCs w:val="20"/>
        </w:rPr>
      </w:r>
      <w:r>
        <w:rPr>
          <w:sz w:val="20"/>
          <w:szCs w:val="20"/>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r>
      <w:r>
        <w:rPr>
          <w:rFonts w:ascii="Arial" w:hAnsi="Arial" w:eastAsia="Arial" w:cs="Arial"/>
          <w:color w:val="000000"/>
          <w:sz w:val="20"/>
          <w:szCs w:val="20"/>
          <w:u w:val="none"/>
        </w:rPr>
        <w:t xml:space="preserve">Eight </w:t>
      </w:r>
      <w:r>
        <w:rPr>
          <w:rFonts w:ascii="Arial" w:hAnsi="Arial" w:eastAsia="Arial" w:cs="Arial"/>
          <w:color w:val="000000"/>
          <w:sz w:val="20"/>
          <w:szCs w:val="20"/>
          <w:u w:val="none"/>
        </w:rPr>
        <w:t xml:space="preserve">model components</w:t>
      </w:r>
      <w:r>
        <w:rPr>
          <w:rFonts w:ascii="Arial" w:hAnsi="Arial" w:eastAsia="Arial" w:cs="Arial"/>
          <w:color w:val="000000"/>
          <w:sz w:val="20"/>
          <w:szCs w:val="20"/>
          <w:u w:val="none"/>
        </w:rPr>
        <w:t xml:space="preserve"> are defined that </w:t>
      </w:r>
      <w:r>
        <w:rPr>
          <w:rFonts w:ascii="Arial" w:hAnsi="Arial" w:eastAsia="Arial" w:cs="Arial"/>
          <w:color w:val="000000"/>
          <w:sz w:val="20"/>
          <w:szCs w:val="20"/>
          <w:u w:val="none"/>
        </w:rPr>
        <w:t xml:space="preserve">somewhat independently </w:t>
      </w:r>
      <w:r>
        <w:rPr>
          <w:rFonts w:ascii="Arial" w:hAnsi="Arial" w:eastAsia="Arial" w:cs="Arial"/>
          <w:color w:val="000000"/>
          <w:sz w:val="20"/>
          <w:szCs w:val="20"/>
          <w:u w:val="none"/>
        </w:rPr>
        <w:t xml:space="preserve">account for </w:t>
      </w:r>
      <w:r>
        <w:rPr>
          <w:rFonts w:ascii="Arial" w:hAnsi="Arial" w:eastAsia="Arial" w:cs="Arial"/>
          <w:color w:val="000000"/>
          <w:sz w:val="20"/>
          <w:szCs w:val="20"/>
          <w:u w:val="none"/>
        </w:rPr>
        <w:t xml:space="preserve">different sets of interactive </w:t>
      </w:r>
      <w:r>
        <w:rPr>
          <w:rFonts w:ascii="Arial" w:hAnsi="Arial" w:eastAsia="Arial" w:cs="Arial"/>
          <w:color w:val="000000"/>
          <w:sz w:val="20"/>
          <w:szCs w:val="20"/>
          <w:u w:val="none"/>
        </w:rPr>
        <w:t xml:space="preserve">processes</w:t>
      </w:r>
      <w:r>
        <w:rPr>
          <w:rFonts w:ascii="Arial" w:hAnsi="Arial" w:eastAsia="Arial" w:cs="Arial"/>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aerosol, </w:t>
      </w:r>
      <w:r>
        <w:rPr>
          <w:rFonts w:ascii="Arial" w:hAnsi="Arial" w:eastAsia="Arial" w:cs="Arial"/>
          <w:b w:val="0"/>
          <w:bCs w:val="0"/>
          <w:color w:val="000000"/>
          <w:sz w:val="20"/>
          <w:szCs w:val="20"/>
          <w:u w:val="none"/>
        </w:rPr>
        <w:t xml:space="preserve">atmosphere, </w:t>
      </w:r>
      <w:r>
        <w:rPr>
          <w:rFonts w:ascii="Arial" w:hAnsi="Arial" w:eastAsia="Arial" w:cs="Arial"/>
          <w:b w:val="0"/>
          <w:bCs w:val="0"/>
          <w:color w:val="000000"/>
          <w:sz w:val="20"/>
          <w:szCs w:val="20"/>
          <w:u w:val="none"/>
        </w:rPr>
        <w:t xml:space="preserve">atmospheric chemistry,</w:t>
      </w:r>
      <w:r>
        <w:rPr>
          <w:rFonts w:ascii="Arial" w:hAnsi="Arial" w:eastAsia="Arial" w:cs="Arial"/>
          <w:b w:val="0"/>
          <w:bCs w:val="0"/>
          <w:color w:val="000000"/>
          <w:sz w:val="20"/>
          <w:szCs w:val="20"/>
          <w:u w:val="none"/>
        </w:rPr>
        <w:t xml:space="preserve"> land surface, </w:t>
      </w:r>
      <w:r>
        <w:rPr>
          <w:rFonts w:ascii="Arial" w:hAnsi="Arial" w:eastAsia="Arial" w:cs="Arial"/>
          <w:b w:val="0"/>
          <w:bCs w:val="0"/>
          <w:color w:val="000000"/>
          <w:sz w:val="20"/>
          <w:szCs w:val="20"/>
          <w:u w:val="none"/>
        </w:rPr>
        <w:t xml:space="preserve">land ice, </w:t>
      </w:r>
      <w:r>
        <w:rPr>
          <w:rFonts w:ascii="Arial" w:hAnsi="Arial" w:eastAsia="Arial" w:cs="Arial"/>
          <w:b w:val="0"/>
          <w:bCs w:val="0"/>
          <w:color w:val="000000"/>
          <w:sz w:val="20"/>
          <w:szCs w:val="20"/>
          <w:u w:val="none"/>
        </w:rPr>
        <w:t xml:space="preserve">ocean, </w:t>
      </w:r>
      <w:r>
        <w:rPr>
          <w:rFonts w:ascii="Arial" w:hAnsi="Arial" w:eastAsia="Arial" w:cs="Arial"/>
          <w:b w:val="0"/>
          <w:bCs w:val="0"/>
          <w:color w:val="000000"/>
          <w:sz w:val="20"/>
          <w:szCs w:val="20"/>
          <w:u w:val="none"/>
        </w:rPr>
        <w:t xml:space="preserve">ocean biogeochemistry</w:t>
      </w:r>
      <w:r>
        <w:rPr>
          <w:rFonts w:ascii="Arial" w:hAnsi="Arial" w:eastAsia="Arial" w:cs="Arial"/>
          <w:b w:val="0"/>
          <w:bCs w:val="0"/>
          <w:color w:val="000000"/>
          <w:sz w:val="20"/>
          <w:szCs w:val="20"/>
          <w:u w:val="none"/>
        </w:rPr>
        <w:t xml:space="preserve">, and </w:t>
      </w:r>
      <w:r>
        <w:rPr>
          <w:rFonts w:ascii="Arial" w:hAnsi="Arial" w:eastAsia="Arial" w:cs="Arial"/>
          <w:b w:val="0"/>
          <w:bCs w:val="0"/>
          <w:color w:val="000000"/>
          <w:sz w:val="20"/>
          <w:szCs w:val="20"/>
          <w:u w:val="none"/>
        </w:rPr>
        <w:t xml:space="preserve">sea ice</w:t>
      </w:r>
      <w:r>
        <w:rPr>
          <w:rFonts w:ascii="Arial" w:hAnsi="Arial" w:eastAsia="Arial" w:cs="Arial"/>
          <w:b w:val="0"/>
          <w:bCs w:val="0"/>
          <w:color w:val="000000"/>
          <w:sz w:val="20"/>
          <w:szCs w:val="20"/>
          <w:u w:val="none"/>
        </w:rPr>
        <w:t xml:space="preserve">. T</w:t>
      </w:r>
      <w:r>
        <w:rPr>
          <w:rFonts w:ascii="Arial" w:hAnsi="Arial" w:eastAsia="Arial" w:cs="Arial"/>
          <w:b w:val="0"/>
          <w:bCs w:val="0"/>
          <w:color w:val="000000"/>
          <w:sz w:val="20"/>
          <w:szCs w:val="20"/>
          <w:u w:val="none"/>
        </w:rPr>
        <w:t xml:space="preserve">he interactive processes covered by each component are described in</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section </w:t>
      </w:r>
      <w:hyperlink w:tooltip="#_7.1._compo" w:anchor="_7.1._compo" w:history="1">
        <w:r>
          <w:rPr>
            <w:rStyle w:val="2580"/>
            <w:rFonts w:ascii="Arial" w:hAnsi="Arial" w:eastAsia="Arial" w:cs="Arial"/>
            <w:b w:val="0"/>
            <w:bCs w:val="0"/>
            <w:sz w:val="20"/>
            <w:szCs w:val="20"/>
          </w:rPr>
          <w:t xml:space="preserve">7.1 (component CV)</w:t>
        </w:r>
      </w:hyperlink>
      <w:r>
        <w:rPr>
          <w:rFonts w:ascii="Arial" w:hAnsi="Arial" w:eastAsia="Arial" w:cs="Arial"/>
          <w:b w:val="0"/>
          <w:bCs w:val="0"/>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contextualSpacing w:val="false"/>
        <w:jc w:val="both"/>
        <w:rPr>
          <w:rFonts w:ascii="Arial" w:hAnsi="Arial" w:eastAsia="Arial" w:cs="Arial"/>
          <w:color w:val="000000"/>
          <w:sz w:val="20"/>
          <w:szCs w:val="20"/>
          <w:u w:val="none"/>
        </w:rPr>
      </w:pPr>
      <w:ins w:id="9" w:author="David Hassell" w:date="2025-02-13T16:59:12Z" oouserid="e42c3f48-66ba-4efd-805a-1ef7f6780645">
        <w:r>
          <w:rPr>
            <w:rFonts w:ascii="Arial" w:hAnsi="Arial" w:eastAsia="Arial" w:cs="Arial"/>
            <w:color w:val="000000"/>
            <w:sz w:val="20"/>
            <w:szCs w:val="20"/>
            <w:highlight w:val="none"/>
            <w:u w:val="none"/>
          </w:rPr>
        </w:r>
      </w:ins>
      <w:r>
        <w:rPr>
          <w:sz w:val="20"/>
          <w:szCs w:val="20"/>
        </w:rPr>
        <w:t xml:space="preserve">Each component is characterised </w:t>
      </w:r>
      <w:r>
        <w:rPr>
          <w:sz w:val="20"/>
          <w:szCs w:val="20"/>
        </w:rPr>
        <w:t xml:space="preserve">in section </w:t>
      </w:r>
      <w:hyperlink w:tooltip="#_2.__Top-le" w:anchor="_2.__Top-le" w:history="1">
        <w:r>
          <w:rPr>
            <w:rStyle w:val="2580"/>
            <w:sz w:val="20"/>
            <w:szCs w:val="20"/>
          </w:rPr>
          <w:t xml:space="preserve">2 (Top-level model)</w:t>
        </w:r>
      </w:hyperlink>
      <w:r>
        <w:rPr>
          <w:sz w:val="20"/>
          <w:szCs w:val="20"/>
        </w:rPr>
        <w:t xml:space="preserve"> as “dynamic”, “prescribed”, or “omitted”</w:t>
      </w:r>
      <w:r>
        <w:rPr>
          <w:rFonts w:ascii="Arial" w:hAnsi="Arial" w:eastAsia="Arial" w:cs="Arial"/>
          <w:color w:val="000000"/>
          <w:sz w:val="20"/>
          <w:szCs w:val="20"/>
          <w:u w:val="none"/>
        </w:rPr>
        <w:t xml:space="preserve">; but only model components that</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dynamically simulate</w:t>
      </w:r>
      <w:r>
        <w:rPr>
          <w:rFonts w:ascii="Arial" w:hAnsi="Arial" w:eastAsia="Arial" w:cs="Arial"/>
          <w:color w:val="000000"/>
          <w:sz w:val="20"/>
          <w:szCs w:val="20"/>
          <w:u w:val="none"/>
        </w:rPr>
        <w:t xml:space="preserve"> their processes </w:t>
      </w:r>
      <w:r>
        <w:rPr>
          <w:rFonts w:ascii="Arial" w:hAnsi="Arial" w:eastAsia="Arial" w:cs="Arial"/>
          <w:color w:val="000000"/>
          <w:sz w:val="20"/>
          <w:szCs w:val="20"/>
          <w:u w:val="none"/>
        </w:rPr>
        <w:t xml:space="preserve">are described </w:t>
      </w:r>
      <w:r>
        <w:rPr>
          <w:rFonts w:ascii="Arial" w:hAnsi="Arial" w:eastAsia="Arial" w:cs="Arial"/>
          <w:color w:val="000000"/>
          <w:sz w:val="20"/>
          <w:szCs w:val="20"/>
          <w:u w:val="none"/>
        </w:rPr>
        <w:t xml:space="preserve">in this section of</w:t>
      </w:r>
      <w:r>
        <w:rPr>
          <w:rFonts w:ascii="Arial" w:hAnsi="Arial" w:eastAsia="Arial" w:cs="Arial"/>
          <w:color w:val="000000"/>
          <w:sz w:val="20"/>
          <w:szCs w:val="20"/>
          <w:u w:val="none"/>
        </w:rPr>
        <w:t xml:space="preserve"> the EM</w:t>
      </w:r>
      <w:r>
        <w:rPr>
          <w:rFonts w:ascii="Arial" w:hAnsi="Arial" w:eastAsia="Arial" w:cs="Arial"/>
          <w:color w:val="000000"/>
          <w:sz w:val="20"/>
          <w:szCs w:val="20"/>
          <w:u w:val="none"/>
        </w:rPr>
        <w:t xml:space="preserve">D.</w:t>
      </w:r>
      <w:r>
        <w:rPr>
          <w:sz w:val="20"/>
          <w:szCs w:val="20"/>
        </w:rPr>
        <w:t xml:space="preserve"> Relationships between dynamically simulated model components are indicated by </w:t>
      </w:r>
      <w:r>
        <w:rPr>
          <w:sz w:val="20"/>
          <w:szCs w:val="20"/>
        </w:rPr>
        <w:t xml:space="preserve">specifying that</w:t>
      </w:r>
      <w:r>
        <w:rPr>
          <w:sz w:val="20"/>
          <w:szCs w:val="20"/>
        </w:rPr>
        <w:t xml:space="preserve"> they are “embe</w:t>
      </w:r>
      <w:r>
        <w:rPr>
          <w:sz w:val="20"/>
          <w:szCs w:val="20"/>
        </w:rPr>
        <w:t xml:space="preserve">dded in” or “coupled with” other components, as described in see section </w:t>
      </w:r>
      <w:hyperlink w:tooltip="#_3.1._Relat" w:anchor="_3.1._Relat" w:history="1">
        <w:r>
          <w:rPr>
            <w:rStyle w:val="2580"/>
            <w:sz w:val="20"/>
            <w:szCs w:val="20"/>
          </w:rPr>
          <w:t xml:space="preserve">3.1 (Relationships between model components)</w:t>
        </w:r>
      </w:hyperlink>
      <w:r>
        <w:rPr>
          <w:sz w:val="20"/>
          <w:szCs w:val="20"/>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contextualSpacing w:val="false"/>
        <w:jc w:val="both"/>
        <w:rPr>
          <w:rFonts w:ascii="Arial" w:hAnsi="Arial" w:eastAsia="Arial" w:cs="Arial"/>
          <w:color w:val="000000"/>
          <w:sz w:val="20"/>
          <w:szCs w:val="20"/>
          <w:u w:val="none"/>
        </w:rPr>
      </w:pPr>
      <w:ins w:id="10" w:author="David Hassell" w:date="2025-02-13T17:01:32Z" oouserid="e42c3f48-66ba-4efd-805a-1ef7f6780645">
        <w:r>
          <w:rPr>
            <w:rFonts w:ascii="Arial" w:hAnsi="Arial" w:eastAsia="Arial" w:cs="Arial"/>
            <w:color w:val="000000"/>
            <w:sz w:val="20"/>
            <w:szCs w:val="20"/>
            <w:u w:val="none"/>
          </w:rPr>
        </w:r>
      </w:ins>
      <w:r>
        <w:rPr>
          <w:rFonts w:ascii="Arial" w:hAnsi="Arial" w:eastAsia="Arial" w:cs="Arial"/>
          <w:b/>
          <w:bCs/>
          <w:i/>
          <w:iCs/>
          <w:color w:val="000000"/>
          <w:sz w:val="20"/>
          <w:szCs w:val="20"/>
          <w:highlight w:val="none"/>
          <w:u w:val="none"/>
        </w:rPr>
        <w:t xml:space="preserve">Note for</w:t>
      </w:r>
      <w:r>
        <w:rPr>
          <w:rFonts w:ascii="Arial" w:hAnsi="Arial" w:eastAsia="Arial" w:cs="Arial"/>
          <w:b/>
          <w:bCs/>
          <w:i/>
          <w:iCs/>
          <w:color w:val="000000"/>
          <w:sz w:val="20"/>
          <w:szCs w:val="20"/>
          <w:highlight w:val="none"/>
          <w:u w:val="none"/>
        </w:rPr>
        <w:t xml:space="preserve"> CMIP7</w:t>
      </w:r>
      <w:r>
        <w:rPr>
          <w:rFonts w:ascii="Arial" w:hAnsi="Arial" w:eastAsia="Arial" w:cs="Arial"/>
          <w:b w:val="0"/>
          <w:bCs w:val="0"/>
          <w:i/>
          <w:iCs/>
          <w:color w:val="000000"/>
          <w:sz w:val="20"/>
          <w:szCs w:val="20"/>
          <w:highlight w:val="none"/>
          <w:u w:val="none"/>
        </w:rPr>
        <w:t xml:space="preserve">:</w:t>
      </w:r>
      <w:r>
        <w:rPr>
          <w:rFonts w:ascii="Arial" w:hAnsi="Arial" w:eastAsia="Arial" w:cs="Arial"/>
          <w:b w:val="0"/>
          <w:bCs w:val="0"/>
          <w:i/>
          <w:iCs/>
          <w:color w:val="000000"/>
          <w:sz w:val="20"/>
          <w:szCs w:val="20"/>
          <w:highlight w:val="none"/>
          <w:u w:val="none"/>
        </w:rPr>
        <w:t xml:space="preserve"> </w:t>
      </w:r>
      <w:r>
        <w:rPr>
          <w:rFonts w:ascii="Arial" w:hAnsi="Arial" w:eastAsia="Arial" w:cs="Arial"/>
          <w:b w:val="0"/>
          <w:bCs w:val="0"/>
          <w:i/>
          <w:iCs/>
          <w:color w:val="000000"/>
          <w:sz w:val="20"/>
          <w:szCs w:val="20"/>
          <w:highlight w:val="none"/>
          <w:u w:val="none"/>
        </w:rPr>
        <w:t xml:space="preserve">The c</w:t>
      </w:r>
      <w:r>
        <w:rPr>
          <w:rFonts w:ascii="Arial" w:hAnsi="Arial" w:eastAsia="Arial" w:cs="Arial"/>
          <w:b w:val="0"/>
          <w:bCs w:val="0"/>
          <w:i/>
          <w:iCs/>
          <w:color w:val="000000"/>
          <w:sz w:val="20"/>
          <w:szCs w:val="20"/>
          <w:highlight w:val="none"/>
          <w:u w:val="none"/>
        </w:rPr>
        <w:t xml:space="preserve">omp</w:t>
      </w:r>
      <w:r>
        <w:rPr>
          <w:rFonts w:ascii="Arial" w:hAnsi="Arial" w:eastAsia="Arial" w:cs="Arial"/>
          <w:i/>
          <w:iCs/>
          <w:color w:val="000000"/>
          <w:sz w:val="20"/>
          <w:szCs w:val="20"/>
          <w:highlight w:val="none"/>
          <w:u w:val="none"/>
        </w:rPr>
        <w:t xml:space="preserve">onent types in th</w:t>
      </w:r>
      <w:r>
        <w:rPr>
          <w:rFonts w:ascii="Arial" w:hAnsi="Arial" w:eastAsia="Arial" w:cs="Arial"/>
          <w:i/>
          <w:iCs/>
          <w:color w:val="000000"/>
          <w:sz w:val="20"/>
          <w:szCs w:val="20"/>
          <w:highlight w:val="none"/>
          <w:u w:val="none"/>
        </w:rPr>
        <w:t xml:space="preserve">e </w:t>
      </w:r>
      <w:r>
        <w:rPr>
          <w:rFonts w:ascii="Arial" w:hAnsi="Arial" w:eastAsia="Arial" w:cs="Arial"/>
          <w:b w:val="0"/>
          <w:bCs w:val="0"/>
          <w:i/>
          <w:iCs/>
          <w:color w:val="000000"/>
          <w:sz w:val="20"/>
          <w:szCs w:val="20"/>
          <w:u w:val="none"/>
        </w:rPr>
      </w:r>
      <w:hyperlink w:tooltip="#_7.1._compo" w:anchor="_7.1._compo" w:history="1">
        <w:r>
          <w:rPr>
            <w:rStyle w:val="2580"/>
            <w:rFonts w:ascii="Arial" w:hAnsi="Arial" w:eastAsia="Arial" w:cs="Arial"/>
            <w:b w:val="0"/>
            <w:bCs w:val="0"/>
            <w:i/>
            <w:iCs/>
            <w:sz w:val="20"/>
            <w:szCs w:val="20"/>
          </w:rPr>
          <w:t xml:space="preserve">7.1 (component CV)</w:t>
        </w:r>
      </w:hyperlink>
      <w:r>
        <w:rPr>
          <w:rFonts w:ascii="Arial" w:hAnsi="Arial" w:eastAsia="Arial" w:cs="Arial"/>
          <w:i/>
          <w:iCs/>
          <w:color w:val="000000"/>
          <w:sz w:val="20"/>
          <w:szCs w:val="20"/>
          <w:highlight w:val="none"/>
          <w:u w:val="none"/>
        </w:rPr>
        <w:t xml:space="preserve"> have</w:t>
      </w:r>
      <w:r>
        <w:rPr>
          <w:rFonts w:ascii="Arial" w:hAnsi="Arial" w:eastAsia="Arial" w:cs="Arial"/>
          <w:i/>
          <w:iCs/>
          <w:color w:val="000000"/>
          <w:sz w:val="20"/>
          <w:szCs w:val="20"/>
          <w:highlight w:val="none"/>
          <w:u w:val="none"/>
        </w:rPr>
        <w:t xml:space="preserve"> similar names and definitions to the </w:t>
      </w:r>
      <w:r>
        <w:rPr>
          <w:rFonts w:ascii="Arial" w:hAnsi="Arial" w:eastAsia="Arial" w:cs="Arial"/>
          <w:i/>
          <w:iCs/>
          <w:sz w:val="20"/>
          <w:szCs w:val="20"/>
          <w:highlight w:val="none"/>
        </w:rPr>
        <w:t xml:space="preserve">CMIP “realms” (</w:t>
      </w:r>
      <w:hyperlink r:id="rId15" w:tooltip="https://doi.org/10.5281/zenodo.14657960" w:history="1">
        <w:r>
          <w:rPr>
            <w:rStyle w:val="2580"/>
            <w:rFonts w:ascii="Arial" w:hAnsi="Arial" w:eastAsia="Arial" w:cs="Arial"/>
            <w:i/>
            <w:iCs/>
            <w:sz w:val="20"/>
            <w:szCs w:val="20"/>
            <w:highlight w:val="none"/>
          </w:rPr>
          <w:t xml:space="preserve">Durack et al., 2025</w:t>
        </w:r>
      </w:hyperlink>
      <w:r>
        <w:rPr>
          <w:rFonts w:ascii="Arial" w:hAnsi="Arial" w:eastAsia="Arial" w:cs="Arial"/>
          <w:i/>
          <w:iCs/>
          <w:color w:val="000000"/>
          <w:sz w:val="20"/>
          <w:szCs w:val="20"/>
          <w:highlight w:val="none"/>
          <w:u w:val="none"/>
        </w:rPr>
        <w:t xml:space="preserve">), but the context in which they are used is different. An EMD component</w:t>
      </w:r>
      <w:r>
        <w:rPr>
          <w:rFonts w:ascii="Arial" w:hAnsi="Arial" w:eastAsia="Arial" w:cs="Arial"/>
          <w:i/>
          <w:iCs/>
          <w:color w:val="000000"/>
          <w:sz w:val="20"/>
          <w:szCs w:val="20"/>
          <w:highlight w:val="none"/>
          <w:u w:val="none"/>
        </w:rPr>
        <w:t xml:space="preserve"> type defines a set of physical processes that are simulated by one model component</w:t>
      </w:r>
      <w:r>
        <w:rPr>
          <w:rFonts w:ascii="Arial" w:hAnsi="Arial" w:eastAsia="Arial" w:cs="Arial"/>
          <w:i/>
          <w:iCs/>
          <w:color w:val="000000"/>
          <w:sz w:val="20"/>
          <w:szCs w:val="20"/>
          <w:highlight w:val="none"/>
          <w:u w:val="none"/>
        </w:rPr>
        <w:t xml:space="preserve">; whereas as one or more CMIP realms are assigned</w:t>
      </w:r>
      <w:r>
        <w:rPr>
          <w:rFonts w:ascii="Arial" w:hAnsi="Arial" w:eastAsia="Arial" w:cs="Arial"/>
          <w:i/>
          <w:iCs/>
          <w:color w:val="000000"/>
          <w:sz w:val="20"/>
          <w:szCs w:val="20"/>
          <w:highlight w:val="none"/>
          <w:u w:val="none"/>
        </w:rPr>
        <w:t xml:space="preserve"> to an individual </w:t>
      </w:r>
      <w:r>
        <w:rPr>
          <w:rFonts w:ascii="Arial" w:hAnsi="Arial" w:eastAsia="Arial" w:cs="Arial"/>
          <w:i/>
          <w:iCs/>
          <w:color w:val="000000"/>
          <w:sz w:val="20"/>
          <w:szCs w:val="20"/>
          <w:highlight w:val="none"/>
          <w:u w:val="none"/>
        </w:rPr>
        <w:t xml:space="preserve">ou</w:t>
      </w:r>
      <w:r>
        <w:rPr>
          <w:rFonts w:ascii="Arial" w:hAnsi="Arial" w:eastAsia="Arial" w:cs="Arial"/>
          <w:i/>
          <w:iCs/>
          <w:color w:val="000000"/>
          <w:sz w:val="20"/>
          <w:szCs w:val="20"/>
          <w:highlight w:val="none"/>
          <w:u w:val="none"/>
        </w:rPr>
        <w:t xml:space="preserve">tput </w:t>
      </w:r>
      <w:r>
        <w:rPr>
          <w:rFonts w:ascii="Arial" w:hAnsi="Arial" w:eastAsia="Arial" w:cs="Arial"/>
          <w:i/>
          <w:iCs/>
          <w:color w:val="000000"/>
          <w:sz w:val="20"/>
          <w:szCs w:val="20"/>
          <w:highlight w:val="none"/>
          <w:u w:val="none"/>
        </w:rPr>
        <w:t xml:space="preserve">variable according to which sets of processes the variable is physically related to, rather than which model component created it. The CMIP realms for an output variable often include the EMD component type that created it, but this is not always the case.</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spacing w:before="0" w:line="276" w:lineRule="auto"/>
        <w:ind/>
        <w:contextualSpacing w:val="false"/>
        <w:jc w:val="both"/>
        <w:rPr>
          <w:rFonts w:ascii="Arial" w:hAnsi="Arial" w:eastAsia="Arial" w:cs="Arial"/>
          <w:color w:val="000000"/>
          <w:sz w:val="20"/>
          <w:szCs w:val="20"/>
          <w:highlight w:val="none"/>
          <w:u w:val="none"/>
        </w:rPr>
      </w:pPr>
      <w:del w:id="11" w:author="David Hassell" w:date="2025-11-28T17:46:14Z" oouserid="e42c3f48-66ba-4efd-805a-1ef7f6780645">
        <w:r>
          <w:rPr>
            <w:rFonts w:ascii="Arial" w:hAnsi="Arial" w:eastAsia="Arial" w:cs="Arial"/>
            <w:color w:val="000000"/>
            <w:sz w:val="20"/>
            <w:szCs w:val="20"/>
            <w:u w:val="none"/>
          </w:rPr>
        </w:r>
      </w:del>
      <w:r>
        <w:rPr>
          <w:rFonts w:ascii="Arial" w:hAnsi="Arial" w:eastAsia="Arial" w:cs="Arial"/>
          <w:color w:val="000000"/>
          <w:sz w:val="20"/>
          <w:szCs w:val="20"/>
          <w:u w:val="none"/>
        </w:rPr>
        <w:t xml:space="preserve">A mo</w:t>
      </w:r>
      <w:r>
        <w:rPr>
          <w:rFonts w:ascii="Arial" w:hAnsi="Arial" w:eastAsia="Arial" w:cs="Arial"/>
          <w:color w:val="000000"/>
          <w:sz w:val="20"/>
          <w:szCs w:val="20"/>
          <w:u w:val="none"/>
        </w:rPr>
        <w:t xml:space="preserve">del component</w:t>
      </w:r>
      <w:r>
        <w:rPr>
          <w:rFonts w:ascii="Arial" w:hAnsi="Arial" w:eastAsia="Arial" w:cs="Arial"/>
          <w:color w:val="000000"/>
          <w:sz w:val="20"/>
          <w:szCs w:val="20"/>
          <w:u w:val="none"/>
        </w:rPr>
        <w:t xml:space="preserve"> is described by the following properties, </w:t>
      </w:r>
      <w:r>
        <w:rPr>
          <w:rFonts w:ascii="Arial" w:hAnsi="Arial" w:eastAsia="Arial" w:cs="Arial"/>
          <w:color w:val="000000"/>
          <w:sz w:val="20"/>
          <w:szCs w:val="20"/>
          <w:u w:val="none"/>
        </w:rPr>
        <w:t xml:space="preserve">for</w:t>
      </w:r>
      <w:r>
        <w:rPr>
          <w:rFonts w:ascii="Arial" w:hAnsi="Arial" w:eastAsia="Arial" w:cs="Arial"/>
          <w:color w:val="000000"/>
          <w:sz w:val="20"/>
          <w:szCs w:val="20"/>
          <w:u w:val="none"/>
        </w:rPr>
        <w:t xml:space="preserve"> 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tooltip="#_7.__Contro" w:anchor="_7.__Contro" w:history="1">
        <w:r>
          <w:rPr>
            <w:rStyle w:val="2580"/>
            <w:rFonts w:ascii="Arial" w:hAnsi="Arial" w:eastAsia="Arial" w:cs="Arial"/>
            <w:sz w:val="20"/>
            <w:szCs w:val="20"/>
            <w:highlight w:val="none"/>
          </w:rPr>
          <w:t xml:space="preserve">7 (Controlled vocabularies)</w:t>
        </w:r>
      </w:hyperlink>
      <w:r>
        <w:rPr>
          <w:sz w:val="20"/>
          <w:szCs w:val="20"/>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0"/>
          <w:numId w:val="31"/>
        </w:numPr>
        <w:suppressLineNumbers w:val="false"/>
        <w:pBdr>
          <w:top w:val="none" w:color="000000" w:sz="4" w:space="0"/>
          <w:left w:val="none" w:color="000000" w:sz="4" w:space="0"/>
          <w:bottom w:val="none" w:color="000000" w:sz="4" w:space="0"/>
          <w:right w:val="none" w:color="000000" w:sz="4" w:space="0"/>
        </w:pBdr>
        <w:spacing w:after="0" w:before="0" w:line="276" w:lineRule="auto"/>
        <w:ind w:right="0"/>
        <w:contextualSpacing w:val="false"/>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comp</w:t>
      </w:r>
      <w:r>
        <w:rPr>
          <w:rFonts w:ascii="Arial" w:hAnsi="Arial" w:eastAsia="Arial" w:cs="Arial"/>
          <w:b/>
          <w:bCs/>
          <w:color w:val="000000"/>
          <w:sz w:val="20"/>
          <w:szCs w:val="20"/>
          <w:highlight w:val="none"/>
          <w:u w:val="none"/>
        </w:rPr>
        <w:t xml:space="preserve">onent</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1"/>
          <w:numId w:val="2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rFonts w:ascii="Arial" w:hAnsi="Arial" w:eastAsia="Arial" w:cs="Arial"/>
          <w:b/>
          <w:bCs/>
          <w:color w:val="000000"/>
          <w:sz w:val="20"/>
          <w:szCs w:val="20"/>
          <w:highlight w:val="none"/>
          <w:u w:val="none"/>
        </w:rPr>
      </w:r>
      <w:r>
        <w:rPr>
          <w:b w:val="0"/>
          <w:bCs w:val="0"/>
          <w:sz w:val="20"/>
          <w:szCs w:val="20"/>
          <w:highlight w:val="none"/>
        </w:rPr>
        <w:t xml:space="preserve">The </w:t>
      </w:r>
      <w:r>
        <w:rPr>
          <w:b w:val="0"/>
          <w:bCs w:val="0"/>
          <w:sz w:val="20"/>
          <w:szCs w:val="20"/>
          <w:highlight w:val="none"/>
        </w:rPr>
        <w:t xml:space="preserve">type </w:t>
      </w:r>
      <w:r>
        <w:rPr>
          <w:b w:val="0"/>
          <w:bCs w:val="0"/>
          <w:sz w:val="20"/>
          <w:szCs w:val="20"/>
          <w:highlight w:val="none"/>
        </w:rPr>
        <w:t xml:space="preserve">of the </w:t>
      </w:r>
      <w:r>
        <w:rPr>
          <w:sz w:val="20"/>
          <w:szCs w:val="20"/>
          <w:highlight w:val="none"/>
        </w:rPr>
        <w:t xml:space="preserve">model</w:t>
      </w:r>
      <w:r>
        <w:rPr>
          <w:sz w:val="20"/>
          <w:szCs w:val="20"/>
          <w:highlight w:val="none"/>
        </w:rPr>
        <w:t xml:space="preserve"> </w:t>
      </w:r>
      <w:r>
        <w:rPr>
          <w:sz w:val="20"/>
          <w:szCs w:val="20"/>
          <w:highlight w:val="none"/>
        </w:rPr>
        <w:t xml:space="preserve">component</w:t>
      </w:r>
      <w:r>
        <w:rPr>
          <w:sz w:val="20"/>
          <w:szCs w:val="20"/>
          <w:highlight w:val="none"/>
        </w:rPr>
        <w:t xml:space="preserve">.</w:t>
      </w:r>
      <w:r>
        <w:rPr>
          <w:sz w:val="20"/>
          <w:szCs w:val="20"/>
          <w:highlight w:val="none"/>
        </w:rPr>
      </w:r>
      <w:r>
        <w:rPr>
          <w:sz w:val="20"/>
          <w:szCs w:val="20"/>
          <w:highlight w:val="none"/>
        </w:rPr>
      </w:r>
    </w:p>
    <w:p>
      <w:pPr>
        <w:pStyle w:val="2602"/>
        <w:numPr>
          <w:ilvl w:val="1"/>
          <w:numId w:val="2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ins w:id="12" w:author="David Hassell" w:date="2025-02-04T22:19:14Z" oouserid="e42c3f48-66ba-4efd-805a-1ef7f6780645">
        <w:r>
          <w:rPr>
            <w:sz w:val="20"/>
            <w:szCs w:val="20"/>
            <w:highlight w:val="none"/>
          </w:rPr>
        </w:r>
      </w:ins>
      <w:r>
        <w:rPr>
          <w:rFonts w:ascii="Arial" w:hAnsi="Arial" w:eastAsia="Arial" w:cs="Arial"/>
          <w:color w:val="000000"/>
          <w:sz w:val="20"/>
          <w:szCs w:val="20"/>
          <w:u w:val="none"/>
        </w:rPr>
        <w:t xml:space="preserve">Taken from a standardised list: </w:t>
      </w:r>
      <w:ins w:id="13" w:author="David Hassell" w:date="2025-02-13T16:54:28Z" oouserid="e42c3f48-66ba-4efd-805a-1ef7f6780645">
        <w:r>
          <w:rPr>
            <w:rFonts w:ascii="Arial" w:hAnsi="Arial" w:eastAsia="Arial" w:cs="Arial"/>
            <w:sz w:val="20"/>
            <w:szCs w:val="20"/>
            <w:rPrChange w:id="14" w:author="David Hassell" w:date="2025-02-13T16:54:13Z" oouserid="e42c3f48-66ba-4efd-805a-1ef7f6780645">
              <w:rPr>
                <w:rFonts w:ascii="Arial" w:hAnsi="Arial" w:eastAsia="Arial" w:cs="Arial"/>
                <w:sz w:val="22"/>
              </w:rPr>
            </w:rPrChange>
          </w:rPr>
        </w:r>
      </w:ins>
      <w:hyperlink w:tooltip="#_7.1._Model" w:anchor="_7.1._compo" w:history="1">
        <w:r>
          <w:rPr>
            <w:rStyle w:val="2580"/>
            <w:rFonts w:ascii="Arial" w:hAnsi="Arial" w:eastAsia="Arial" w:cs="Arial"/>
            <w:sz w:val="20"/>
            <w:szCs w:val="20"/>
          </w:rPr>
          <w:t xml:space="preserve">7.1 (component CV)</w:t>
        </w:r>
      </w:hyperlink>
      <w:r>
        <w:rPr>
          <w:rFonts w:ascii="Arial" w:hAnsi="Arial" w:eastAsia="Arial" w:cs="Arial"/>
          <w:color w:val="000000"/>
          <w:sz w:val="20"/>
          <w:szCs w:val="20"/>
          <w:u w:val="none"/>
        </w:rPr>
        <w:t xml:space="preserve">.</w:t>
      </w:r>
      <w:r>
        <w:rPr>
          <w:sz w:val="20"/>
          <w:szCs w:val="20"/>
          <w:highlight w:val="none"/>
        </w:rPr>
      </w:r>
      <w:r>
        <w:rPr>
          <w:sz w:val="20"/>
          <w:szCs w:val="20"/>
          <w:highlight w:val="none"/>
        </w:rPr>
      </w:r>
    </w:p>
    <w:p>
      <w:pPr>
        <w:pStyle w:val="2602"/>
        <w:numPr>
          <w:ilvl w:val="1"/>
          <w:numId w:val="2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r>
        <w:rPr>
          <w:sz w:val="20"/>
          <w:szCs w:val="20"/>
          <w:highlight w:val="none"/>
        </w:rPr>
        <w:t xml:space="preserve">E.g. </w:t>
      </w:r>
      <w:r>
        <w:rPr>
          <w:i/>
          <w:iCs/>
          <w:sz w:val="20"/>
          <w:szCs w:val="20"/>
          <w:highlight w:val="none"/>
          <w:u w:val="single"/>
        </w:rPr>
        <w:t xml:space="preserve">aerosol</w:t>
      </w:r>
      <w:r>
        <w:rPr>
          <w:sz w:val="20"/>
          <w:szCs w:val="20"/>
          <w:highlight w:val="none"/>
        </w:rPr>
      </w:r>
      <w:r>
        <w:rPr>
          <w:sz w:val="20"/>
          <w:szCs w:val="20"/>
          <w:highlight w:val="none"/>
        </w:rPr>
      </w:r>
    </w:p>
    <w:p>
      <w:pPr>
        <w:pStyle w:val="2602"/>
        <w:numPr>
          <w:ilvl w:val="0"/>
          <w:numId w:val="31"/>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name</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The name of the </w:t>
      </w:r>
      <w:r>
        <w:rPr>
          <w:rFonts w:ascii="Arial" w:hAnsi="Arial" w:eastAsia="Arial" w:cs="Arial"/>
          <w:color w:val="000000"/>
          <w:sz w:val="20"/>
          <w:szCs w:val="20"/>
          <w:u w:val="none"/>
        </w:rPr>
        <w:t xml:space="preserve">model component</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highlight w:val="none"/>
          <w:u w:val="none"/>
        </w:rPr>
      </w:pPr>
      <w:r>
        <w:rPr>
          <w:rFonts w:ascii="Arial" w:hAnsi="Arial" w:eastAsia="Arial" w:cs="Arial"/>
          <w:color w:val="000000"/>
          <w:sz w:val="20"/>
          <w:szCs w:val="20"/>
          <w:highlight w:val="none"/>
          <w:u w:val="none"/>
        </w:rPr>
        <w:t xml:space="preserve">If the component </w:t>
      </w:r>
      <w:r>
        <w:rPr>
          <w:rFonts w:ascii="Arial" w:hAnsi="Arial" w:eastAsia="Arial" w:cs="Arial"/>
          <w:color w:val="000000"/>
          <w:sz w:val="20"/>
          <w:szCs w:val="20"/>
          <w:highlight w:val="none"/>
          <w:u w:val="none"/>
        </w:rPr>
        <w:t xml:space="preserve">is embedded in a host component</w:t>
      </w:r>
      <w:r>
        <w:rPr>
          <w:rFonts w:ascii="Arial" w:hAnsi="Arial" w:eastAsia="Arial" w:cs="Arial"/>
          <w:color w:val="000000"/>
          <w:sz w:val="20"/>
          <w:szCs w:val="20"/>
          <w:highlight w:val="none"/>
          <w:u w:val="none"/>
        </w:rPr>
        <w:t xml:space="preserve"> and has no commonly recognised name</w:t>
      </w:r>
      <w:r>
        <w:rPr>
          <w:rFonts w:ascii="Arial" w:hAnsi="Arial" w:eastAsia="Arial" w:cs="Arial"/>
          <w:color w:val="000000"/>
          <w:sz w:val="20"/>
          <w:szCs w:val="20"/>
          <w:highlight w:val="none"/>
          <w:u w:val="none"/>
        </w:rPr>
        <w:t xml:space="preserve">, then </w:t>
      </w:r>
      <w:r>
        <w:rPr>
          <w:rFonts w:ascii="Arial" w:hAnsi="Arial" w:eastAsia="Arial" w:cs="Arial"/>
          <w:color w:val="000000"/>
          <w:sz w:val="20"/>
          <w:szCs w:val="20"/>
          <w:highlight w:val="none"/>
          <w:u w:val="none"/>
        </w:rPr>
        <w:t xml:space="preserve">a name can be constructed </w:t>
      </w:r>
      <w:r>
        <w:rPr>
          <w:rFonts w:ascii="Arial" w:hAnsi="Arial" w:eastAsia="Arial" w:cs="Arial"/>
          <w:color w:val="000000"/>
          <w:sz w:val="20"/>
          <w:szCs w:val="20"/>
          <w:highlight w:val="none"/>
          <w:u w:val="none"/>
        </w:rPr>
        <w:t xml:space="preserve">by combining </w:t>
      </w:r>
      <w:r>
        <w:rPr>
          <w:rFonts w:ascii="Arial" w:hAnsi="Arial" w:eastAsia="Arial" w:cs="Arial"/>
          <w:color w:val="000000"/>
          <w:sz w:val="20"/>
          <w:szCs w:val="20"/>
          <w:highlight w:val="none"/>
          <w:u w:val="none"/>
        </w:rPr>
        <w:t xml:space="preserve">the host component’s </w:t>
      </w:r>
      <w:r>
        <w:rPr>
          <w:rFonts w:ascii="Arial" w:hAnsi="Arial" w:eastAsia="Arial" w:cs="Arial"/>
          <w:b/>
          <w:bCs/>
          <w:color w:val="000000"/>
          <w:sz w:val="20"/>
          <w:szCs w:val="20"/>
          <w:highlight w:val="none"/>
          <w:u w:val="none"/>
        </w:rPr>
        <w:t xml:space="preserve">name </w:t>
      </w:r>
      <w:r>
        <w:rPr>
          <w:rFonts w:ascii="Arial" w:hAnsi="Arial" w:eastAsia="Arial" w:cs="Arial"/>
          <w:b w:val="0"/>
          <w:bCs w:val="0"/>
          <w:color w:val="000000"/>
          <w:sz w:val="20"/>
          <w:szCs w:val="20"/>
          <w:highlight w:val="none"/>
          <w:u w:val="none"/>
        </w:rPr>
        <w:t xml:space="preserve">with this component’s</w:t>
      </w:r>
      <w:r>
        <w:rPr>
          <w:rFonts w:ascii="Arial" w:hAnsi="Arial" w:eastAsia="Arial" w:cs="Arial"/>
          <w:color w:val="000000"/>
          <w:sz w:val="20"/>
          <w:szCs w:val="20"/>
          <w:highlight w:val="none"/>
          <w:u w:val="none"/>
        </w:rPr>
        <w:t xml:space="preserve"> </w:t>
      </w:r>
      <w:r>
        <w:rPr>
          <w:rFonts w:ascii="Arial" w:hAnsi="Arial" w:eastAsia="Arial" w:cs="Arial"/>
          <w:b/>
          <w:bCs/>
          <w:color w:val="000000"/>
          <w:sz w:val="20"/>
          <w:szCs w:val="20"/>
          <w:highlight w:val="none"/>
          <w:u w:val="none"/>
        </w:rPr>
        <w:t xml:space="preserve">component</w:t>
      </w:r>
      <w:r>
        <w:rPr>
          <w:rFonts w:ascii="Arial" w:hAnsi="Arial" w:eastAsia="Arial" w:cs="Arial"/>
          <w:b w:val="0"/>
          <w:bCs w:val="0"/>
          <w:color w:val="000000"/>
          <w:sz w:val="20"/>
          <w:szCs w:val="20"/>
          <w:highlight w:val="none"/>
          <w:u w:val="none"/>
        </w:rPr>
        <w:t xml:space="preserve"> type</w:t>
      </w:r>
      <w:r>
        <w:rPr>
          <w:rFonts w:ascii="Arial" w:hAnsi="Arial" w:eastAsia="Arial" w:cs="Arial"/>
          <w:color w:val="000000"/>
          <w:sz w:val="20"/>
          <w:szCs w:val="20"/>
          <w:highlight w:val="none"/>
          <w:u w:val="none"/>
        </w:rPr>
        <w:t xml:space="preserve">, separated by a hyphen.</w:t>
      </w:r>
      <w:r>
        <w:rPr>
          <w:rFonts w:ascii="Arial" w:hAnsi="Arial" w:eastAsia="Arial" w:cs="Arial"/>
          <w:bCs w:val="0"/>
          <w:i w:val="0"/>
          <w:color w:val="000000"/>
          <w:sz w:val="20"/>
          <w:szCs w:val="20"/>
          <w:highlight w:val="none"/>
          <w:u w:val="none"/>
        </w:rPr>
      </w:r>
      <w:r>
        <w:rPr>
          <w:rFonts w:ascii="Arial" w:hAnsi="Arial" w:eastAsia="Arial" w:cs="Arial"/>
          <w:bCs w:val="0"/>
          <w:i w:val="0"/>
          <w:color w:val="000000"/>
          <w:sz w:val="20"/>
          <w:szCs w:val="20"/>
          <w:highlight w:val="none"/>
          <w:u w:val="none"/>
        </w:rPr>
      </w:r>
    </w:p>
    <w:p>
      <w:pPr>
        <w:pStyle w:val="2602"/>
        <w:numPr>
          <w:ilvl w:val="1"/>
          <w:numId w:val="153"/>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t xml:space="preserve">E.g.</w:t>
      </w:r>
      <w:r>
        <w:rPr>
          <w:rFonts w:ascii="Arial" w:hAnsi="Arial" w:eastAsia="Arial" w:cs="Arial"/>
          <w:i w:val="0"/>
          <w:iCs w:val="0"/>
          <w:color w:val="000000"/>
          <w:sz w:val="20"/>
          <w:szCs w:val="20"/>
          <w:u w:val="none"/>
        </w:rPr>
        <w:t xml:space="preserve"> </w:t>
      </w:r>
      <w:r>
        <w:rPr>
          <w:rFonts w:ascii="Arial" w:hAnsi="Arial" w:eastAsia="Arial" w:cs="Arial"/>
          <w:i/>
          <w:iCs/>
          <w:color w:val="000000"/>
          <w:sz w:val="20"/>
          <w:szCs w:val="20"/>
          <w:u w:val="none"/>
        </w:rPr>
        <w:t xml:space="preserve">BISICLES-UKESM-</w:t>
      </w:r>
      <w:r>
        <w:rPr>
          <w:rFonts w:ascii="Arial" w:hAnsi="Arial" w:eastAsia="Arial" w:cs="Arial"/>
          <w:i/>
          <w:iCs/>
          <w:color w:val="000000"/>
          <w:sz w:val="20"/>
          <w:szCs w:val="20"/>
          <w:u w:val="none"/>
        </w:rPr>
        <w:t xml:space="preserve">ISMIP6</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153"/>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r>
      <w:r>
        <w:rPr>
          <w:rFonts w:ascii="Arial" w:hAnsi="Arial" w:eastAsia="Arial" w:cs="Arial"/>
          <w:i w:val="0"/>
          <w:iCs w:val="0"/>
          <w:color w:val="000000"/>
          <w:sz w:val="20"/>
          <w:szCs w:val="20"/>
          <w:u w:val="none"/>
        </w:rPr>
        <w:t xml:space="preserve">E</w:t>
      </w:r>
      <w:r>
        <w:rPr>
          <w:rFonts w:ascii="Arial" w:hAnsi="Arial" w:eastAsia="Arial" w:cs="Arial"/>
          <w:i w:val="0"/>
          <w:iCs w:val="0"/>
          <w:color w:val="000000"/>
          <w:sz w:val="20"/>
          <w:szCs w:val="20"/>
          <w:u w:val="none"/>
        </w:rPr>
        <w:t xml:space="preserve">.g.</w:t>
      </w:r>
      <w:r>
        <w:rPr>
          <w:rFonts w:ascii="Arial" w:hAnsi="Arial" w:eastAsia="Arial" w:cs="Arial"/>
          <w:i w:val="0"/>
          <w:iCs w:val="0"/>
          <w:color w:val="000000"/>
          <w:sz w:val="20"/>
          <w:szCs w:val="20"/>
          <w:u w:val="none"/>
        </w:rPr>
        <w:t xml:space="preserve"> </w:t>
      </w:r>
      <w:r>
        <w:rPr>
          <w:rFonts w:ascii="Arial" w:hAnsi="Arial" w:eastAsia="Arial" w:cs="Arial"/>
          <w:i/>
          <w:iCs/>
          <w:color w:val="000000"/>
          <w:sz w:val="20"/>
          <w:szCs w:val="20"/>
          <w:u w:val="none"/>
        </w:rPr>
        <w:t xml:space="preserve">MOSES2</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153"/>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i w:val="0"/>
          <w:iCs w:val="0"/>
          <w:color w:val="000000"/>
          <w:sz w:val="20"/>
          <w:szCs w:val="20"/>
          <w:u w:val="none"/>
        </w:rPr>
        <w:t xml:space="preserve">E.g. </w:t>
      </w:r>
      <w:r>
        <w:rPr>
          <w:rFonts w:ascii="Arial" w:hAnsi="Arial" w:eastAsia="Arial" w:cs="Arial"/>
          <w:i/>
          <w:iCs/>
          <w:color w:val="000000"/>
          <w:sz w:val="20"/>
          <w:szCs w:val="20"/>
          <w:highlight w:val="none"/>
          <w:u w:val="none"/>
        </w:rPr>
        <w:t xml:space="preserve">HadAM3-aerosol</w:t>
      </w:r>
      <w:r>
        <w:rPr>
          <w:bCs w:val="0"/>
          <w:i w:val="0"/>
          <w:sz w:val="20"/>
          <w:szCs w:val="20"/>
        </w:rPr>
      </w:r>
      <w:r>
        <w:rPr>
          <w:bCs w:val="0"/>
          <w:i w:val="0"/>
          <w:sz w:val="20"/>
          <w:szCs w:val="20"/>
        </w:rPr>
      </w:r>
    </w:p>
    <w:p>
      <w:pPr>
        <w:pStyle w:val="2602"/>
        <w:numPr>
          <w:ilvl w:val="0"/>
          <w:numId w:val="14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family</w:t>
      </w:r>
      <w:r>
        <w:rPr>
          <w:b/>
          <w:bCs/>
          <w:sz w:val="20"/>
          <w:szCs w:val="20"/>
        </w:rPr>
      </w:r>
      <w:r>
        <w:rPr>
          <w:b/>
          <w:bCs/>
          <w:sz w:val="20"/>
          <w:szCs w:val="20"/>
        </w:rPr>
      </w:r>
    </w:p>
    <w:p>
      <w:pPr>
        <w:pStyle w:val="2602"/>
        <w:numPr>
          <w:ilvl w:val="1"/>
          <w:numId w:val="17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t xml:space="preserve">The model component’s “family” name. </w:t>
      </w:r>
      <w:r>
        <w:rPr>
          <w:rFonts w:ascii="Arial" w:hAnsi="Arial" w:eastAsia="Arial" w:cs="Arial"/>
          <w:color w:val="000000"/>
          <w:sz w:val="20"/>
          <w:szCs w:val="20"/>
          <w:highlight w:val="none"/>
          <w:u w:val="none"/>
        </w:rPr>
        <w:t xml:space="preserve">For a component, its family members should all share much of their code bases, but the members may be </w:t>
      </w:r>
      <w:r>
        <w:rPr>
          <w:rFonts w:ascii="Arial" w:hAnsi="Arial" w:eastAsia="Arial" w:cs="Arial"/>
          <w:color w:val="000000"/>
          <w:sz w:val="20"/>
          <w:szCs w:val="20"/>
          <w:highlight w:val="none"/>
          <w:u w:val="none"/>
        </w:rPr>
        <w:t xml:space="preserve">configured in different ways (e.g. different resolutions, parameter choices, or the inclusion or not of particular </w:t>
      </w:r>
      <w:r>
        <w:rPr>
          <w:rFonts w:ascii="Arial" w:hAnsi="Arial" w:eastAsia="Arial" w:cs="Arial"/>
          <w:color w:val="000000"/>
          <w:sz w:val="20"/>
          <w:szCs w:val="20"/>
          <w:highlight w:val="none"/>
          <w:u w:val="none"/>
        </w:rPr>
        <w:t xml:space="preserve">physical </w:t>
      </w:r>
      <w:r>
        <w:rPr>
          <w:rFonts w:ascii="Arial" w:hAnsi="Arial" w:eastAsia="Arial" w:cs="Arial"/>
          <w:color w:val="000000"/>
          <w:sz w:val="20"/>
          <w:szCs w:val="20"/>
          <w:highlight w:val="none"/>
          <w:u w:val="none"/>
        </w:rPr>
        <w:t xml:space="preserve">process).</w:t>
      </w:r>
      <w:r>
        <w:rPr>
          <w:rFonts w:ascii="Arial" w:hAnsi="Arial" w:eastAsia="Arial" w:cs="Arial"/>
          <w:color w:val="000000"/>
          <w:sz w:val="20"/>
          <w:szCs w:val="20"/>
          <w:highlight w:val="none"/>
          <w:u w:val="none"/>
        </w:rPr>
        <w:t xml:space="preserve"> See</w:t>
      </w:r>
      <w:r>
        <w:rPr>
          <w:rFonts w:ascii="Arial" w:hAnsi="Arial" w:eastAsia="Arial" w:cs="Arial"/>
          <w:color w:val="000000"/>
          <w:sz w:val="20"/>
          <w:szCs w:val="20"/>
          <w:highlight w:val="none"/>
          <w:u w:val="none"/>
        </w:rPr>
        <w:t xml:space="preserve">, for instance,</w:t>
      </w:r>
      <w:r>
        <w:rPr>
          <w:rFonts w:ascii="Arial" w:hAnsi="Arial" w:eastAsia="Arial" w:cs="Arial"/>
          <w:color w:val="000000"/>
          <w:sz w:val="20"/>
          <w:szCs w:val="20"/>
          <w:highlight w:val="none"/>
          <w:u w:val="none"/>
        </w:rPr>
        <w:t xml:space="preserve"> </w:t>
      </w:r>
      <w:hyperlink r:id="rId16" w:tooltip="https://doi.org/10.1029/2011GL046864" w:history="1">
        <w:r>
          <w:rPr>
            <w:rStyle w:val="2580"/>
            <w:rFonts w:ascii="Arial" w:hAnsi="Arial" w:eastAsia="Arial" w:cs="Arial"/>
            <w:sz w:val="20"/>
            <w:szCs w:val="20"/>
            <w:highlight w:val="none"/>
            <w:rPrChange w:id="15" w:author="David Hassell" w:date="2025-02-13T16:56:43Z" oouserid="e42c3f48-66ba-4efd-805a-1ef7f6780645">
              <w:rPr>
                <w:rFonts w:ascii="Arial" w:hAnsi="Arial" w:eastAsia="Arial" w:cs="Arial"/>
                <w:color w:val="000000"/>
                <w:sz w:val="22"/>
                <w:highlight w:val="none"/>
                <w:u w:val="none"/>
              </w:rPr>
            </w:rPrChange>
          </w:rPr>
        </w:r>
        <w:r>
          <w:rPr>
            <w:rStyle w:val="2580"/>
            <w:rFonts w:ascii="Arial" w:hAnsi="Arial" w:eastAsia="Arial" w:cs="Arial"/>
            <w:sz w:val="20"/>
            <w:szCs w:val="20"/>
          </w:rPr>
          <w:t xml:space="preserve">Masson and Knutti (2011)</w:t>
        </w:r>
      </w:hyperlink>
      <w:r>
        <w:rPr>
          <w:rFonts w:ascii="Arial" w:hAnsi="Arial" w:eastAsia="Arial" w:cs="Arial"/>
          <w:color w:val="000000"/>
          <w:sz w:val="20"/>
          <w:szCs w:val="20"/>
        </w:rPr>
        <w:t xml:space="preserve"> for an example of how the family can be used to inform model genealogies.</w:t>
      </w:r>
      <w:r>
        <w:rPr>
          <w:sz w:val="20"/>
          <w:szCs w:val="20"/>
        </w:rPr>
      </w:r>
      <w:r>
        <w:rPr>
          <w:sz w:val="20"/>
          <w:szCs w:val="20"/>
        </w:rPr>
      </w:r>
    </w:p>
    <w:p>
      <w:pPr>
        <w:pStyle w:val="2602"/>
        <w:numPr>
          <w:ilvl w:val="1"/>
          <w:numId w:val="147"/>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i w:val="0"/>
          <w:iCs w:val="0"/>
          <w:color w:val="000000"/>
          <w:sz w:val="20"/>
          <w:szCs w:val="20"/>
          <w:highlight w:val="none"/>
          <w:u w:val="none"/>
        </w:rPr>
        <w:t xml:space="preserve">Omit </w:t>
      </w:r>
      <w:r>
        <w:rPr>
          <w:rFonts w:ascii="Arial" w:hAnsi="Arial" w:eastAsia="Arial" w:cs="Arial"/>
          <w:i w:val="0"/>
          <w:iCs w:val="0"/>
          <w:color w:val="000000"/>
          <w:sz w:val="20"/>
          <w:szCs w:val="20"/>
          <w:highlight w:val="none"/>
          <w:u w:val="none"/>
        </w:rPr>
        <w:t xml:space="preserve">if there is no such family for the model com</w:t>
      </w:r>
      <w:r>
        <w:rPr>
          <w:rFonts w:ascii="Arial" w:hAnsi="Arial" w:eastAsia="Arial" w:cs="Arial"/>
          <w:i w:val="0"/>
          <w:iCs w:val="0"/>
          <w:color w:val="000000"/>
          <w:sz w:val="20"/>
          <w:szCs w:val="20"/>
          <w:highlight w:val="none"/>
          <w:u w:val="none"/>
        </w:rPr>
        <w:t xml:space="preserve">ponent.</w:t>
      </w:r>
      <w:r>
        <w:rPr>
          <w:bCs w:val="0"/>
          <w:i w:val="0"/>
          <w:sz w:val="20"/>
          <w:szCs w:val="20"/>
        </w:rPr>
      </w:r>
      <w:r>
        <w:rPr>
          <w:bCs w:val="0"/>
          <w:i w:val="0"/>
          <w:sz w:val="20"/>
          <w:szCs w:val="20"/>
        </w:rPr>
      </w:r>
    </w:p>
    <w:p>
      <w:pPr>
        <w:pStyle w:val="2602"/>
        <w:numPr>
          <w:ilvl w:val="1"/>
          <w:numId w:val="1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t xml:space="preserve">E.g.</w:t>
      </w:r>
      <w:r>
        <w:rPr>
          <w:rFonts w:ascii="Arial" w:hAnsi="Arial" w:eastAsia="Arial" w:cs="Arial"/>
          <w:i w:val="0"/>
          <w:iCs w:val="0"/>
          <w:color w:val="000000"/>
          <w:sz w:val="20"/>
          <w:szCs w:val="20"/>
          <w:u w:val="none"/>
        </w:rPr>
        <w:t xml:space="preserve"> </w:t>
      </w:r>
      <w:r>
        <w:rPr>
          <w:rFonts w:ascii="Arial" w:hAnsi="Arial" w:eastAsia="Arial" w:cs="Arial"/>
          <w:i/>
          <w:iCs/>
          <w:color w:val="000000"/>
          <w:sz w:val="20"/>
          <w:szCs w:val="20"/>
          <w:u w:val="none"/>
        </w:rPr>
        <w:t xml:space="preserve">BISICLES</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1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highlight w:val="none"/>
          <w:u w:val="none"/>
        </w:rPr>
      </w:pPr>
      <w:r>
        <w:rPr>
          <w:rFonts w:ascii="Arial" w:hAnsi="Arial" w:eastAsia="Arial" w:cs="Arial"/>
          <w:i w:val="0"/>
          <w:iCs w:val="0"/>
          <w:color w:val="000000"/>
          <w:sz w:val="20"/>
          <w:szCs w:val="20"/>
          <w:u w:val="none"/>
        </w:rPr>
      </w:r>
      <w:r>
        <w:rPr>
          <w:rFonts w:ascii="Arial" w:hAnsi="Arial" w:eastAsia="Arial" w:cs="Arial"/>
          <w:i w:val="0"/>
          <w:iCs w:val="0"/>
          <w:color w:val="000000"/>
          <w:sz w:val="20"/>
          <w:szCs w:val="20"/>
          <w:highlight w:val="none"/>
          <w:u w:val="none"/>
        </w:rPr>
        <w:t xml:space="preserve">E</w:t>
      </w:r>
      <w:r>
        <w:rPr>
          <w:rFonts w:ascii="Arial" w:hAnsi="Arial" w:eastAsia="Arial" w:cs="Arial"/>
          <w:i w:val="0"/>
          <w:iCs w:val="0"/>
          <w:color w:val="000000"/>
          <w:sz w:val="20"/>
          <w:szCs w:val="20"/>
          <w:highlight w:val="none"/>
          <w:u w:val="none"/>
        </w:rPr>
        <w:t xml:space="preserve">.</w:t>
      </w:r>
      <w:r>
        <w:rPr>
          <w:rFonts w:ascii="Arial" w:hAnsi="Arial" w:eastAsia="Arial" w:cs="Arial"/>
          <w:i w:val="0"/>
          <w:iCs w:val="0"/>
          <w:color w:val="000000"/>
          <w:sz w:val="20"/>
          <w:szCs w:val="20"/>
          <w:highlight w:val="none"/>
          <w:u w:val="none"/>
        </w:rPr>
        <w:t xml:space="preserve">g. </w:t>
      </w:r>
      <w:r>
        <w:rPr>
          <w:rFonts w:ascii="Arial" w:hAnsi="Arial" w:eastAsia="Arial" w:cs="Arial"/>
          <w:i/>
          <w:iCs/>
          <w:color w:val="000000"/>
          <w:sz w:val="20"/>
          <w:szCs w:val="20"/>
          <w:highlight w:val="none"/>
          <w:u w:val="none"/>
        </w:rPr>
        <w:t xml:space="preserve">CLM</w:t>
      </w:r>
      <w:r>
        <w:rPr>
          <w:rFonts w:ascii="Arial" w:hAnsi="Arial" w:eastAsia="Arial" w:cs="Arial"/>
          <w:bCs w:val="0"/>
          <w:i w:val="0"/>
          <w:color w:val="000000"/>
          <w:sz w:val="20"/>
          <w:szCs w:val="20"/>
          <w:highlight w:val="none"/>
          <w:u w:val="none"/>
        </w:rPr>
      </w:r>
      <w:r>
        <w:rPr>
          <w:rFonts w:ascii="Arial" w:hAnsi="Arial" w:eastAsia="Arial" w:cs="Arial"/>
          <w:bCs w:val="0"/>
          <w:i w:val="0"/>
          <w:color w:val="000000"/>
          <w:sz w:val="20"/>
          <w:szCs w:val="20"/>
          <w:highlight w:val="none"/>
          <w:u w:val="none"/>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i/>
          <w:iCs/>
          <w:color w:val="000000"/>
          <w:sz w:val="20"/>
          <w:szCs w:val="20"/>
          <w:highlight w:val="none"/>
          <w:u w:val="none"/>
        </w:rPr>
      </w:r>
      <w:r>
        <w:rPr>
          <w:rFonts w:ascii="Arial" w:hAnsi="Arial" w:eastAsia="Arial" w:cs="Arial"/>
          <w:b/>
          <w:bCs/>
          <w:color w:val="000000"/>
          <w:sz w:val="20"/>
          <w:szCs w:val="20"/>
          <w:u w:val="none"/>
        </w:rPr>
        <w:t xml:space="preserve">description</w:t>
      </w:r>
      <w:r>
        <w:rPr>
          <w:b/>
          <w:bCs/>
          <w:i w:val="0"/>
          <w:sz w:val="20"/>
          <w:szCs w:val="20"/>
        </w:rPr>
      </w:r>
      <w:r>
        <w:rPr>
          <w:b/>
          <w:bCs/>
          <w:i w:val="0"/>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r>
      <w:r>
        <w:rPr>
          <w:rFonts w:ascii="Arial" w:hAnsi="Arial" w:eastAsia="Arial" w:cs="Arial"/>
          <w:color w:val="000000"/>
          <w:sz w:val="20"/>
          <w:szCs w:val="20"/>
          <w:u w:val="none"/>
        </w:rPr>
        <w:t xml:space="preserve">A scientific overview of the </w:t>
      </w:r>
      <w:r>
        <w:rPr>
          <w:rFonts w:ascii="Arial" w:hAnsi="Arial" w:eastAsia="Arial" w:cs="Arial"/>
          <w:color w:val="000000"/>
          <w:sz w:val="20"/>
          <w:szCs w:val="20"/>
          <w:u w:val="none"/>
        </w:rPr>
        <w:t xml:space="preserve">model component</w:t>
      </w:r>
      <w:r>
        <w:rPr>
          <w:rFonts w:ascii="Arial" w:hAnsi="Arial" w:eastAsia="Arial" w:cs="Arial"/>
          <w:color w:val="000000"/>
          <w:sz w:val="20"/>
          <w:szCs w:val="20"/>
          <w:highlight w:val="white"/>
          <w:u w:val="none"/>
        </w:rPr>
        <w:t xml:space="preserve">.</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white"/>
          <w:u w:val="none"/>
        </w:rPr>
        <w:t xml:space="preserve">The description should summarise the </w:t>
      </w:r>
      <w:r>
        <w:rPr>
          <w:rFonts w:ascii="Arial" w:hAnsi="Arial" w:eastAsia="Arial" w:cs="Arial"/>
          <w:color w:val="000000"/>
          <w:sz w:val="20"/>
          <w:szCs w:val="20"/>
          <w:highlight w:val="white"/>
          <w:u w:val="none"/>
        </w:rPr>
        <w:t xml:space="preserve">key processes simulat</w:t>
      </w:r>
      <w:r>
        <w:rPr>
          <w:rFonts w:ascii="Arial" w:hAnsi="Arial" w:eastAsia="Arial" w:cs="Arial"/>
          <w:color w:val="000000"/>
          <w:sz w:val="20"/>
          <w:szCs w:val="20"/>
          <w:highlight w:val="white"/>
          <w:u w:val="none"/>
        </w:rPr>
        <w:t xml:space="preserve">ed</w:t>
      </w:r>
      <w:r>
        <w:rPr>
          <w:rFonts w:ascii="Arial" w:hAnsi="Arial" w:eastAsia="Arial" w:cs="Arial"/>
          <w:color w:val="000000"/>
          <w:sz w:val="20"/>
          <w:szCs w:val="20"/>
          <w:highlight w:val="white"/>
          <w:u w:val="none"/>
        </w:rPr>
        <w:t xml:space="preserve"> by the </w:t>
      </w:r>
      <w:r>
        <w:rPr>
          <w:rFonts w:ascii="Arial" w:hAnsi="Arial" w:eastAsia="Arial" w:cs="Arial"/>
          <w:color w:val="000000"/>
          <w:sz w:val="20"/>
          <w:szCs w:val="20"/>
          <w:highlight w:val="white"/>
          <w:u w:val="none"/>
        </w:rPr>
        <w:t xml:space="preserve">model component</w:t>
      </w:r>
      <w:r>
        <w:rPr>
          <w:rFonts w:ascii="Arial" w:hAnsi="Arial" w:eastAsia="Arial" w:cs="Arial"/>
          <w:color w:val="000000"/>
          <w:sz w:val="20"/>
          <w:szCs w:val="20"/>
          <w:highlight w:val="white"/>
          <w:u w:val="none"/>
        </w:rPr>
        <w:t xml:space="preserve">.</w:t>
      </w:r>
      <w:r>
        <w:rPr>
          <w:sz w:val="20"/>
          <w:szCs w:val="20"/>
        </w:rPr>
      </w:r>
      <w:r>
        <w:rPr>
          <w:sz w:val="20"/>
          <w:szCs w:val="20"/>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r</w:t>
      </w:r>
      <w:r>
        <w:rPr>
          <w:rFonts w:ascii="Arial" w:hAnsi="Arial" w:eastAsia="Arial" w:cs="Arial"/>
          <w:b/>
          <w:bCs/>
          <w:color w:val="000000"/>
          <w:sz w:val="20"/>
          <w:szCs w:val="20"/>
          <w:highlight w:val="white"/>
          <w:u w:val="none"/>
        </w:rPr>
        <w:t xml:space="preserve">eferences</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t xml:space="preserve">One or more r</w:t>
      </w:r>
      <w:r>
        <w:rPr>
          <w:rFonts w:ascii="Arial" w:hAnsi="Arial" w:eastAsia="Arial" w:cs="Arial"/>
          <w:color w:val="000000"/>
          <w:sz w:val="20"/>
          <w:szCs w:val="20"/>
          <w:highlight w:val="white"/>
          <w:u w:val="none"/>
        </w:rPr>
        <w:t xml:space="preserve">eferences to published work for the </w:t>
      </w:r>
      <w:r>
        <w:rPr>
          <w:rFonts w:ascii="Arial" w:hAnsi="Arial" w:eastAsia="Arial" w:cs="Arial"/>
          <w:color w:val="000000"/>
          <w:sz w:val="20"/>
          <w:szCs w:val="20"/>
          <w:highlight w:val="white"/>
          <w:u w:val="none"/>
        </w:rPr>
        <w:t xml:space="preserve">model component</w:t>
      </w:r>
      <w:r>
        <w:rPr>
          <w:rFonts w:ascii="Arial" w:hAnsi="Arial" w:eastAsia="Arial" w:cs="Arial"/>
          <w:color w:val="000000"/>
          <w:sz w:val="20"/>
          <w:szCs w:val="20"/>
          <w:highlight w:val="white"/>
          <w:u w:val="none"/>
        </w:rPr>
        <w:t xml:space="preserve">.</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r>
      <w:r>
        <w:rPr>
          <w:rFonts w:ascii="Arial" w:hAnsi="Arial" w:eastAsia="Arial" w:cs="Arial"/>
          <w:b w:val="0"/>
          <w:bCs w:val="0"/>
          <w:color w:val="000000"/>
          <w:sz w:val="20"/>
          <w:szCs w:val="20"/>
          <w:u w:val="none"/>
        </w:rPr>
        <w:t xml:space="preserve">E</w:t>
      </w:r>
      <w:r>
        <w:rPr>
          <w:rFonts w:ascii="Arial" w:hAnsi="Arial" w:eastAsia="Arial" w:cs="Arial"/>
          <w:b w:val="0"/>
          <w:bCs w:val="0"/>
          <w:color w:val="000000"/>
          <w:sz w:val="20"/>
          <w:szCs w:val="20"/>
          <w:u w:val="none"/>
        </w:rPr>
        <w:t xml:space="preserve">ach reference is described by the properties listed </w:t>
      </w:r>
      <w:r>
        <w:rPr>
          <w:rFonts w:ascii="Arial" w:hAnsi="Arial" w:eastAsia="Arial" w:cs="Arial"/>
          <w:color w:val="000000"/>
          <w:sz w:val="20"/>
          <w:szCs w:val="20"/>
          <w:highlight w:val="white"/>
          <w:u w:val="none"/>
        </w:rPr>
        <w:t xml:space="preserve">section </w:t>
      </w:r>
      <w:r>
        <w:rPr>
          <w:rFonts w:ascii="Arial" w:hAnsi="Arial" w:eastAsia="Arial" w:cs="Arial"/>
          <w:color w:val="000000"/>
          <w:sz w:val="20"/>
          <w:szCs w:val="20"/>
          <w:highlight w:val="none"/>
          <w:u w:val="none"/>
        </w:rPr>
      </w:r>
      <w:hyperlink w:tooltip="#_5.__Refere" w:anchor="_5.__Refere" w:history="1">
        <w:r>
          <w:rPr>
            <w:rStyle w:val="2580"/>
            <w:rFonts w:ascii="Arial" w:hAnsi="Arial" w:eastAsia="Arial" w:cs="Arial"/>
            <w:sz w:val="20"/>
            <w:szCs w:val="20"/>
            <w:highlight w:val="none"/>
          </w:rPr>
          <w:t xml:space="preserve">5 (References)</w:t>
        </w:r>
      </w:hyperlink>
      <w:r>
        <w:rPr>
          <w:rFonts w:ascii="Arial" w:hAnsi="Arial" w:eastAsia="Arial" w:cs="Arial"/>
          <w:color w:val="000000"/>
          <w:sz w:val="20"/>
          <w:szCs w:val="20"/>
          <w:highlight w:val="none"/>
          <w:u w:val="none"/>
        </w:rPr>
        <w:t xml:space="preserve">.</w:t>
      </w:r>
      <w:r>
        <w:rPr>
          <w:sz w:val="20"/>
          <w:szCs w:val="20"/>
        </w:rPr>
      </w:r>
      <w:r>
        <w:rPr>
          <w:sz w:val="20"/>
          <w:szCs w:val="20"/>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code_</w:t>
      </w:r>
      <w:r>
        <w:rPr>
          <w:rFonts w:ascii="Arial" w:hAnsi="Arial" w:eastAsia="Arial" w:cs="Arial"/>
          <w:b/>
          <w:bCs/>
          <w:color w:val="000000"/>
          <w:sz w:val="20"/>
          <w:szCs w:val="20"/>
          <w:u w:val="none"/>
        </w:rPr>
        <w:t xml:space="preserve">base</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location of the source code </w:t>
      </w:r>
      <w:r>
        <w:rPr>
          <w:rFonts w:ascii="Arial" w:hAnsi="Arial" w:eastAsia="Arial" w:cs="Arial"/>
          <w:color w:val="000000"/>
          <w:sz w:val="20"/>
          <w:szCs w:val="20"/>
          <w:u w:val="none"/>
        </w:rPr>
        <w:t xml:space="preserve">for the </w:t>
      </w:r>
      <w:r>
        <w:rPr>
          <w:rFonts w:ascii="Arial" w:hAnsi="Arial" w:eastAsia="Arial" w:cs="Arial"/>
          <w:color w:val="000000"/>
          <w:sz w:val="20"/>
          <w:szCs w:val="20"/>
          <w:u w:val="none"/>
        </w:rPr>
        <w:t xml:space="preserve">model component</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74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The location must be a </w:t>
      </w:r>
      <w:r>
        <w:rPr>
          <w:sz w:val="20"/>
          <w:szCs w:val="20"/>
        </w:rPr>
        <w:t xml:space="preserve">fully qualified uniform resource locator </w:t>
      </w:r>
      <w:r>
        <w:rPr>
          <w:sz w:val="20"/>
          <w:szCs w:val="20"/>
          <w:highlight w:val="none"/>
        </w:rPr>
        <w:t xml:space="preserve">(</w:t>
      </w:r>
      <w:hyperlink r:id="rId17" w:tooltip="https://doi.org/10.17487/RFC3986" w:history="1">
        <w:r>
          <w:rPr>
            <w:rStyle w:val="2580"/>
            <w:sz w:val="20"/>
            <w:szCs w:val="20"/>
            <w:highlight w:val="none"/>
          </w:rPr>
          <w:t xml:space="preserve">URL</w:t>
        </w:r>
      </w:hyperlink>
      <w:r>
        <w:rPr>
          <w:sz w:val="20"/>
          <w:szCs w:val="20"/>
          <w:highlight w:val="none"/>
        </w:rPr>
        <w:t xml:space="preserve">), and could be a </w:t>
      </w:r>
      <w:r>
        <w:rPr>
          <w:rFonts w:ascii="Arial" w:hAnsi="Arial" w:eastAsia="Arial" w:cs="Arial"/>
          <w:color w:val="000000"/>
          <w:sz w:val="20"/>
          <w:szCs w:val="20"/>
          <w:u w:val="none"/>
        </w:rPr>
        <w:t xml:space="preserve">unique persistent identifier </w:t>
      </w:r>
      <w:r>
        <w:rPr>
          <w:rFonts w:ascii="Arial" w:hAnsi="Arial" w:eastAsia="Arial" w:cs="Arial"/>
          <w:color w:val="000000"/>
          <w:sz w:val="20"/>
          <w:szCs w:val="20"/>
          <w:u w:val="none"/>
        </w:rPr>
        <w:t xml:space="preserve">(</w:t>
      </w:r>
      <w:hyperlink r:id="rId18" w:tooltip="https://doi.org/10.1000/182" w:history="1">
        <w:r>
          <w:rPr>
            <w:rStyle w:val="2580"/>
            <w:rFonts w:ascii="Arial" w:hAnsi="Arial" w:eastAsia="Arial" w:cs="Arial"/>
            <w:sz w:val="20"/>
            <w:szCs w:val="20"/>
          </w:rPr>
          <w:t xml:space="preserve">DOI</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If the code base is in a version </w:t>
      </w:r>
      <w:r>
        <w:rPr>
          <w:rFonts w:ascii="Arial" w:hAnsi="Arial" w:eastAsia="Arial" w:cs="Arial"/>
          <w:color w:val="000000"/>
          <w:sz w:val="20"/>
          <w:szCs w:val="20"/>
          <w:u w:val="none"/>
        </w:rPr>
        <w:t xml:space="preserve">control repository (such as a </w:t>
      </w:r>
      <w:hyperlink r:id="rId19" w:tooltip="https://git-scm.com" w:history="1">
        <w:r>
          <w:rPr>
            <w:rStyle w:val="2580"/>
            <w:rFonts w:ascii="Arial" w:hAnsi="Arial" w:eastAsia="Arial" w:cs="Arial"/>
            <w:sz w:val="20"/>
            <w:szCs w:val="20"/>
          </w:rPr>
          <w:t xml:space="preserve">git</w:t>
        </w:r>
      </w:hyperlink>
      <w:r>
        <w:rPr>
          <w:rFonts w:ascii="Arial" w:hAnsi="Arial" w:eastAsia="Arial" w:cs="Arial"/>
          <w:color w:val="000000"/>
          <w:sz w:val="20"/>
          <w:szCs w:val="20"/>
          <w:u w:val="none"/>
        </w:rPr>
        <w:t xml:space="preserve"> repository) then the URL should identify a specific point in the repository’s history. </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if </w:t>
      </w:r>
      <w:r>
        <w:rPr>
          <w:rFonts w:ascii="Arial" w:hAnsi="Arial" w:eastAsia="Arial" w:cs="Arial"/>
          <w:color w:val="000000"/>
          <w:sz w:val="20"/>
          <w:szCs w:val="20"/>
          <w:u w:val="none"/>
        </w:rPr>
        <w:t xml:space="preserve">the source code is not available.</w:t>
      </w:r>
      <w:r>
        <w:rPr>
          <w:sz w:val="20"/>
          <w:szCs w:val="20"/>
        </w:rPr>
      </w:r>
      <w:r>
        <w:rPr>
          <w:sz w:val="20"/>
          <w:szCs w:val="20"/>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embedded_in</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ins w:id="16" w:author="Karl Taylor" w:date="2025-11-19T22:57:45Z" oouserid="377fb9d8-4f52-45d0-a870-b8658ba8f5fd">
        <w:r>
          <w:rPr>
            <w:rFonts w:ascii="Arial" w:hAnsi="Arial" w:eastAsia="Arial" w:cs="Arial"/>
            <w:color w:val="000000"/>
            <w:sz w:val="20"/>
            <w:szCs w:val="20"/>
            <w:u w:val="none"/>
          </w:rPr>
        </w:r>
      </w:ins>
      <w:r>
        <w:rPr>
          <w:rFonts w:ascii="Arial" w:hAnsi="Arial" w:eastAsia="Arial" w:cs="Arial"/>
          <w:color w:val="000000"/>
          <w:sz w:val="20"/>
          <w:szCs w:val="20"/>
          <w:u w:val="none"/>
        </w:rPr>
        <w:t xml:space="preserve">The</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host model component</w:t>
      </w:r>
      <w:r>
        <w:rPr>
          <w:rFonts w:ascii="Arial" w:hAnsi="Arial" w:eastAsia="Arial" w:cs="Arial"/>
          <w:color w:val="000000"/>
          <w:sz w:val="20"/>
          <w:szCs w:val="20"/>
          <w:u w:val="none"/>
        </w:rPr>
        <w:t xml:space="preserve"> for which this component is “embedded in”</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633"/>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host component is identified </w:t>
      </w:r>
      <w:r>
        <w:rPr>
          <w:rFonts w:ascii="Arial" w:hAnsi="Arial" w:eastAsia="Arial" w:cs="Arial"/>
          <w:color w:val="000000"/>
          <w:sz w:val="20"/>
          <w:szCs w:val="20"/>
          <w:u w:val="none"/>
        </w:rPr>
        <w:t xml:space="preserve">by its </w:t>
      </w:r>
      <w:r>
        <w:rPr>
          <w:rFonts w:ascii="Arial" w:hAnsi="Arial" w:eastAsia="Arial" w:cs="Arial"/>
          <w:b/>
          <w:bCs/>
          <w:color w:val="000000"/>
          <w:sz w:val="20"/>
          <w:szCs w:val="20"/>
          <w:u w:val="none"/>
        </w:rPr>
        <w:t xml:space="preserve">component </w:t>
      </w:r>
      <w:r>
        <w:rPr>
          <w:rFonts w:ascii="Arial" w:hAnsi="Arial" w:eastAsia="Arial" w:cs="Arial"/>
          <w:color w:val="000000"/>
          <w:sz w:val="20"/>
          <w:szCs w:val="20"/>
          <w:u w:val="none"/>
        </w:rPr>
        <w:t xml:space="preserve">property </w:t>
      </w:r>
      <w:r>
        <w:rPr>
          <w:rFonts w:ascii="Arial" w:hAnsi="Arial" w:eastAsia="Arial" w:cs="Arial"/>
          <w:color w:val="000000"/>
          <w:sz w:val="20"/>
          <w:szCs w:val="20"/>
          <w:u w:val="none"/>
        </w:rPr>
        <w:t xml:space="preserve">from the standardised list: </w:t>
      </w:r>
      <w:hyperlink w:tooltip="#_7.1._Model" w:anchor="_7.1._compo" w:history="1">
        <w:r>
          <w:rPr>
            <w:rStyle w:val="2580"/>
            <w:rFonts w:ascii="Arial" w:hAnsi="Arial" w:eastAsia="Arial" w:cs="Arial"/>
            <w:b w:val="0"/>
            <w:bCs w:val="0"/>
            <w:i w:val="0"/>
            <w:iCs w:val="0"/>
            <w:sz w:val="20"/>
            <w:szCs w:val="20"/>
          </w:rPr>
          <w:t xml:space="preserve">7.1 (component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t xml:space="preserve">See section</w:t>
      </w:r>
      <w:r>
        <w:rPr>
          <w:rFonts w:ascii="Arial" w:hAnsi="Arial" w:eastAsia="Arial" w:cs="Arial"/>
          <w:color w:val="000000"/>
          <w:sz w:val="20"/>
          <w:szCs w:val="20"/>
          <w:highlight w:val="none"/>
          <w:u w:val="none"/>
        </w:rPr>
        <w:t xml:space="preserve"> </w:t>
      </w:r>
      <w:hyperlink w:tooltip="#_3.1._Relat" w:anchor="_3.1._Relat" w:history="1">
        <w:r>
          <w:rPr>
            <w:rStyle w:val="2580"/>
            <w:rFonts w:ascii="Arial" w:hAnsi="Arial" w:eastAsia="Arial" w:cs="Arial"/>
            <w:sz w:val="20"/>
            <w:szCs w:val="20"/>
            <w:highlight w:val="none"/>
          </w:rPr>
          <w:t xml:space="preserve">3.1 (Relationships between model components)</w:t>
        </w:r>
      </w:hyperlink>
      <w:r>
        <w:rPr>
          <w:rFonts w:ascii="Arial" w:hAnsi="Arial" w:eastAsia="Arial" w:cs="Arial"/>
          <w:color w:val="000000"/>
          <w:sz w:val="20"/>
          <w:szCs w:val="20"/>
          <w:highlight w:val="none"/>
          <w:u w:val="none"/>
        </w:rPr>
        <w:t xml:space="preserve"> for the definition of embedded and host components</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69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t xml:space="preserve">Note that </w:t>
      </w:r>
      <w:r>
        <w:rPr>
          <w:rFonts w:ascii="Arial" w:hAnsi="Arial" w:eastAsia="Arial" w:cs="Arial"/>
          <w:color w:val="000000"/>
          <w:sz w:val="20"/>
          <w:szCs w:val="20"/>
          <w:highlight w:val="none"/>
          <w:u w:val="none"/>
        </w:rPr>
        <w:t xml:space="preserve">a component which is embedded in another component</w:t>
      </w:r>
      <w:r>
        <w:rPr>
          <w:rFonts w:ascii="Arial" w:hAnsi="Arial" w:eastAsia="Arial" w:cs="Arial"/>
          <w:color w:val="000000"/>
          <w:sz w:val="20"/>
          <w:szCs w:val="20"/>
          <w:highlight w:val="none"/>
          <w:u w:val="none"/>
        </w:rPr>
        <w:t xml:space="preserve"> can not also be coupled with any components</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t xml:space="preserve">Omit</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when</w:t>
      </w:r>
      <w:r>
        <w:rPr>
          <w:rFonts w:ascii="Arial" w:hAnsi="Arial" w:eastAsia="Arial" w:cs="Arial"/>
          <w:color w:val="000000"/>
          <w:sz w:val="20"/>
          <w:szCs w:val="20"/>
          <w:highlight w:val="none"/>
          <w:u w:val="none"/>
        </w:rPr>
        <w:t xml:space="preserve"> this</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component is </w:t>
      </w:r>
      <w:r>
        <w:rPr>
          <w:rFonts w:ascii="Arial" w:hAnsi="Arial" w:eastAsia="Arial" w:cs="Arial"/>
          <w:color w:val="000000"/>
          <w:sz w:val="20"/>
          <w:szCs w:val="20"/>
          <w:highlight w:val="none"/>
          <w:u w:val="none"/>
        </w:rPr>
        <w:t xml:space="preserve">not embedded in an</w:t>
      </w:r>
      <w:r>
        <w:rPr>
          <w:rFonts w:ascii="Arial" w:hAnsi="Arial" w:eastAsia="Arial" w:cs="Arial"/>
          <w:color w:val="000000"/>
          <w:sz w:val="20"/>
          <w:szCs w:val="20"/>
          <w:highlight w:val="none"/>
          <w:u w:val="none"/>
        </w:rPr>
        <w:t xml:space="preserve">other component.</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r>
      <w:r>
        <w:rPr>
          <w:rFonts w:ascii="Arial" w:hAnsi="Arial" w:eastAsia="Arial" w:cs="Arial"/>
          <w:color w:val="000000"/>
          <w:sz w:val="20"/>
          <w:szCs w:val="20"/>
          <w:u w:val="none"/>
        </w:rPr>
        <w:t xml:space="preserve">E.g.</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for an atmospheric chemistry model component</w:t>
      </w:r>
      <w:r>
        <w:rPr>
          <w:rFonts w:ascii="Arial" w:hAnsi="Arial" w:eastAsia="Arial" w:cs="Arial"/>
          <w:color w:val="000000"/>
          <w:sz w:val="20"/>
          <w:szCs w:val="20"/>
          <w:u w:val="none"/>
        </w:rPr>
        <w:t xml:space="preserve"> that is embedded as part of the atmosphere component</w:t>
      </w:r>
      <w:r>
        <w:rPr>
          <w:rFonts w:ascii="Arial" w:hAnsi="Arial" w:eastAsia="Arial" w:cs="Arial"/>
          <w:color w:val="000000"/>
          <w:sz w:val="20"/>
          <w:szCs w:val="20"/>
          <w:u w:val="none"/>
        </w:rPr>
        <w:t xml:space="preserve">: </w:t>
      </w:r>
      <w:r>
        <w:rPr>
          <w:rFonts w:ascii="Arial" w:hAnsi="Arial" w:eastAsia="Arial" w:cs="Arial"/>
          <w:i/>
          <w:color w:val="000000"/>
          <w:sz w:val="20"/>
          <w:szCs w:val="20"/>
          <w:u w:val="single"/>
        </w:rPr>
        <w:t xml:space="preserve">atmosphere</w:t>
      </w:r>
      <w:r>
        <w:rPr>
          <w:sz w:val="20"/>
          <w:szCs w:val="20"/>
        </w:rPr>
      </w:r>
      <w:r>
        <w:rPr>
          <w:sz w:val="20"/>
          <w:szCs w:val="20"/>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del w:id="17" w:author="David Hassell" w:date="2025-11-22T10:33:18Z" oouserid="e42c3f48-66ba-4efd-805a-1ef7f6780645">
        <w:r>
          <w:rPr>
            <w:sz w:val="20"/>
            <w:szCs w:val="20"/>
            <w:highlight w:val="none"/>
          </w:rPr>
        </w:r>
      </w:del>
      <w:r>
        <w:rPr>
          <w:rFonts w:ascii="Arial" w:hAnsi="Arial" w:eastAsia="Arial" w:cs="Arial"/>
          <w:b/>
          <w:bCs/>
          <w:color w:val="000000"/>
          <w:sz w:val="20"/>
          <w:szCs w:val="20"/>
          <w:u w:val="none"/>
        </w:rPr>
        <w:t xml:space="preserve">coupled_with</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The</w:t>
      </w:r>
      <w:r>
        <w:rPr>
          <w:rFonts w:ascii="Arial" w:hAnsi="Arial" w:eastAsia="Arial" w:cs="Arial"/>
          <w:color w:val="000000"/>
          <w:sz w:val="20"/>
          <w:szCs w:val="20"/>
          <w:u w:val="none"/>
        </w:rPr>
        <w:t xml:space="preserve"> model components for</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which this component is </w:t>
      </w:r>
      <w:r>
        <w:rPr>
          <w:rFonts w:ascii="Arial" w:hAnsi="Arial" w:eastAsia="Arial" w:cs="Arial"/>
          <w:color w:val="000000"/>
          <w:sz w:val="20"/>
          <w:szCs w:val="20"/>
          <w:u w:val="none"/>
        </w:rPr>
        <w:t xml:space="preserve">“coupled with”</w:t>
      </w:r>
      <w:r>
        <w:rPr>
          <w:rFonts w:ascii="Arial" w:hAnsi="Arial" w:eastAsia="Arial" w:cs="Arial"/>
          <w:color w:val="000000"/>
          <w:sz w:val="20"/>
          <w:szCs w:val="20"/>
          <w:u w:val="none"/>
        </w:rPr>
        <w:t xml:space="preserve">. </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63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Each coupled component is identified </w:t>
      </w:r>
      <w:r>
        <w:rPr>
          <w:rFonts w:ascii="Arial" w:hAnsi="Arial" w:eastAsia="Arial" w:cs="Arial"/>
          <w:color w:val="000000"/>
          <w:sz w:val="20"/>
          <w:szCs w:val="20"/>
          <w:u w:val="none"/>
        </w:rPr>
        <w:t xml:space="preserve">by its </w:t>
      </w:r>
      <w:r>
        <w:rPr>
          <w:rFonts w:ascii="Arial" w:hAnsi="Arial" w:eastAsia="Arial" w:cs="Arial"/>
          <w:b/>
          <w:bCs/>
          <w:color w:val="000000"/>
          <w:sz w:val="20"/>
          <w:szCs w:val="20"/>
          <w:u w:val="none"/>
        </w:rPr>
        <w:t xml:space="preserve">component </w:t>
      </w:r>
      <w:r>
        <w:rPr>
          <w:rFonts w:ascii="Arial" w:hAnsi="Arial" w:eastAsia="Arial" w:cs="Arial"/>
          <w:color w:val="000000"/>
          <w:sz w:val="20"/>
          <w:szCs w:val="20"/>
          <w:u w:val="none"/>
        </w:rPr>
        <w:t xml:space="preserve">property </w:t>
      </w:r>
      <w:r>
        <w:rPr>
          <w:rFonts w:ascii="Arial" w:hAnsi="Arial" w:eastAsia="Arial" w:cs="Arial"/>
          <w:color w:val="000000"/>
          <w:sz w:val="20"/>
          <w:szCs w:val="20"/>
          <w:u w:val="none"/>
        </w:rPr>
        <w:t xml:space="preserve">from the standardised list: </w:t>
      </w:r>
      <w:hyperlink w:tooltip="#_7.1._Model" w:anchor="_7.1._compo" w:history="1">
        <w:r>
          <w:rPr>
            <w:rStyle w:val="2580"/>
            <w:rFonts w:ascii="Arial" w:hAnsi="Arial" w:eastAsia="Arial" w:cs="Arial"/>
            <w:b w:val="0"/>
            <w:bCs w:val="0"/>
            <w:i w:val="0"/>
            <w:iCs w:val="0"/>
            <w:sz w:val="20"/>
            <w:szCs w:val="20"/>
          </w:rPr>
          <w:t xml:space="preserve">7.1 (component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16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t xml:space="preserve">See section</w:t>
      </w:r>
      <w:r>
        <w:rPr>
          <w:rFonts w:ascii="Arial" w:hAnsi="Arial" w:eastAsia="Arial" w:cs="Arial"/>
          <w:color w:val="000000"/>
          <w:sz w:val="20"/>
          <w:szCs w:val="20"/>
          <w:highlight w:val="none"/>
          <w:u w:val="none"/>
        </w:rPr>
        <w:t xml:space="preserve"> </w:t>
      </w:r>
      <w:hyperlink w:tooltip="#_3.1._Relat" w:anchor="_3.1._Relat" w:history="1">
        <w:r>
          <w:rPr>
            <w:rStyle w:val="2580"/>
            <w:rFonts w:ascii="Arial" w:hAnsi="Arial" w:eastAsia="Arial" w:cs="Arial"/>
            <w:sz w:val="20"/>
            <w:szCs w:val="20"/>
            <w:highlight w:val="none"/>
          </w:rPr>
          <w:t xml:space="preserve">3.1 (Relationships between model components)</w:t>
        </w:r>
      </w:hyperlink>
      <w:r>
        <w:rPr>
          <w:rFonts w:ascii="Arial" w:hAnsi="Arial" w:eastAsia="Arial" w:cs="Arial"/>
          <w:color w:val="000000"/>
          <w:sz w:val="20"/>
          <w:szCs w:val="20"/>
          <w:highlight w:val="none"/>
          <w:u w:val="none"/>
        </w:rPr>
        <w:t xml:space="preserve"> for the definition of coupled components.</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69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t xml:space="preserve">Note that </w:t>
      </w:r>
      <w:r>
        <w:rPr>
          <w:rFonts w:ascii="Arial" w:hAnsi="Arial" w:eastAsia="Arial" w:cs="Arial"/>
          <w:color w:val="000000"/>
          <w:sz w:val="20"/>
          <w:szCs w:val="20"/>
          <w:highlight w:val="none"/>
          <w:u w:val="none"/>
        </w:rPr>
        <w:t xml:space="preserve">a component which is embedded in another component</w:t>
      </w:r>
      <w:r>
        <w:rPr>
          <w:rFonts w:ascii="Arial" w:hAnsi="Arial" w:eastAsia="Arial" w:cs="Arial"/>
          <w:color w:val="000000"/>
          <w:sz w:val="20"/>
          <w:szCs w:val="20"/>
          <w:highlight w:val="none"/>
          <w:u w:val="none"/>
        </w:rPr>
        <w:t xml:space="preserve"> can not also be coupled with any components</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14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t xml:space="preserve">Omit </w:t>
      </w:r>
      <w:r>
        <w:rPr>
          <w:rFonts w:ascii="Arial" w:hAnsi="Arial" w:eastAsia="Arial" w:cs="Arial"/>
          <w:color w:val="000000"/>
          <w:sz w:val="20"/>
          <w:szCs w:val="20"/>
          <w:highlight w:val="none"/>
          <w:u w:val="none"/>
        </w:rPr>
        <w:t xml:space="preserve">when this component is not coupled with any other components.</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w:t>
      </w:r>
      <w:r>
        <w:rPr>
          <w:rFonts w:ascii="Arial" w:hAnsi="Arial" w:eastAsia="Arial" w:cs="Arial"/>
          <w:i w:val="0"/>
          <w:iCs w:val="0"/>
          <w:color w:val="000000"/>
          <w:sz w:val="20"/>
          <w:szCs w:val="20"/>
          <w:u w:val="none"/>
        </w:rPr>
        <w:t xml:space="preserve">g.</w:t>
      </w:r>
      <w:r>
        <w:rPr>
          <w:rFonts w:ascii="Arial" w:hAnsi="Arial" w:eastAsia="Arial" w:cs="Arial"/>
          <w:i w:val="0"/>
          <w:iCs w:val="0"/>
          <w:color w:val="000000"/>
          <w:sz w:val="20"/>
          <w:szCs w:val="20"/>
          <w:u w:val="none"/>
        </w:rPr>
        <w:t xml:space="preserve"> In some cases for a ocean component:</w:t>
      </w:r>
      <w:r>
        <w:rPr>
          <w:rFonts w:ascii="Arial" w:hAnsi="Arial" w:eastAsia="Arial" w:cs="Arial"/>
          <w:i/>
          <w:color w:val="000000"/>
          <w:sz w:val="20"/>
          <w:szCs w:val="20"/>
          <w:u w:val="none"/>
        </w:rPr>
        <w:t xml:space="preserve"> </w:t>
      </w:r>
      <w:r>
        <w:rPr>
          <w:rFonts w:ascii="Arial" w:hAnsi="Arial" w:eastAsia="Arial" w:cs="Arial"/>
          <w:i/>
          <w:color w:val="000000"/>
          <w:sz w:val="20"/>
          <w:szCs w:val="20"/>
          <w:u w:val="single"/>
        </w:rPr>
        <w:t xml:space="preserve">atmosphere</w:t>
      </w:r>
      <w:r>
        <w:rPr>
          <w:rFonts w:ascii="Arial" w:hAnsi="Arial" w:eastAsia="Arial" w:cs="Arial"/>
          <w:i/>
          <w:color w:val="000000"/>
          <w:sz w:val="20"/>
          <w:szCs w:val="20"/>
          <w:u w:val="none"/>
        </w:rPr>
        <w:t xml:space="preserve">, </w:t>
      </w:r>
      <w:r>
        <w:rPr>
          <w:rFonts w:ascii="Arial" w:hAnsi="Arial" w:eastAsia="Arial" w:cs="Arial"/>
          <w:i/>
          <w:color w:val="000000"/>
          <w:sz w:val="20"/>
          <w:szCs w:val="20"/>
          <w:u w:val="single"/>
        </w:rPr>
        <w:t xml:space="preserve">land_ice</w:t>
      </w:r>
      <w:r>
        <w:rPr>
          <w:sz w:val="20"/>
          <w:szCs w:val="20"/>
        </w:rPr>
      </w:r>
      <w:r>
        <w:rPr>
          <w:sz w:val="20"/>
          <w:szCs w:val="20"/>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color w:val="000000"/>
          <w:sz w:val="20"/>
          <w:szCs w:val="20"/>
          <w:u w:val="none"/>
        </w:rPr>
        <w:t xml:space="preserve">A </w:t>
      </w:r>
      <w:r>
        <w:rPr>
          <w:rFonts w:ascii="Arial" w:hAnsi="Arial" w:eastAsia="Arial" w:cs="Arial"/>
          <w:i w:val="0"/>
          <w:iCs w:val="0"/>
          <w:color w:val="000000"/>
          <w:sz w:val="20"/>
          <w:szCs w:val="20"/>
          <w:u w:val="none"/>
        </w:rPr>
        <w:t xml:space="preserve">description of the model component’s </w:t>
      </w:r>
      <w:r>
        <w:rPr>
          <w:rFonts w:ascii="Arial" w:hAnsi="Arial" w:eastAsia="Arial" w:cs="Arial"/>
          <w:i w:val="0"/>
          <w:iCs w:val="0"/>
          <w:color w:val="000000"/>
          <w:sz w:val="20"/>
          <w:szCs w:val="20"/>
          <w:u w:val="none"/>
        </w:rPr>
        <w:t xml:space="preserve">horizontal </w:t>
      </w:r>
      <w:r>
        <w:rPr>
          <w:rFonts w:ascii="Arial" w:hAnsi="Arial" w:eastAsia="Arial" w:cs="Arial"/>
          <w:i w:val="0"/>
          <w:iCs w:val="0"/>
          <w:color w:val="000000"/>
          <w:sz w:val="20"/>
          <w:szCs w:val="20"/>
          <w:u w:val="none"/>
        </w:rPr>
        <w:t xml:space="preserve">computational </w:t>
      </w:r>
      <w:r>
        <w:rPr>
          <w:rFonts w:ascii="Arial" w:hAnsi="Arial" w:eastAsia="Arial" w:cs="Arial"/>
          <w:i w:val="0"/>
          <w:iCs w:val="0"/>
          <w:color w:val="000000"/>
          <w:sz w:val="20"/>
          <w:szCs w:val="20"/>
          <w:u w:val="none"/>
        </w:rPr>
        <w:t xml:space="preserve">grid</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i.e. the grid on which the component is integrated</w:t>
      </w:r>
      <w:r>
        <w:rPr>
          <w:rFonts w:ascii="Arial" w:hAnsi="Arial" w:eastAsia="Arial" w:cs="Arial"/>
          <w:bCs w:val="0"/>
          <w:i w:val="0"/>
          <w:color w:val="000000"/>
          <w:sz w:val="20"/>
          <w:szCs w:val="20"/>
          <w:u w:val="none"/>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539"/>
        </w:numPr>
        <w:pBdr>
          <w:top w:val="none" w:color="000000" w:sz="4" w:space="0"/>
          <w:left w:val="none" w:color="000000" w:sz="4" w:space="0"/>
          <w:bottom w:val="none" w:color="000000" w:sz="4" w:space="0"/>
          <w:right w:val="none" w:color="000000" w:sz="4" w:space="0"/>
        </w:pBdr>
        <w:spacing w:after="24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The grid </w:t>
      </w:r>
      <w:r>
        <w:rPr>
          <w:rFonts w:ascii="Arial" w:hAnsi="Arial" w:eastAsia="Arial" w:cs="Arial"/>
          <w:color w:val="000000"/>
          <w:sz w:val="20"/>
          <w:szCs w:val="20"/>
          <w:u w:val="none"/>
        </w:rPr>
        <w:t xml:space="preserve">is described by defining</w:t>
      </w:r>
      <w:r>
        <w:rPr>
          <w:rFonts w:ascii="Arial" w:hAnsi="Arial" w:eastAsia="Arial" w:cs="Arial"/>
          <w:color w:val="000000"/>
          <w:sz w:val="20"/>
          <w:szCs w:val="20"/>
          <w:u w:val="none"/>
        </w:rPr>
        <w:t xml:space="preserve"> the properties </w:t>
      </w:r>
      <w:r>
        <w:rPr>
          <w:rFonts w:ascii="Arial" w:hAnsi="Arial" w:eastAsia="Arial" w:cs="Arial"/>
          <w:color w:val="000000"/>
          <w:sz w:val="20"/>
          <w:szCs w:val="20"/>
          <w:u w:val="none"/>
        </w:rPr>
        <w:t xml:space="preserve">listed </w:t>
      </w:r>
      <w:r>
        <w:rPr>
          <w:rFonts w:ascii="Arial" w:hAnsi="Arial" w:eastAsia="Arial" w:cs="Arial"/>
          <w:color w:val="000000"/>
          <w:sz w:val="20"/>
          <w:szCs w:val="20"/>
          <w:u w:val="none"/>
        </w:rPr>
        <w:t xml:space="preserve">in</w:t>
      </w:r>
      <w:r>
        <w:rPr>
          <w:rFonts w:ascii="Arial" w:hAnsi="Arial" w:eastAsia="Arial" w:cs="Arial"/>
          <w:color w:val="000000"/>
          <w:sz w:val="20"/>
          <w:szCs w:val="20"/>
          <w:u w:val="none"/>
        </w:rPr>
        <w:t xml:space="preserve"> section </w:t>
      </w:r>
      <w:r>
        <w:rPr>
          <w:rFonts w:ascii="Arial" w:hAnsi="Arial" w:eastAsia="Arial" w:cs="Arial"/>
          <w:color w:val="000000"/>
          <w:sz w:val="20"/>
          <w:szCs w:val="20"/>
          <w:u w:val="none"/>
        </w:rPr>
      </w:r>
      <w:hyperlink w:tooltip="#_4.1.1.__Ho_5" w:anchor="_4.1.1.__Ho_5" w:history="1">
        <w:r>
          <w:rPr>
            <w:rStyle w:val="2580"/>
            <w:rFonts w:ascii="Arial" w:hAnsi="Arial" w:eastAsia="Arial" w:cs="Arial"/>
            <w:sz w:val="20"/>
            <w:szCs w:val="20"/>
          </w:rPr>
          <w:t xml:space="preserve">4.1.1 (Horizontal computational grid)</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539"/>
        </w:numPr>
        <w:pBdr>
          <w:top w:val="none" w:color="000000" w:sz="4" w:space="0"/>
          <w:left w:val="none" w:color="000000" w:sz="4" w:space="0"/>
          <w:bottom w:val="none" w:color="000000" w:sz="4" w:space="0"/>
          <w:right w:val="none" w:color="000000" w:sz="4" w:space="0"/>
        </w:pBdr>
        <w:spacing w:after="240" w:before="0" w:line="276" w:lineRule="auto"/>
        <w:ind w:right="0"/>
        <w:jc w:val="left"/>
        <w:rPr>
          <w:bCs w:val="0"/>
          <w:i w:val="0"/>
          <w:sz w:val="20"/>
          <w:szCs w:val="20"/>
          <w:highlight w:val="none"/>
        </w:rPr>
      </w:pPr>
      <w:ins w:id="18" w:author="David Hassell" w:date="2025-11-11T09:38:48Z" oouserid="e42c3f48-66ba-4efd-805a-1ef7f6780645">
        <w:r>
          <w:rPr>
            <w:rFonts w:ascii="Arial" w:hAnsi="Arial" w:eastAsia="Arial" w:cs="Arial"/>
            <w:color w:val="000000"/>
            <w:sz w:val="20"/>
            <w:szCs w:val="20"/>
            <w:u w:val="none"/>
          </w:rPr>
        </w:r>
      </w:ins>
      <w:r>
        <w:rPr>
          <w:sz w:val="20"/>
          <w:szCs w:val="20"/>
          <w:highlight w:val="none"/>
        </w:rPr>
        <w:t xml:space="preserve">Omit if the model component has no horizontal computational grid.</w:t>
      </w:r>
      <w:r>
        <w:rPr>
          <w:bCs w:val="0"/>
          <w:i w:val="0"/>
          <w:sz w:val="20"/>
          <w:szCs w:val="20"/>
          <w:highlight w:val="none"/>
        </w:rPr>
      </w:r>
      <w:r>
        <w:rPr>
          <w:bCs w:val="0"/>
          <w:i w:val="0"/>
          <w:sz w:val="20"/>
          <w:szCs w:val="20"/>
          <w:highlight w:val="none"/>
        </w:rPr>
      </w:r>
    </w:p>
    <w:p>
      <w:pPr>
        <w:pStyle w:val="2602"/>
        <w:numPr>
          <w:ilvl w:val="0"/>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w:t>
      </w:r>
      <w:r>
        <w:rPr>
          <w:rFonts w:ascii="Arial" w:hAnsi="Arial" w:eastAsia="Arial" w:cs="Arial"/>
          <w:color w:val="000000"/>
          <w:sz w:val="20"/>
          <w:szCs w:val="20"/>
          <w:u w:val="none"/>
        </w:rPr>
        <w:t xml:space="preserve">description of the model component’s </w:t>
      </w:r>
      <w:r>
        <w:rPr>
          <w:sz w:val="20"/>
          <w:szCs w:val="20"/>
          <w:highlight w:val="none"/>
        </w:rPr>
        <w:t xml:space="preserve">computational </w:t>
      </w:r>
      <w:r>
        <w:rPr>
          <w:rFonts w:ascii="Arial" w:hAnsi="Arial" w:eastAsia="Arial" w:cs="Arial"/>
          <w:color w:val="000000"/>
          <w:sz w:val="20"/>
          <w:szCs w:val="20"/>
          <w:u w:val="none"/>
        </w:rPr>
        <w:t xml:space="preserve">vertical grid</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i.e. the grid on which the component is integrated.</w:t>
      </w:r>
      <w:r>
        <w:rPr>
          <w:sz w:val="20"/>
          <w:szCs w:val="20"/>
        </w:rPr>
      </w:r>
      <w:r>
        <w:rPr>
          <w:sz w:val="20"/>
          <w:szCs w:val="20"/>
        </w:rPr>
      </w:r>
    </w:p>
    <w:p>
      <w:pPr>
        <w:pStyle w:val="2602"/>
        <w:numPr>
          <w:ilvl w:val="1"/>
          <w:numId w:val="31"/>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color w:val="000000"/>
          <w:sz w:val="20"/>
          <w:szCs w:val="20"/>
          <w:u w:val="none"/>
        </w:rPr>
        <w:t xml:space="preserve">The grid </w:t>
      </w:r>
      <w:r>
        <w:rPr>
          <w:rFonts w:ascii="Arial" w:hAnsi="Arial" w:eastAsia="Arial" w:cs="Arial"/>
          <w:color w:val="000000"/>
          <w:sz w:val="20"/>
          <w:szCs w:val="20"/>
          <w:u w:val="none"/>
        </w:rPr>
        <w:t xml:space="preserve">is described by defining</w:t>
      </w:r>
      <w:r>
        <w:rPr>
          <w:rFonts w:ascii="Arial" w:hAnsi="Arial" w:eastAsia="Arial" w:cs="Arial"/>
          <w:color w:val="000000"/>
          <w:sz w:val="20"/>
          <w:szCs w:val="20"/>
          <w:u w:val="none"/>
        </w:rPr>
        <w:t xml:space="preserve"> the properties </w:t>
      </w:r>
      <w:r>
        <w:rPr>
          <w:rFonts w:ascii="Arial" w:hAnsi="Arial" w:eastAsia="Arial" w:cs="Arial"/>
          <w:color w:val="000000"/>
          <w:sz w:val="20"/>
          <w:szCs w:val="20"/>
          <w:u w:val="none"/>
        </w:rPr>
        <w:t xml:space="preserve">listed </w:t>
      </w:r>
      <w:r>
        <w:rPr>
          <w:rFonts w:ascii="Arial" w:hAnsi="Arial" w:eastAsia="Arial" w:cs="Arial"/>
          <w:color w:val="000000"/>
          <w:sz w:val="20"/>
          <w:szCs w:val="20"/>
          <w:u w:val="none"/>
        </w:rPr>
        <w:t xml:space="preserve">in</w:t>
      </w:r>
      <w:r>
        <w:rPr>
          <w:rFonts w:ascii="Arial" w:hAnsi="Arial" w:eastAsia="Arial" w:cs="Arial"/>
          <w:color w:val="000000"/>
          <w:sz w:val="20"/>
          <w:szCs w:val="20"/>
          <w:u w:val="none"/>
        </w:rPr>
        <w:t xml:space="preserve"> section </w:t>
      </w:r>
      <w:r>
        <w:rPr>
          <w:rFonts w:ascii="Arial" w:hAnsi="Arial" w:eastAsia="Arial" w:cs="Arial"/>
          <w:color w:val="000000"/>
          <w:sz w:val="20"/>
          <w:szCs w:val="20"/>
          <w:u w:val="none"/>
        </w:rPr>
      </w:r>
      <w:hyperlink w:tooltip="#_4.2.1.__Ve" w:anchor="_4.2.1.__Ve" w:history="1">
        <w:r>
          <w:rPr>
            <w:rStyle w:val="2580"/>
            <w:rFonts w:ascii="Arial" w:hAnsi="Arial" w:eastAsia="Arial" w:cs="Arial"/>
            <w:sz w:val="20"/>
            <w:szCs w:val="20"/>
          </w:rPr>
          <w:t xml:space="preserve">4.2.1 (Vertical computational grid)</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523"/>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sz w:val="20"/>
          <w:szCs w:val="20"/>
          <w:highlight w:val="none"/>
        </w:rPr>
        <w:t xml:space="preserve">Omit if the model component has no vertical </w:t>
      </w:r>
      <w:r>
        <w:rPr>
          <w:sz w:val="20"/>
          <w:szCs w:val="20"/>
          <w:highlight w:val="none"/>
        </w:rPr>
        <w:t xml:space="preserve">computational </w:t>
      </w:r>
      <w:r>
        <w:rPr>
          <w:sz w:val="20"/>
          <w:szCs w:val="20"/>
          <w:highlight w:val="none"/>
        </w:rPr>
        <w:t xml:space="preserve">grid.</w:t>
      </w:r>
      <w:r>
        <w:rPr>
          <w:bCs w:val="0"/>
          <w:i w:val="0"/>
          <w:sz w:val="20"/>
          <w:szCs w:val="20"/>
        </w:rPr>
      </w:r>
      <w:r>
        <w:rPr>
          <w:bCs w:val="0"/>
          <w:i w:val="0"/>
          <w:sz w:val="20"/>
          <w:szCs w:val="20"/>
        </w:rPr>
      </w:r>
    </w:p>
    <w:p>
      <w:pPr>
        <w:pStyle w:val="2424"/>
        <w:pBdr/>
        <w:spacing w:line="276" w:lineRule="auto"/>
        <w:ind/>
        <w:rPr>
          <w:rFonts w:ascii="Arial" w:hAnsi="Arial" w:eastAsia="Arial" w:cs="Arial"/>
          <w:color w:val="000000"/>
          <w:sz w:val="28"/>
          <w:szCs w:val="28"/>
          <w:u w:val="none"/>
        </w:rPr>
      </w:pPr>
      <w:r/>
      <w:bookmarkStart w:id="553" w:name="_3.1._Relat"/>
      <w:r/>
      <w:bookmarkEnd w:id="553"/>
      <w:r/>
      <w:bookmarkStart w:id="269" w:name="_3.1._Embed"/>
      <w:r/>
      <w:bookmarkEnd w:id="269"/>
      <w:r/>
      <w:bookmarkStart w:id="197" w:name="_3.1._A_not"/>
      <w:r/>
      <w:bookmarkEnd w:id="197"/>
      <w:r>
        <w:rPr>
          <w:rFonts w:ascii="Arial" w:hAnsi="Arial" w:eastAsia="Arial" w:cs="Arial"/>
          <w:b w:val="0"/>
          <w:bCs w:val="0"/>
          <w:color w:val="000000"/>
          <w:sz w:val="28"/>
          <w:szCs w:val="28"/>
          <w:highlight w:val="none"/>
          <w:u w:val="none"/>
        </w:rPr>
        <w:t xml:space="preserve">Relationships between</w:t>
      </w:r>
      <w:r>
        <w:rPr>
          <w:rFonts w:ascii="Arial" w:hAnsi="Arial" w:eastAsia="Arial" w:cs="Arial"/>
          <w:b w:val="0"/>
          <w:bCs w:val="0"/>
          <w:color w:val="000000"/>
          <w:sz w:val="28"/>
          <w:szCs w:val="28"/>
          <w:highlight w:val="none"/>
          <w:u w:val="none"/>
        </w:rPr>
        <w:t xml:space="preserve"> </w:t>
      </w:r>
      <w:r>
        <w:rPr>
          <w:rFonts w:ascii="Arial" w:hAnsi="Arial" w:eastAsia="Arial" w:cs="Arial"/>
          <w:b w:val="0"/>
          <w:bCs w:val="0"/>
          <w:color w:val="000000"/>
          <w:sz w:val="28"/>
          <w:szCs w:val="28"/>
          <w:highlight w:val="none"/>
          <w:u w:val="none"/>
        </w:rPr>
        <w:t xml:space="preserve">model</w:t>
      </w:r>
      <w:r>
        <w:rPr>
          <w:rFonts w:ascii="Arial" w:hAnsi="Arial" w:eastAsia="Arial" w:cs="Arial"/>
          <w:b w:val="0"/>
          <w:bCs w:val="0"/>
          <w:color w:val="000000"/>
          <w:sz w:val="28"/>
          <w:szCs w:val="28"/>
          <w:highlight w:val="none"/>
          <w:u w:val="none"/>
        </w:rPr>
        <w:t xml:space="preserve"> </w:t>
      </w:r>
      <w:r>
        <w:rPr>
          <w:rFonts w:ascii="Arial" w:hAnsi="Arial" w:eastAsia="Arial" w:cs="Arial"/>
          <w:b w:val="0"/>
          <w:bCs w:val="0"/>
          <w:color w:val="000000"/>
          <w:sz w:val="28"/>
          <w:szCs w:val="28"/>
          <w:highlight w:val="none"/>
          <w:u w:val="none"/>
        </w:rPr>
        <w:t xml:space="preserve">com</w:t>
      </w:r>
      <w:r>
        <w:rPr>
          <w:rFonts w:ascii="Arial" w:hAnsi="Arial" w:eastAsia="Arial" w:cs="Arial"/>
          <w:b w:val="0"/>
          <w:bCs w:val="0"/>
          <w:color w:val="000000"/>
          <w:sz w:val="28"/>
          <w:szCs w:val="28"/>
          <w:highlight w:val="none"/>
          <w:u w:val="none"/>
        </w:rPr>
        <w:t xml:space="preserve">p</w:t>
      </w:r>
      <w:r>
        <w:rPr>
          <w:rFonts w:ascii="Arial" w:hAnsi="Arial" w:eastAsia="Arial" w:cs="Arial"/>
          <w:color w:val="000000"/>
          <w:sz w:val="28"/>
          <w:szCs w:val="28"/>
          <w:highlight w:val="none"/>
          <w:u w:val="none"/>
        </w:rPr>
        <w:t xml:space="preserve">onents</w:t>
      </w:r>
      <w:r>
        <w:rPr>
          <w:rFonts w:ascii="Arial" w:hAnsi="Arial" w:eastAsia="Arial" w:cs="Arial"/>
          <w:color w:val="000000"/>
          <w:sz w:val="28"/>
          <w:szCs w:val="28"/>
          <w:u w:val="none"/>
        </w:rPr>
      </w:r>
      <w:r>
        <w:rPr>
          <w:rFonts w:ascii="Arial" w:hAnsi="Arial" w:eastAsia="Arial" w:cs="Arial"/>
          <w:color w:val="000000"/>
          <w:sz w:val="28"/>
          <w:szCs w:val="28"/>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contextualSpacing w:val="false"/>
        <w:jc w:val="both"/>
        <w:rPr>
          <w:rFonts w:ascii="Arial" w:hAnsi="Arial" w:eastAsia="Arial" w:cs="Arial"/>
          <w:color w:val="000000"/>
          <w:sz w:val="20"/>
          <w:szCs w:val="20"/>
          <w:highlight w:val="none"/>
          <w:u w:val="none"/>
        </w:rPr>
      </w:pPr>
      <w:del w:id="19" w:author="Karl Taylor" w:date="2025-02-06T00:19:37Z" oouserid="377fb9d8-4f52-45d0-a870-b8658ba8f5fd">
        <w:r>
          <w:rPr>
            <w:b/>
            <w:bCs/>
            <w:i/>
            <w:iCs/>
            <w:sz w:val="20"/>
            <w:szCs w:val="20"/>
            <w:rPrChange w:id="20" w:author="David Hassell" w:date="2025-02-04T23:51:57Z" oouserid="e42c3f48-66ba-4efd-805a-1ef7f6780645">
              <w:rPr/>
            </w:rPrChange>
          </w:rPr>
        </w:r>
      </w:del>
      <w:r>
        <w:rPr>
          <w:rFonts w:ascii="Arial" w:hAnsi="Arial" w:eastAsia="Arial" w:cs="Arial"/>
          <w:color w:val="000000"/>
          <w:sz w:val="20"/>
          <w:szCs w:val="20"/>
          <w:highlight w:val="none"/>
          <w:u w:val="none"/>
        </w:rPr>
        <w:t xml:space="preserve">All dynamical</w:t>
      </w:r>
      <w:r>
        <w:rPr>
          <w:rFonts w:ascii="Arial" w:hAnsi="Arial" w:eastAsia="Arial" w:cs="Arial"/>
          <w:color w:val="000000"/>
          <w:sz w:val="20"/>
          <w:szCs w:val="20"/>
          <w:highlight w:val="none"/>
          <w:u w:val="none"/>
        </w:rPr>
        <w:t xml:space="preserve">ly simulated components within a top-level model interact with each other either directly or indirectl</w:t>
      </w:r>
      <w:r>
        <w:rPr>
          <w:rFonts w:ascii="Arial" w:hAnsi="Arial" w:eastAsia="Arial" w:cs="Arial"/>
          <w:color w:val="000000"/>
          <w:sz w:val="20"/>
          <w:szCs w:val="20"/>
          <w:highlight w:val="none"/>
          <w:u w:val="none"/>
        </w:rPr>
        <w:t xml:space="preserve">y</w:t>
      </w:r>
      <w:r>
        <w:rPr>
          <w:rFonts w:ascii="Arial" w:hAnsi="Arial" w:eastAsia="Arial" w:cs="Arial"/>
          <w:color w:val="000000"/>
          <w:sz w:val="20"/>
          <w:szCs w:val="20"/>
          <w:highlight w:val="none"/>
          <w:u w:val="none"/>
        </w:rPr>
        <w:t xml:space="preserve">. The EMD only </w:t>
      </w:r>
      <w:r>
        <w:rPr>
          <w:rFonts w:ascii="Arial" w:hAnsi="Arial" w:eastAsia="Arial" w:cs="Arial"/>
          <w:color w:val="000000"/>
          <w:sz w:val="20"/>
          <w:szCs w:val="20"/>
          <w:highlight w:val="none"/>
          <w:u w:val="none"/>
        </w:rPr>
        <w:t xml:space="preserve">identifies which components</w:t>
      </w:r>
      <w:r>
        <w:rPr>
          <w:rFonts w:ascii="Arial" w:hAnsi="Arial" w:eastAsia="Arial" w:cs="Arial"/>
          <w:color w:val="000000"/>
          <w:sz w:val="20"/>
          <w:szCs w:val="20"/>
          <w:highlight w:val="none"/>
          <w:u w:val="none"/>
        </w:rPr>
        <w:t xml:space="preserve"> direct</w:t>
      </w:r>
      <w:r>
        <w:rPr>
          <w:rFonts w:ascii="Arial" w:hAnsi="Arial" w:eastAsia="Arial" w:cs="Arial"/>
          <w:color w:val="000000"/>
          <w:sz w:val="20"/>
          <w:szCs w:val="20"/>
          <w:highlight w:val="none"/>
          <w:u w:val="none"/>
        </w:rPr>
        <w:t xml:space="preserve">ly</w:t>
      </w:r>
      <w:r>
        <w:rPr>
          <w:rFonts w:ascii="Arial" w:hAnsi="Arial" w:eastAsia="Arial" w:cs="Arial"/>
          <w:color w:val="000000"/>
          <w:sz w:val="20"/>
          <w:szCs w:val="20"/>
          <w:highlight w:val="none"/>
          <w:u w:val="none"/>
        </w:rPr>
        <w:t xml:space="preserve"> interact</w:t>
      </w:r>
      <w:r>
        <w:rPr>
          <w:rFonts w:ascii="Arial" w:hAnsi="Arial" w:eastAsia="Arial" w:cs="Arial"/>
          <w:color w:val="000000"/>
          <w:sz w:val="20"/>
          <w:szCs w:val="20"/>
          <w:highlight w:val="none"/>
          <w:u w:val="none"/>
        </w:rPr>
        <w:t xml:space="preserve">, characterising </w:t>
      </w:r>
      <w:r>
        <w:rPr>
          <w:rFonts w:ascii="Arial" w:hAnsi="Arial" w:eastAsia="Arial" w:cs="Arial"/>
          <w:color w:val="000000"/>
          <w:sz w:val="20"/>
          <w:szCs w:val="20"/>
          <w:highlight w:val="none"/>
          <w:u w:val="none"/>
        </w:rPr>
        <w:t xml:space="preserve">each component</w:t>
      </w:r>
      <w:r>
        <w:rPr>
          <w:rFonts w:ascii="Arial" w:hAnsi="Arial" w:eastAsia="Arial" w:cs="Arial"/>
          <w:color w:val="000000"/>
          <w:sz w:val="20"/>
          <w:szCs w:val="20"/>
          <w:highlight w:val="none"/>
          <w:u w:val="none"/>
        </w:rPr>
        <w:t xml:space="preserve"> as either</w:t>
      </w:r>
      <w:r>
        <w:rPr>
          <w:rFonts w:ascii="Arial" w:hAnsi="Arial" w:eastAsia="Arial" w:cs="Arial"/>
          <w:color w:val="000000"/>
          <w:sz w:val="20"/>
          <w:szCs w:val="20"/>
          <w:highlight w:val="none"/>
          <w:u w:val="none"/>
        </w:rPr>
        <w:t xml:space="preserve"> being</w:t>
      </w:r>
      <w:r>
        <w:rPr>
          <w:rFonts w:ascii="Arial" w:hAnsi="Arial" w:eastAsia="Arial" w:cs="Arial"/>
          <w:color w:val="000000"/>
          <w:sz w:val="20"/>
          <w:szCs w:val="20"/>
          <w:highlight w:val="none"/>
          <w:u w:val="none"/>
        </w:rPr>
        <w:t xml:space="preserve"> “embedded</w:t>
      </w:r>
      <w:r>
        <w:rPr>
          <w:rFonts w:ascii="Arial" w:hAnsi="Arial" w:eastAsia="Arial" w:cs="Arial"/>
          <w:color w:val="000000"/>
          <w:sz w:val="20"/>
          <w:szCs w:val="20"/>
          <w:highlight w:val="none"/>
          <w:u w:val="none"/>
        </w:rPr>
        <w:t xml:space="preserve"> in</w:t>
      </w:r>
      <w:r>
        <w:rPr>
          <w:rFonts w:ascii="Arial" w:hAnsi="Arial" w:eastAsia="Arial" w:cs="Arial"/>
          <w:color w:val="000000"/>
          <w:sz w:val="20"/>
          <w:szCs w:val="20"/>
          <w:highlight w:val="none"/>
          <w:u w:val="none"/>
        </w:rPr>
        <w:t xml:space="preserve">” or “coupled</w:t>
      </w:r>
      <w:r>
        <w:rPr>
          <w:rFonts w:ascii="Arial" w:hAnsi="Arial" w:eastAsia="Arial" w:cs="Arial"/>
          <w:color w:val="000000"/>
          <w:sz w:val="20"/>
          <w:szCs w:val="20"/>
          <w:highlight w:val="none"/>
          <w:u w:val="none"/>
        </w:rPr>
        <w:t xml:space="preserve"> with</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t xml:space="preserve"> other component</w:t>
      </w:r>
      <w:r>
        <w:rPr>
          <w:rFonts w:ascii="Arial" w:hAnsi="Arial" w:eastAsia="Arial" w:cs="Arial"/>
          <w:color w:val="000000"/>
          <w:sz w:val="20"/>
          <w:szCs w:val="20"/>
          <w:highlight w:val="none"/>
          <w:u w:val="none"/>
        </w:rPr>
        <w:t xml:space="preserve">s, using </w:t>
      </w:r>
      <w:r>
        <w:rPr>
          <w:rFonts w:ascii="Arial" w:hAnsi="Arial" w:eastAsia="Arial" w:cs="Arial"/>
          <w:color w:val="000000"/>
          <w:sz w:val="20"/>
          <w:szCs w:val="20"/>
          <w:highlight w:val="none"/>
          <w:u w:val="none"/>
        </w:rPr>
        <w:t xml:space="preserve">the </w:t>
      </w:r>
      <w:r>
        <w:rPr>
          <w:rFonts w:ascii="Arial" w:hAnsi="Arial" w:eastAsia="Arial" w:cs="Arial"/>
          <w:b/>
          <w:bCs/>
          <w:color w:val="000000"/>
          <w:sz w:val="20"/>
          <w:szCs w:val="20"/>
          <w:highlight w:val="none"/>
          <w:u w:val="none"/>
        </w:rPr>
        <w:t xml:space="preserve">embedded_in</w:t>
      </w:r>
      <w:r>
        <w:rPr>
          <w:rFonts w:ascii="Arial" w:hAnsi="Arial" w:eastAsia="Arial" w:cs="Arial"/>
          <w:color w:val="000000"/>
          <w:sz w:val="20"/>
          <w:szCs w:val="20"/>
          <w:highlight w:val="none"/>
          <w:u w:val="none"/>
        </w:rPr>
        <w:t xml:space="preserve"> and </w:t>
      </w:r>
      <w:r>
        <w:rPr>
          <w:rFonts w:ascii="Arial" w:hAnsi="Arial" w:eastAsia="Arial" w:cs="Arial"/>
          <w:b/>
          <w:bCs/>
          <w:color w:val="000000"/>
          <w:sz w:val="20"/>
          <w:szCs w:val="20"/>
          <w:highlight w:val="none"/>
          <w:u w:val="none"/>
        </w:rPr>
        <w:t xml:space="preserve">coupled_with</w:t>
      </w:r>
      <w:r>
        <w:rPr>
          <w:rFonts w:ascii="Arial" w:hAnsi="Arial" w:eastAsia="Arial" w:cs="Arial"/>
          <w:color w:val="000000"/>
          <w:sz w:val="20"/>
          <w:szCs w:val="20"/>
          <w:highlight w:val="none"/>
          <w:u w:val="none"/>
        </w:rPr>
        <w:t xml:space="preserve"> model component properties respectively</w:t>
      </w:r>
      <w:r>
        <w:rPr>
          <w:rFonts w:ascii="Arial" w:hAnsi="Arial" w:eastAsia="Arial" w:cs="Arial"/>
          <w:color w:val="000000"/>
          <w:sz w:val="20"/>
          <w:szCs w:val="20"/>
          <w:highlight w:val="none"/>
          <w:u w:val="none"/>
        </w:rPr>
        <w:t xml:space="preserve">.</w:t>
      </w:r>
      <w:r>
        <w:rPr>
          <w:sz w:val="20"/>
          <w:szCs w:val="20"/>
          <w:highlight w:val="none"/>
        </w:rPr>
        <w:t xml:space="preserve"> See section </w:t>
      </w:r>
      <w:hyperlink w:tooltip="#_3.__Model_" w:anchor="_3.__Model_" w:history="1">
        <w:r>
          <w:rPr>
            <w:rStyle w:val="2580"/>
            <w:sz w:val="20"/>
            <w:szCs w:val="20"/>
            <w:highlight w:val="none"/>
          </w:rPr>
          <w:t xml:space="preserve">3 (Model components)</w:t>
        </w:r>
      </w:hyperlink>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contextualSpacing w:val="false"/>
        <w:jc w:val="both"/>
        <w:rPr>
          <w:rFonts w:ascii="Arial" w:hAnsi="Arial" w:eastAsia="Arial" w:cs="Arial"/>
          <w:color w:val="000000"/>
          <w:sz w:val="20"/>
          <w:szCs w:val="20"/>
          <w:highlight w:val="none"/>
          <w:u w:val="none"/>
        </w:rPr>
      </w:pPr>
      <w:r>
        <w:rPr>
          <w:rFonts w:ascii="Arial" w:hAnsi="Arial" w:eastAsia="Arial" w:cs="Arial"/>
          <w:b/>
          <w:bCs/>
          <w:i/>
          <w:iCs/>
          <w:color w:val="000000"/>
          <w:sz w:val="20"/>
          <w:szCs w:val="20"/>
          <w:highlight w:val="none"/>
          <w:u w:val="none"/>
        </w:rPr>
        <w:t xml:space="preserve">No</w:t>
      </w:r>
      <w:r>
        <w:rPr>
          <w:rFonts w:ascii="Arial" w:hAnsi="Arial" w:eastAsia="Arial" w:cs="Arial"/>
          <w:b/>
          <w:bCs/>
          <w:i/>
          <w:iCs/>
          <w:color w:val="000000"/>
          <w:sz w:val="20"/>
          <w:szCs w:val="20"/>
          <w:highlight w:val="none"/>
          <w:u w:val="none"/>
        </w:rPr>
        <w:t xml:space="preserve">te</w:t>
      </w:r>
      <w:r>
        <w:rPr>
          <w:rFonts w:ascii="Arial" w:hAnsi="Arial" w:eastAsia="Arial" w:cs="Arial"/>
          <w:b w:val="0"/>
          <w:bCs w:val="0"/>
          <w:i/>
          <w:iCs/>
          <w:color w:val="000000"/>
          <w:sz w:val="20"/>
          <w:szCs w:val="20"/>
          <w:highlight w:val="none"/>
          <w:u w:val="none"/>
        </w:rPr>
        <w:t xml:space="preserve">:</w:t>
      </w:r>
      <w:r>
        <w:rPr>
          <w:rFonts w:ascii="Arial" w:hAnsi="Arial" w:eastAsia="Arial" w:cs="Arial"/>
          <w:b w:val="0"/>
          <w:bCs w:val="0"/>
          <w:i/>
          <w:iCs/>
          <w:color w:val="000000"/>
          <w:sz w:val="20"/>
          <w:szCs w:val="20"/>
          <w:highlight w:val="none"/>
          <w:u w:val="none"/>
        </w:rPr>
        <w:t xml:space="preserve"> </w:t>
      </w:r>
      <w:r>
        <w:rPr>
          <w:rFonts w:ascii="Arial" w:hAnsi="Arial" w:eastAsia="Arial" w:cs="Arial"/>
          <w:b w:val="0"/>
          <w:bCs w:val="0"/>
          <w:i/>
          <w:iCs/>
          <w:color w:val="000000"/>
          <w:sz w:val="20"/>
          <w:szCs w:val="20"/>
          <w:highlight w:val="none"/>
          <w:u w:val="none"/>
        </w:rPr>
        <w:t xml:space="preserve">Beyo</w:t>
      </w:r>
      <w:r>
        <w:rPr>
          <w:rFonts w:ascii="Arial" w:hAnsi="Arial" w:eastAsia="Arial" w:cs="Arial"/>
          <w:i/>
          <w:iCs/>
          <w:color w:val="000000"/>
          <w:sz w:val="20"/>
          <w:szCs w:val="20"/>
          <w:highlight w:val="none"/>
          <w:u w:val="none"/>
        </w:rPr>
        <w:t xml:space="preserve">nd t</w:t>
      </w:r>
      <w:r>
        <w:rPr>
          <w:rFonts w:ascii="Arial" w:hAnsi="Arial" w:eastAsia="Arial" w:cs="Arial"/>
          <w:i/>
          <w:iCs/>
          <w:color w:val="000000"/>
          <w:sz w:val="20"/>
          <w:szCs w:val="20"/>
          <w:highlight w:val="none"/>
          <w:u w:val="none"/>
        </w:rPr>
        <w:t xml:space="preserve">he characterisation of </w:t>
      </w:r>
      <w:r>
        <w:rPr>
          <w:rFonts w:ascii="Arial" w:hAnsi="Arial" w:eastAsia="Arial" w:cs="Arial"/>
          <w:i/>
          <w:iCs/>
          <w:color w:val="000000"/>
          <w:sz w:val="20"/>
          <w:szCs w:val="20"/>
          <w:highlight w:val="none"/>
          <w:u w:val="none"/>
        </w:rPr>
        <w:t xml:space="preserve">“embedded</w:t>
      </w:r>
      <w:r>
        <w:rPr>
          <w:rFonts w:ascii="Arial" w:hAnsi="Arial" w:eastAsia="Arial" w:cs="Arial"/>
          <w:i/>
          <w:iCs/>
          <w:color w:val="000000"/>
          <w:sz w:val="20"/>
          <w:szCs w:val="20"/>
          <w:highlight w:val="none"/>
          <w:u w:val="none"/>
        </w:rPr>
        <w:t xml:space="preserve"> in</w:t>
      </w:r>
      <w:r>
        <w:rPr>
          <w:rFonts w:ascii="Arial" w:hAnsi="Arial" w:eastAsia="Arial" w:cs="Arial"/>
          <w:i/>
          <w:iCs/>
          <w:color w:val="000000"/>
          <w:sz w:val="20"/>
          <w:szCs w:val="20"/>
          <w:highlight w:val="none"/>
          <w:u w:val="none"/>
        </w:rPr>
        <w:t xml:space="preserve">” or “coupled</w:t>
      </w:r>
      <w:r>
        <w:rPr>
          <w:rFonts w:ascii="Arial" w:hAnsi="Arial" w:eastAsia="Arial" w:cs="Arial"/>
          <w:i/>
          <w:iCs/>
          <w:color w:val="000000"/>
          <w:sz w:val="20"/>
          <w:szCs w:val="20"/>
          <w:highlight w:val="none"/>
          <w:u w:val="none"/>
        </w:rPr>
        <w:t xml:space="preserve"> with</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the EMD does not include further information about the nature of component interactions (e.g. it does not state which physical quantities are exchanged between components, nor how frequently these exchanges occur)</w:t>
      </w:r>
      <w:r>
        <w:rPr>
          <w:rFonts w:ascii="Arial" w:hAnsi="Arial" w:eastAsia="Arial" w:cs="Arial"/>
          <w:i/>
          <w:iCs/>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contextualSpacing w:val="false"/>
        <w:jc w:val="both"/>
        <w:rPr>
          <w:rFonts w:ascii="Arial" w:hAnsi="Arial" w:eastAsia="Arial" w:cs="Arial"/>
          <w:color w:val="000000"/>
          <w:sz w:val="20"/>
          <w:szCs w:val="20"/>
          <w:highlight w:val="none"/>
          <w:u w:val="none"/>
        </w:rPr>
      </w:pPr>
      <w:ins w:id="21" w:author="David Hassell" w:date="2025-02-13T09:19:38Z" oouserid="e42c3f48-66ba-4efd-805a-1ef7f6780645">
        <w:r>
          <w:rPr>
            <w:rFonts w:ascii="Arial" w:hAnsi="Arial" w:eastAsia="Arial" w:cs="Arial"/>
            <w:color w:val="000000"/>
            <w:sz w:val="20"/>
            <w:szCs w:val="20"/>
            <w:highlight w:val="none"/>
            <w:u w:val="none"/>
          </w:rPr>
        </w:r>
      </w:ins>
      <w:r>
        <w:rPr>
          <w:rFonts w:ascii="Arial" w:hAnsi="Arial" w:eastAsia="Arial" w:cs="Arial"/>
          <w:color w:val="000000"/>
          <w:sz w:val="20"/>
          <w:szCs w:val="20"/>
          <w:highlight w:val="none"/>
          <w:u w:val="none"/>
        </w:rPr>
        <w:t xml:space="preserve">The followin</w:t>
      </w:r>
      <w:r>
        <w:rPr>
          <w:rFonts w:ascii="Arial" w:hAnsi="Arial" w:eastAsia="Arial" w:cs="Arial"/>
          <w:color w:val="000000"/>
          <w:sz w:val="20"/>
          <w:szCs w:val="20"/>
          <w:highlight w:val="none"/>
          <w:u w:val="none"/>
        </w:rPr>
        <w:t xml:space="preserve">g characteristics can be used to help determine whether a component is </w:t>
      </w:r>
      <w:r>
        <w:rPr>
          <w:rFonts w:ascii="Arial" w:hAnsi="Arial" w:eastAsia="Arial" w:cs="Arial"/>
          <w:color w:val="000000"/>
          <w:sz w:val="20"/>
          <w:szCs w:val="20"/>
          <w:highlight w:val="none"/>
          <w:u w:val="none"/>
        </w:rPr>
        <w:t xml:space="preserve">“embedded in” or “coupled with” another componen</w:t>
      </w:r>
      <w:r>
        <w:rPr>
          <w:rFonts w:ascii="Arial" w:hAnsi="Arial" w:eastAsia="Arial" w:cs="Arial"/>
          <w:color w:val="000000"/>
          <w:sz w:val="20"/>
          <w:szCs w:val="20"/>
          <w:highlight w:val="none"/>
          <w:u w:val="none"/>
        </w:rPr>
        <w:t xml:space="preserve">t:</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contextualSpacing w:val="false"/>
        <w:jc w:val="both"/>
        <w:rPr>
          <w:sz w:val="20"/>
          <w:szCs w:val="20"/>
        </w:rPr>
      </w:pPr>
      <w:r>
        <w:rPr>
          <w:rFonts w:ascii="Arial" w:hAnsi="Arial" w:eastAsia="Arial" w:cs="Arial"/>
          <w:color w:val="000000"/>
          <w:sz w:val="20"/>
          <w:szCs w:val="20"/>
          <w:highlight w:val="none"/>
          <w:u w:val="none"/>
        </w:rPr>
        <w:t xml:space="preserve">An embedded</w:t>
      </w:r>
      <w:r>
        <w:rPr>
          <w:rFonts w:ascii="Arial" w:hAnsi="Arial" w:eastAsia="Arial" w:cs="Arial"/>
          <w:color w:val="000000"/>
          <w:sz w:val="20"/>
          <w:szCs w:val="20"/>
          <w:highlight w:val="none"/>
          <w:u w:val="none"/>
        </w:rPr>
        <w:t xml:space="preserve"> model component typically:</w:t>
      </w:r>
      <w:r>
        <w:rPr>
          <w:sz w:val="20"/>
          <w:szCs w:val="20"/>
        </w:rPr>
      </w:r>
      <w:r>
        <w:rPr>
          <w:sz w:val="20"/>
          <w:szCs w:val="20"/>
        </w:rPr>
      </w:r>
    </w:p>
    <w:p>
      <w:pPr>
        <w:pStyle w:val="2602"/>
        <w:numPr>
          <w:ilvl w:val="0"/>
          <w:numId w:val="237"/>
        </w:numPr>
        <w:pBdr>
          <w:top w:val="none" w:color="000000" w:sz="4" w:space="0"/>
          <w:left w:val="none" w:color="000000" w:sz="4" w:space="0"/>
          <w:bottom w:val="none" w:color="000000" w:sz="4" w:space="0"/>
          <w:right w:val="none" w:color="000000" w:sz="4" w:space="0"/>
        </w:pBdr>
        <w:spacing w:after="0" w:before="240" w:line="276" w:lineRule="auto"/>
        <w:ind w:right="0"/>
        <w:jc w:val="left"/>
        <w:rPr>
          <w:sz w:val="20"/>
          <w:szCs w:val="20"/>
        </w:rPr>
      </w:pPr>
      <w:r>
        <w:rPr>
          <w:rFonts w:ascii="Arial" w:hAnsi="Arial" w:eastAsia="Arial" w:cs="Arial"/>
          <w:color w:val="000000"/>
          <w:sz w:val="20"/>
          <w:szCs w:val="20"/>
          <w:highlight w:val="none"/>
          <w:u w:val="none"/>
        </w:rPr>
        <w:t xml:space="preserve">shares the same horizontal grid as the host component;</w:t>
      </w:r>
      <w:r>
        <w:rPr>
          <w:sz w:val="20"/>
          <w:szCs w:val="20"/>
        </w:rPr>
      </w:r>
      <w:r>
        <w:rPr>
          <w:sz w:val="20"/>
          <w:szCs w:val="20"/>
        </w:rPr>
      </w:r>
    </w:p>
    <w:p>
      <w:pPr>
        <w:pStyle w:val="2602"/>
        <w:numPr>
          <w:ilvl w:val="0"/>
          <w:numId w:val="237"/>
        </w:numPr>
        <w:pBdr>
          <w:top w:val="none" w:color="000000" w:sz="4" w:space="0"/>
          <w:left w:val="none" w:color="000000" w:sz="4" w:space="0"/>
          <w:bottom w:val="none" w:color="000000" w:sz="4" w:space="0"/>
          <w:right w:val="none" w:color="000000" w:sz="4" w:space="0"/>
        </w:pBdr>
        <w:spacing w:after="0" w:before="240" w:line="276" w:lineRule="auto"/>
        <w:ind w:right="0"/>
        <w:jc w:val="left"/>
        <w:rPr>
          <w:sz w:val="20"/>
          <w:szCs w:val="20"/>
        </w:rPr>
      </w:pPr>
      <w:r>
        <w:rPr>
          <w:rFonts w:ascii="Arial" w:hAnsi="Arial" w:eastAsia="Arial" w:cs="Arial"/>
          <w:color w:val="000000"/>
          <w:sz w:val="20"/>
          <w:szCs w:val="20"/>
          <w:highlight w:val="none"/>
          <w:u w:val="none"/>
        </w:rPr>
        <w:t xml:space="preserve">is constructed such that the code representing the component would be exceedingly difficult to extract and transfer to another top-level model;</w:t>
      </w:r>
      <w:r>
        <w:rPr>
          <w:sz w:val="20"/>
          <w:szCs w:val="20"/>
        </w:rPr>
      </w:r>
      <w:r>
        <w:rPr>
          <w:sz w:val="20"/>
          <w:szCs w:val="20"/>
        </w:rPr>
      </w:r>
    </w:p>
    <w:p>
      <w:pPr>
        <w:pStyle w:val="2602"/>
        <w:numPr>
          <w:ilvl w:val="0"/>
          <w:numId w:val="237"/>
        </w:numPr>
        <w:pBdr>
          <w:top w:val="none" w:color="000000" w:sz="4" w:space="0"/>
          <w:left w:val="none" w:color="000000" w:sz="4" w:space="0"/>
          <w:bottom w:val="none" w:color="000000" w:sz="4" w:space="0"/>
          <w:right w:val="none" w:color="000000" w:sz="4" w:space="0"/>
        </w:pBdr>
        <w:spacing w:after="0" w:before="240" w:line="276" w:lineRule="auto"/>
        <w:ind w:right="0"/>
        <w:jc w:val="left"/>
        <w:rPr>
          <w:sz w:val="20"/>
          <w:szCs w:val="20"/>
        </w:rPr>
      </w:pPr>
      <w:r>
        <w:rPr>
          <w:rFonts w:ascii="Arial" w:hAnsi="Arial" w:eastAsia="Arial" w:cs="Arial"/>
          <w:color w:val="000000"/>
          <w:sz w:val="20"/>
          <w:szCs w:val="20"/>
          <w:highlight w:val="none"/>
          <w:u w:val="none"/>
        </w:rPr>
        <w:t xml:space="preserve">is coded such that within a single time-step, interactions between it and its host might involve exchanges of information affecting both;</w:t>
      </w:r>
      <w:r>
        <w:rPr>
          <w:sz w:val="20"/>
          <w:szCs w:val="20"/>
        </w:rPr>
      </w:r>
      <w:r>
        <w:rPr>
          <w:sz w:val="20"/>
          <w:szCs w:val="20"/>
        </w:rPr>
      </w:r>
    </w:p>
    <w:p>
      <w:pPr>
        <w:pStyle w:val="2602"/>
        <w:numPr>
          <w:ilvl w:val="0"/>
          <w:numId w:val="237"/>
        </w:numPr>
        <w:pBdr>
          <w:top w:val="none" w:color="000000" w:sz="4" w:space="0"/>
          <w:left w:val="none" w:color="000000" w:sz="4" w:space="0"/>
          <w:bottom w:val="none" w:color="000000" w:sz="4" w:space="0"/>
          <w:right w:val="none" w:color="000000" w:sz="4" w:space="0"/>
        </w:pBdr>
        <w:spacing w:after="0" w:before="240" w:line="276" w:lineRule="auto"/>
        <w:ind w:right="0"/>
        <w:jc w:val="left"/>
        <w:rPr>
          <w:sz w:val="20"/>
          <w:szCs w:val="20"/>
        </w:rPr>
      </w:pPr>
      <w:r>
        <w:rPr>
          <w:rFonts w:ascii="Arial" w:hAnsi="Arial" w:eastAsia="Arial" w:cs="Arial"/>
          <w:color w:val="000000"/>
          <w:sz w:val="20"/>
          <w:szCs w:val="20"/>
          <w:highlight w:val="none"/>
          <w:u w:val="none"/>
        </w:rPr>
        <w:t xml:space="preserve">cannot be easily “driven” independently of its host (e.g. it cannot be run by itself in stand-alone “offline” mode with prescribed external conditions imposed);</w:t>
      </w:r>
      <w:r>
        <w:rPr>
          <w:sz w:val="20"/>
          <w:szCs w:val="20"/>
        </w:rPr>
      </w:r>
      <w:r>
        <w:rPr>
          <w:sz w:val="20"/>
          <w:szCs w:val="20"/>
        </w:rPr>
      </w:r>
    </w:p>
    <w:p>
      <w:pPr>
        <w:pStyle w:val="2602"/>
        <w:numPr>
          <w:ilvl w:val="0"/>
          <w:numId w:val="237"/>
        </w:numPr>
        <w:pBdr>
          <w:top w:val="none" w:color="000000" w:sz="4" w:space="0"/>
          <w:left w:val="none" w:color="000000" w:sz="4" w:space="0"/>
          <w:bottom w:val="none" w:color="000000" w:sz="4" w:space="0"/>
          <w:right w:val="none" w:color="000000" w:sz="4" w:space="0"/>
        </w:pBdr>
        <w:spacing w:after="0" w:before="240" w:line="276" w:lineRule="auto"/>
        <w:ind w:right="0"/>
        <w:jc w:val="left"/>
        <w:rPr>
          <w:sz w:val="20"/>
          <w:szCs w:val="20"/>
        </w:rPr>
      </w:pPr>
      <w:r>
        <w:rPr>
          <w:rFonts w:ascii="Arial" w:hAnsi="Arial" w:eastAsia="Arial" w:cs="Arial"/>
          <w:color w:val="000000"/>
          <w:sz w:val="20"/>
          <w:szCs w:val="20"/>
          <w:highlight w:val="none"/>
          <w:u w:val="none"/>
        </w:rPr>
        <w:t xml:space="preserve">may not </w:t>
      </w:r>
      <w:r>
        <w:rPr>
          <w:rFonts w:ascii="Arial" w:hAnsi="Arial" w:eastAsia="Arial" w:cs="Arial"/>
          <w:color w:val="000000"/>
          <w:sz w:val="20"/>
          <w:szCs w:val="20"/>
          <w:highlight w:val="none"/>
          <w:u w:val="none"/>
        </w:rPr>
        <w:t xml:space="preserve">have a recognisable name or version number (other than those of the host component).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after="142" w:afterAutospacing="0" w:before="238" w:beforeAutospacing="0" w:line="276" w:lineRule="auto"/>
        <w:ind w:right="0"/>
        <w:jc w:val="both"/>
        <w:rPr>
          <w:sz w:val="20"/>
          <w:szCs w:val="20"/>
        </w:rPr>
      </w:pPr>
      <w:r>
        <w:rPr>
          <w:rFonts w:ascii="Arial" w:hAnsi="Arial" w:eastAsia="Arial" w:cs="Arial"/>
          <w:color w:val="000000"/>
          <w:sz w:val="20"/>
          <w:szCs w:val="20"/>
          <w:highlight w:val="none"/>
          <w:u w:val="none"/>
        </w:rPr>
        <w:t xml:space="preserve">A coupled model component typically:</w:t>
      </w:r>
      <w:r>
        <w:rPr>
          <w:sz w:val="20"/>
          <w:szCs w:val="20"/>
        </w:rPr>
      </w:r>
      <w:r>
        <w:rPr>
          <w:sz w:val="20"/>
          <w:szCs w:val="20"/>
        </w:rPr>
      </w:r>
    </w:p>
    <w:p>
      <w:pPr>
        <w:pStyle w:val="2602"/>
        <w:numPr>
          <w:ilvl w:val="0"/>
          <w:numId w:val="238"/>
        </w:numPr>
        <w:pBdr>
          <w:top w:val="none" w:color="000000" w:sz="4" w:space="0"/>
          <w:left w:val="none" w:color="000000" w:sz="4" w:space="0"/>
          <w:bottom w:val="none" w:color="000000" w:sz="4" w:space="0"/>
          <w:right w:val="none" w:color="000000" w:sz="4" w:space="0"/>
        </w:pBdr>
        <w:spacing w:after="142" w:afterAutospacing="0" w:before="238" w:beforeAutospacing="0" w:line="276" w:lineRule="auto"/>
        <w:ind w:right="0"/>
        <w:jc w:val="left"/>
        <w:rPr>
          <w:sz w:val="20"/>
          <w:szCs w:val="20"/>
        </w:rPr>
      </w:pPr>
      <w:r>
        <w:rPr>
          <w:rFonts w:ascii="Arial" w:hAnsi="Arial" w:eastAsia="Arial" w:cs="Arial"/>
          <w:color w:val="000000"/>
          <w:sz w:val="20"/>
          <w:szCs w:val="20"/>
          <w:highlight w:val="none"/>
          <w:u w:val="none"/>
        </w:rPr>
        <w:t xml:space="preserve">is identified using a recognisable name, and often a version number (e.g. </w:t>
      </w:r>
      <w:r>
        <w:rPr>
          <w:rFonts w:ascii="Arial" w:hAnsi="Arial" w:eastAsia="Arial" w:cs="Arial"/>
          <w:color w:val="000000"/>
          <w:sz w:val="20"/>
          <w:szCs w:val="20"/>
          <w:highlight w:val="none"/>
          <w:u w:val="none"/>
        </w:rPr>
        <w:t xml:space="preserve">“</w:t>
      </w:r>
      <w:r>
        <w:rPr>
          <w:rFonts w:ascii="Arial" w:hAnsi="Arial" w:eastAsia="Arial" w:cs="Arial"/>
          <w:i w:val="0"/>
          <w:iCs w:val="0"/>
          <w:color w:val="000000"/>
          <w:sz w:val="20"/>
          <w:szCs w:val="20"/>
          <w:highlight w:val="none"/>
          <w:u w:val="none"/>
        </w:rPr>
        <w:t xml:space="preserve">MOM5”</w:t>
      </w:r>
      <w:r>
        <w:rPr>
          <w:rFonts w:ascii="Arial" w:hAnsi="Arial" w:eastAsia="Arial" w:cs="Arial"/>
          <w:color w:val="000000"/>
          <w:sz w:val="20"/>
          <w:szCs w:val="20"/>
          <w:highlight w:val="none"/>
          <w:u w:val="none"/>
        </w:rPr>
        <w:t xml:space="preserve">, the fifth version of the Modular Ocean Model</w:t>
      </w:r>
      <w:r>
        <w:rPr>
          <w:rFonts w:ascii="Arial" w:hAnsi="Arial" w:eastAsia="Arial" w:cs="Arial"/>
          <w:color w:val="000000"/>
          <w:sz w:val="20"/>
          <w:szCs w:val="20"/>
          <w:highlight w:val="none"/>
          <w:u w:val="none"/>
        </w:rPr>
        <w:t xml:space="preserve">);</w:t>
      </w:r>
      <w:r>
        <w:rPr>
          <w:sz w:val="20"/>
          <w:szCs w:val="20"/>
        </w:rPr>
      </w:r>
      <w:r>
        <w:rPr>
          <w:sz w:val="20"/>
          <w:szCs w:val="20"/>
        </w:rPr>
      </w:r>
    </w:p>
    <w:p>
      <w:pPr>
        <w:pStyle w:val="2602"/>
        <w:numPr>
          <w:ilvl w:val="0"/>
          <w:numId w:val="238"/>
        </w:numPr>
        <w:pBdr>
          <w:top w:val="none" w:color="000000" w:sz="4" w:space="0"/>
          <w:left w:val="none" w:color="000000" w:sz="4" w:space="0"/>
          <w:bottom w:val="none" w:color="000000" w:sz="4" w:space="0"/>
          <w:right w:val="none" w:color="000000" w:sz="4" w:space="0"/>
        </w:pBdr>
        <w:spacing w:after="142" w:afterAutospacing="0" w:before="238" w:beforeAutospacing="0" w:line="276" w:lineRule="auto"/>
        <w:ind w:right="0"/>
        <w:jc w:val="left"/>
        <w:rPr>
          <w:sz w:val="20"/>
          <w:szCs w:val="20"/>
        </w:rPr>
      </w:pPr>
      <w:r>
        <w:rPr>
          <w:rFonts w:ascii="Arial" w:hAnsi="Arial" w:eastAsia="Arial" w:cs="Arial"/>
          <w:color w:val="000000"/>
          <w:sz w:val="20"/>
          <w:szCs w:val="20"/>
          <w:highlight w:val="none"/>
          <w:u w:val="none"/>
        </w:rPr>
        <w:t xml:space="preserve">relies on a variable calculated by another component or calculates a variable relied on by another component, or </w:t>
      </w:r>
      <w:r>
        <w:rPr>
          <w:rFonts w:ascii="Arial" w:hAnsi="Arial" w:eastAsia="Arial" w:cs="Arial"/>
          <w:color w:val="000000"/>
          <w:sz w:val="20"/>
          <w:szCs w:val="20"/>
          <w:highlight w:val="none"/>
          <w:u w:val="none"/>
        </w:rPr>
        <w:t xml:space="preserve">interacts at regular intervals with other components</w:t>
      </w:r>
      <w:r>
        <w:rPr>
          <w:rFonts w:ascii="Arial" w:hAnsi="Arial" w:eastAsia="Arial" w:cs="Arial"/>
          <w:color w:val="000000"/>
          <w:sz w:val="20"/>
          <w:szCs w:val="20"/>
          <w:highlight w:val="none"/>
          <w:u w:val="none"/>
        </w:rPr>
        <w:t xml:space="preserve"> by </w:t>
      </w:r>
      <w:r>
        <w:rPr>
          <w:rFonts w:ascii="Arial" w:hAnsi="Arial" w:eastAsia="Arial" w:cs="Arial"/>
          <w:color w:val="000000"/>
          <w:sz w:val="20"/>
          <w:szCs w:val="20"/>
          <w:highlight w:val="none"/>
          <w:u w:val="none"/>
        </w:rPr>
        <w:t xml:space="preserve">exchanging </w:t>
      </w:r>
      <w:r>
        <w:rPr>
          <w:rFonts w:ascii="Arial" w:hAnsi="Arial" w:eastAsia="Arial" w:cs="Arial"/>
          <w:color w:val="000000"/>
          <w:sz w:val="20"/>
          <w:szCs w:val="20"/>
          <w:highlight w:val="none"/>
          <w:u w:val="none"/>
        </w:rPr>
        <w:t xml:space="preserve">quantities </w:t>
      </w:r>
      <w:r>
        <w:rPr>
          <w:rFonts w:ascii="Arial" w:hAnsi="Arial" w:eastAsia="Arial" w:cs="Arial"/>
          <w:color w:val="000000"/>
          <w:sz w:val="20"/>
          <w:szCs w:val="20"/>
          <w:highlight w:val="none"/>
          <w:u w:val="none"/>
        </w:rPr>
        <w:t xml:space="preserve">needed by each to advance a simulation </w:t>
      </w:r>
      <w:r>
        <w:rPr>
          <w:rFonts w:ascii="Arial" w:hAnsi="Arial" w:eastAsia="Arial" w:cs="Arial"/>
          <w:color w:val="000000"/>
          <w:sz w:val="20"/>
          <w:szCs w:val="20"/>
          <w:u w:val="none"/>
        </w:rPr>
        <w:t xml:space="preserve">(such as </w:t>
      </w:r>
      <w:r>
        <w:rPr>
          <w:rFonts w:ascii="Arial" w:hAnsi="Arial" w:eastAsia="Arial" w:cs="Arial"/>
          <w:color w:val="000000"/>
          <w:sz w:val="20"/>
          <w:szCs w:val="20"/>
          <w:u w:val="none"/>
        </w:rPr>
        <w:t xml:space="preserve">fluxes of </w:t>
      </w:r>
      <w:r>
        <w:rPr>
          <w:rFonts w:ascii="Arial" w:hAnsi="Arial" w:eastAsia="Arial" w:cs="Arial"/>
          <w:color w:val="000000"/>
          <w:sz w:val="20"/>
          <w:szCs w:val="20"/>
          <w:u w:val="none"/>
        </w:rPr>
        <w:t xml:space="preserve">mass, momentum, energy, etc.)</w:t>
      </w:r>
      <w:r>
        <w:rPr>
          <w:rFonts w:ascii="Arial" w:hAnsi="Arial" w:eastAsia="Arial" w:cs="Arial"/>
          <w:color w:val="000000"/>
          <w:sz w:val="20"/>
          <w:szCs w:val="20"/>
          <w:u w:val="none"/>
        </w:rPr>
        <w:t xml:space="preserve">. The shared quantities may</w:t>
      </w:r>
      <w:r>
        <w:rPr>
          <w:rFonts w:ascii="Arial" w:hAnsi="Arial" w:eastAsia="Arial" w:cs="Arial"/>
          <w:color w:val="000000"/>
          <w:sz w:val="20"/>
          <w:szCs w:val="20"/>
          <w:u w:val="none"/>
        </w:rPr>
        <w:t xml:space="preserve"> either </w:t>
      </w:r>
      <w:r>
        <w:rPr>
          <w:rFonts w:ascii="Arial" w:hAnsi="Arial" w:eastAsia="Arial" w:cs="Arial"/>
          <w:color w:val="000000"/>
          <w:sz w:val="20"/>
          <w:szCs w:val="20"/>
          <w:u w:val="none"/>
        </w:rPr>
        <w:t xml:space="preserve">pass through</w:t>
      </w:r>
      <w:r>
        <w:rPr>
          <w:rFonts w:ascii="Arial" w:hAnsi="Arial" w:eastAsia="Arial" w:cs="Arial"/>
          <w:color w:val="000000"/>
          <w:sz w:val="20"/>
          <w:szCs w:val="20"/>
          <w:u w:val="none"/>
        </w:rPr>
        <w:t xml:space="preserve"> a coupler (</w:t>
      </w:r>
      <w:r>
        <w:rPr>
          <w:rFonts w:ascii="Arial" w:hAnsi="Arial" w:eastAsia="Arial" w:cs="Arial"/>
          <w:color w:val="000000"/>
          <w:sz w:val="20"/>
          <w:szCs w:val="20"/>
          <w:u w:val="none"/>
        </w:rPr>
        <w:t xml:space="preserve">i.e. code specially adapted to represent the exchanges between the various components</w:t>
      </w:r>
      <w:r>
        <w:rPr>
          <w:rFonts w:ascii="Arial" w:hAnsi="Arial" w:eastAsia="Arial" w:cs="Arial"/>
          <w:color w:val="000000"/>
          <w:sz w:val="20"/>
          <w:szCs w:val="20"/>
          <w:u w:val="none"/>
        </w:rPr>
        <w:t xml:space="preserve">) or</w:t>
      </w:r>
      <w:r>
        <w:rPr>
          <w:rFonts w:ascii="Arial" w:hAnsi="Arial" w:eastAsia="Arial" w:cs="Arial"/>
          <w:color w:val="000000"/>
          <w:sz w:val="20"/>
          <w:szCs w:val="20"/>
          <w:u w:val="none"/>
        </w:rPr>
        <w:t xml:space="preserve"> be conveyed</w:t>
      </w:r>
      <w:r>
        <w:rPr>
          <w:rFonts w:ascii="Arial" w:hAnsi="Arial" w:eastAsia="Arial" w:cs="Arial"/>
          <w:color w:val="000000"/>
          <w:sz w:val="20"/>
          <w:szCs w:val="20"/>
          <w:u w:val="none"/>
        </w:rPr>
        <w:t xml:space="preserve"> by other means</w:t>
      </w:r>
      <w:r>
        <w:rPr>
          <w:rFonts w:ascii="Arial" w:hAnsi="Arial" w:eastAsia="Arial" w:cs="Arial"/>
          <w:color w:val="000000"/>
          <w:sz w:val="20"/>
          <w:szCs w:val="20"/>
          <w:highlight w:val="none"/>
          <w:u w:val="none"/>
        </w:rPr>
        <w:t xml:space="preserve">;</w:t>
      </w:r>
      <w:r>
        <w:rPr>
          <w:sz w:val="20"/>
          <w:szCs w:val="20"/>
        </w:rPr>
      </w:r>
      <w:r>
        <w:rPr>
          <w:sz w:val="20"/>
          <w:szCs w:val="20"/>
        </w:rPr>
      </w:r>
    </w:p>
    <w:p>
      <w:pPr>
        <w:pStyle w:val="2602"/>
        <w:numPr>
          <w:ilvl w:val="0"/>
          <w:numId w:val="238"/>
        </w:numPr>
        <w:pBdr>
          <w:top w:val="none" w:color="000000" w:sz="4" w:space="0"/>
          <w:left w:val="none" w:color="000000" w:sz="4" w:space="0"/>
          <w:bottom w:val="none" w:color="000000" w:sz="4" w:space="0"/>
          <w:right w:val="none" w:color="000000" w:sz="4" w:space="0"/>
        </w:pBdr>
        <w:spacing w:after="142" w:afterAutospacing="0" w:before="238" w:beforeAutospacing="0" w:line="276" w:lineRule="auto"/>
        <w:ind w:right="0"/>
        <w:jc w:val="left"/>
        <w:rPr>
          <w:sz w:val="20"/>
          <w:szCs w:val="20"/>
        </w:rPr>
      </w:pPr>
      <w:r>
        <w:rPr>
          <w:rFonts w:ascii="Arial" w:hAnsi="Arial" w:eastAsia="Arial" w:cs="Arial"/>
          <w:color w:val="000000"/>
          <w:sz w:val="20"/>
          <w:szCs w:val="20"/>
          <w:highlight w:val="none"/>
          <w:u w:val="none"/>
        </w:rPr>
        <w:t xml:space="preserve">is coded such that it is relatively isolated from other parts of a top-level model code and (by design) might be extracted to be adopted in another top-level model</w:t>
      </w:r>
      <w:r>
        <w:rPr>
          <w:sz w:val="20"/>
          <w:szCs w:val="20"/>
        </w:rPr>
        <w:t xml:space="preserv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rFonts w:ascii="Arial" w:hAnsi="Arial" w:eastAsia="Arial" w:cs="Arial"/>
          <w:b w:val="0"/>
          <w:bCs w:val="0"/>
          <w:i w:val="0"/>
          <w:color w:val="000000"/>
          <w:sz w:val="20"/>
          <w:szCs w:val="20"/>
          <w:highlight w:val="none"/>
          <w:u w:val="none"/>
        </w:rPr>
      </w:pPr>
      <w:r>
        <w:rPr>
          <w:rFonts w:ascii="Arial" w:hAnsi="Arial" w:eastAsia="Arial" w:cs="Arial"/>
          <w:b w:val="0"/>
          <w:bCs w:val="0"/>
          <w:i w:val="0"/>
          <w:iCs w:val="0"/>
          <w:color w:val="000000"/>
          <w:sz w:val="20"/>
          <w:szCs w:val="20"/>
          <w:highlight w:val="none"/>
          <w:u w:val="none"/>
        </w:rPr>
        <w:t xml:space="preserve">The d</w:t>
      </w:r>
      <w:r>
        <w:rPr>
          <w:rFonts w:ascii="Arial" w:hAnsi="Arial" w:eastAsia="Arial" w:cs="Arial"/>
          <w:b w:val="0"/>
          <w:bCs w:val="0"/>
          <w:i w:val="0"/>
          <w:iCs w:val="0"/>
          <w:color w:val="000000"/>
          <w:sz w:val="20"/>
          <w:szCs w:val="20"/>
          <w:highlight w:val="none"/>
          <w:u w:val="none"/>
        </w:rPr>
        <w:t xml:space="preserve">istincti</w:t>
      </w:r>
      <w:r>
        <w:rPr>
          <w:rFonts w:ascii="Arial" w:hAnsi="Arial" w:eastAsia="Arial" w:cs="Arial"/>
          <w:b w:val="0"/>
          <w:bCs w:val="0"/>
          <w:i w:val="0"/>
          <w:iCs w:val="0"/>
          <w:color w:val="000000"/>
          <w:sz w:val="20"/>
          <w:szCs w:val="20"/>
          <w:highlight w:val="none"/>
          <w:u w:val="none"/>
        </w:rPr>
        <w:t xml:space="preserve">on between these two types may not always b</w:t>
      </w:r>
      <w:r>
        <w:rPr>
          <w:rFonts w:ascii="Arial" w:hAnsi="Arial" w:eastAsia="Arial" w:cs="Arial"/>
          <w:b w:val="0"/>
          <w:bCs w:val="0"/>
          <w:i w:val="0"/>
          <w:iCs w:val="0"/>
          <w:color w:val="000000"/>
          <w:sz w:val="20"/>
          <w:szCs w:val="20"/>
          <w:highlight w:val="none"/>
          <w:u w:val="none"/>
        </w:rPr>
        <w:t xml:space="preserve">e obvious, and in some cases a somewhat arbitrary choic</w:t>
      </w:r>
      <w:r>
        <w:rPr>
          <w:rFonts w:ascii="Arial" w:hAnsi="Arial" w:eastAsia="Arial" w:cs="Arial"/>
          <w:i w:val="0"/>
          <w:iCs w:val="0"/>
          <w:color w:val="000000"/>
          <w:sz w:val="20"/>
          <w:szCs w:val="20"/>
          <w:highlight w:val="none"/>
          <w:u w:val="none"/>
        </w:rPr>
        <w:t xml:space="preserve">e may have to be made. This could be the case, for instance, when </w:t>
      </w:r>
      <w:r>
        <w:rPr>
          <w:rFonts w:ascii="Arial" w:hAnsi="Arial" w:eastAsia="Arial" w:cs="Arial"/>
          <w:i w:val="0"/>
          <w:iCs w:val="0"/>
          <w:color w:val="000000"/>
          <w:sz w:val="20"/>
          <w:szCs w:val="20"/>
          <w:highlight w:val="none"/>
          <w:u w:val="none"/>
        </w:rPr>
        <w:t xml:space="preserve">a component satisfies characteristics from both interaction types (e.g. it is possible for a component with </w:t>
      </w:r>
      <w:r>
        <w:rPr>
          <w:rFonts w:ascii="Arial" w:hAnsi="Arial" w:eastAsia="Arial" w:cs="Arial"/>
          <w:i w:val="0"/>
          <w:iCs w:val="0"/>
          <w:color w:val="000000"/>
          <w:sz w:val="20"/>
          <w:szCs w:val="20"/>
          <w:highlight w:val="none"/>
          <w:u w:val="none"/>
        </w:rPr>
        <w:t xml:space="preserve">a recognisable name and version number to be embedded in a host</w:t>
      </w:r>
      <w:r>
        <w:rPr>
          <w:rFonts w:ascii="Arial" w:hAnsi="Arial" w:eastAsia="Arial" w:cs="Arial"/>
          <w:bCs w:val="0"/>
          <w:i w:val="0"/>
          <w:iCs w:val="0"/>
          <w:color w:val="000000"/>
          <w:sz w:val="20"/>
          <w:szCs w:val="20"/>
          <w:highlight w:val="none"/>
          <w:u w:val="none"/>
        </w:rPr>
        <w:t xml:space="preserve">, rather than coupled)</w:t>
      </w:r>
      <w:r>
        <w:rPr>
          <w:rFonts w:ascii="Arial" w:hAnsi="Arial" w:eastAsia="Arial" w:cs="Arial"/>
          <w:bCs w:val="0"/>
          <w:i w:val="0"/>
          <w:iCs w:val="0"/>
          <w:color w:val="000000"/>
          <w:sz w:val="20"/>
          <w:szCs w:val="20"/>
          <w:highlight w:val="none"/>
          <w:u w:val="none"/>
        </w:rPr>
        <w:t xml:space="preserve">.</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jc w:val="both"/>
        <w:rPr>
          <w:bCs w:val="0"/>
          <w:i w:val="0"/>
          <w:sz w:val="20"/>
          <w:szCs w:val="20"/>
          <w:highlight w:val="none"/>
        </w:rPr>
      </w:pPr>
      <w:r>
        <w:rPr>
          <w:i w:val="0"/>
          <w:iCs w:val="0"/>
          <w:sz w:val="20"/>
          <w:szCs w:val="20"/>
          <w:highlight w:val="none"/>
        </w:rPr>
        <w:t xml:space="preserve">There is great flexibility in the ways in which model components can potentially be coupled and embedded, and how this actually is done is an important part of the top-level model formulation.</w:t>
      </w:r>
      <w:r>
        <w:rPr>
          <w:bCs w:val="0"/>
          <w:i w:val="0"/>
          <w:sz w:val="20"/>
          <w:szCs w:val="20"/>
          <w:highlight w:val="none"/>
        </w:rPr>
      </w:r>
      <w:r>
        <w:rPr>
          <w:bCs w:val="0"/>
          <w:i w:val="0"/>
          <w:sz w:val="20"/>
          <w:szCs w:val="20"/>
          <w:highlight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sz w:val="20"/>
          <w:szCs w:val="20"/>
          <w:highlight w:val="none"/>
        </w:rPr>
      </w:pPr>
      <w:ins w:id="22" w:author="David Hassell" w:date="2025-11-30T10:33:10Z" oouserid="e42c3f48-66ba-4efd-805a-1ef7f6780645">
        <w:r>
          <w:rPr>
            <w:rFonts w:ascii="Arial" w:hAnsi="Arial" w:eastAsia="Arial" w:cs="Arial"/>
            <w:color w:val="000000"/>
            <w:sz w:val="20"/>
            <w:szCs w:val="20"/>
            <w:highlight w:val="none"/>
            <w:u w:val="none"/>
            <w:rPrChange w:id="23" w:author="David Hassell" w:date="2025-12-02T17:29:10Z" oouserid="e42c3f48-66ba-4efd-805a-1ef7f6780645">
              <w:rPr>
                <w:rFonts w:ascii="Arial" w:hAnsi="Arial" w:eastAsia="Arial" w:cs="Arial"/>
                <w:color w:val="000000"/>
                <w:sz w:val="20"/>
                <w:szCs w:val="20"/>
                <w:highlight w:val="none"/>
                <w:u w:val="none"/>
              </w:rPr>
            </w:rPrChange>
          </w:rPr>
        </w:r>
      </w:ins>
      <w:r>
        <w:rPr>
          <w:rFonts w:ascii="Arial" w:hAnsi="Arial" w:eastAsia="Arial" w:cs="Arial"/>
          <w:bCs w:val="0"/>
          <w:i w:val="0"/>
          <w:color w:val="000000"/>
          <w:sz w:val="20"/>
          <w:szCs w:val="20"/>
          <w:highlight w:val="none"/>
          <w:u w:val="none"/>
        </w:rPr>
        <w:t xml:space="preserve">An</w:t>
      </w:r>
      <w:r>
        <w:rPr>
          <w:rFonts w:ascii="Arial" w:hAnsi="Arial" w:eastAsia="Arial" w:cs="Arial"/>
          <w:color w:val="000000"/>
          <w:sz w:val="20"/>
          <w:szCs w:val="20"/>
          <w:highlight w:val="none"/>
          <w:u w:val="none"/>
        </w:rPr>
        <w:t xml:space="preserve"> embedded component has a single host component, which is recorded in the embedded component’s </w:t>
      </w:r>
      <w:r>
        <w:rPr>
          <w:rFonts w:ascii="Arial" w:hAnsi="Arial" w:eastAsia="Arial" w:cs="Arial"/>
          <w:b/>
          <w:bCs/>
          <w:color w:val="000000"/>
          <w:sz w:val="20"/>
          <w:szCs w:val="20"/>
          <w:highlight w:val="none"/>
          <w:u w:val="none"/>
        </w:rPr>
        <w:t xml:space="preserve">embedded_in</w:t>
      </w:r>
      <w:r>
        <w:rPr>
          <w:rFonts w:ascii="Arial" w:hAnsi="Arial" w:eastAsia="Arial" w:cs="Arial"/>
          <w:color w:val="000000"/>
          <w:sz w:val="20"/>
          <w:szCs w:val="20"/>
          <w:highlight w:val="none"/>
          <w:u w:val="none"/>
        </w:rPr>
        <w:t xml:space="preserve"> property.</w:t>
      </w:r>
      <w:r>
        <w:rPr>
          <w:rFonts w:ascii="Arial" w:hAnsi="Arial" w:eastAsia="Arial" w:cs="Arial"/>
          <w:color w:val="000000"/>
          <w:sz w:val="20"/>
          <w:szCs w:val="20"/>
          <w:highlight w:val="none"/>
          <w:u w:val="none"/>
        </w:rPr>
        <w:t xml:space="preserve"> M</w:t>
      </w:r>
      <w:r>
        <w:rPr>
          <w:rFonts w:ascii="Arial" w:hAnsi="Arial" w:eastAsia="Arial" w:cs="Arial"/>
          <w:color w:val="000000"/>
          <w:sz w:val="20"/>
          <w:szCs w:val="20"/>
          <w:highlight w:val="none"/>
          <w:u w:val="none"/>
        </w:rPr>
        <w:t xml:space="preserve">ultiple</w:t>
      </w:r>
      <w:r>
        <w:rPr>
          <w:rFonts w:ascii="Arial" w:hAnsi="Arial" w:eastAsia="Arial" w:cs="Arial"/>
          <w:color w:val="000000"/>
          <w:sz w:val="20"/>
          <w:szCs w:val="20"/>
          <w:highlight w:val="none"/>
          <w:u w:val="none"/>
        </w:rPr>
        <w:t xml:space="preserve"> components can be embedded in the same host, but</w:t>
      </w:r>
      <w:r>
        <w:rPr>
          <w:rFonts w:ascii="Arial" w:hAnsi="Arial" w:eastAsia="Arial" w:cs="Arial"/>
          <w:bCs w:val="0"/>
          <w:i w:val="0"/>
          <w:color w:val="000000"/>
          <w:sz w:val="20"/>
          <w:szCs w:val="20"/>
          <w:highlight w:val="none"/>
          <w:u w:val="none"/>
        </w:rPr>
        <w:t xml:space="preserve"> a host does not record those components</w:t>
      </w:r>
      <w:r>
        <w:rPr>
          <w:rFonts w:ascii="Arial" w:hAnsi="Arial" w:eastAsia="Arial" w:cs="Arial"/>
          <w:bCs w:val="0"/>
          <w:i w:val="0"/>
          <w:color w:val="000000"/>
          <w:sz w:val="20"/>
          <w:szCs w:val="20"/>
          <w:highlight w:val="none"/>
          <w:u w:val="none"/>
        </w:rPr>
        <w:t xml:space="preserve"> that are embedded in it. </w:t>
      </w:r>
      <w:r>
        <w:rPr>
          <w:rFonts w:ascii="Arial" w:hAnsi="Arial" w:eastAsia="Arial" w:cs="Arial"/>
          <w:bCs w:val="0"/>
          <w:i w:val="0"/>
          <w:color w:val="000000"/>
          <w:sz w:val="20"/>
          <w:szCs w:val="20"/>
          <w:highlight w:val="none"/>
          <w:u w:val="none"/>
        </w:rPr>
        <w:t xml:space="preserve">The host of an embedded component may itself be embedded in another host component, forming a hierarchy of embedding that has a single “superior” host at the top, which is not </w:t>
      </w:r>
      <w:r>
        <w:rPr>
          <w:rFonts w:ascii="Arial" w:hAnsi="Arial" w:eastAsia="Arial" w:cs="Arial"/>
          <w:bCs w:val="0"/>
          <w:i w:val="0"/>
          <w:color w:val="000000"/>
          <w:sz w:val="20"/>
          <w:szCs w:val="20"/>
          <w:highlight w:val="none"/>
          <w:u w:val="none"/>
        </w:rPr>
        <w:t xml:space="preserve">em</w:t>
      </w:r>
      <w:r>
        <w:rPr>
          <w:rFonts w:ascii="Arial" w:hAnsi="Arial" w:eastAsia="Arial" w:cs="Arial"/>
          <w:b w:val="0"/>
          <w:bCs w:val="0"/>
          <w:i w:val="0"/>
          <w:color w:val="000000"/>
          <w:sz w:val="20"/>
          <w:szCs w:val="20"/>
          <w:highlight w:val="none"/>
          <w:u w:val="none"/>
        </w:rPr>
        <w:t xml:space="preserve">bedded in any other component. </w:t>
      </w:r>
      <w:r>
        <w:rPr>
          <w:rFonts w:ascii="Arial" w:hAnsi="Arial" w:eastAsia="Arial" w:cs="Arial"/>
          <w:b w:val="0"/>
          <w:bCs w:val="0"/>
          <w:i w:val="0"/>
          <w:color w:val="000000"/>
          <w:sz w:val="20"/>
          <w:szCs w:val="20"/>
          <w:highlight w:val="none"/>
          <w:u w:val="none"/>
        </w:rPr>
        <w:t xml:space="preserve">The simplest hierarchy contains a single component, which is the hierarchy’s superior host, </w:t>
      </w:r>
      <w:r>
        <w:rPr>
          <w:rFonts w:ascii="Arial" w:hAnsi="Arial" w:eastAsia="Arial" w:cs="Arial"/>
          <w:b w:val="0"/>
          <w:bCs w:val="0"/>
          <w:i w:val="0"/>
          <w:color w:val="000000"/>
          <w:sz w:val="20"/>
          <w:szCs w:val="20"/>
          <w:highlight w:val="none"/>
          <w:u w:val="none"/>
        </w:rPr>
        <w:t xml:space="preserve">even though it contains no embedded components.</w:t>
      </w:r>
      <w:r>
        <w:rPr>
          <w:rFonts w:ascii="Arial" w:hAnsi="Arial" w:eastAsia="Arial" w:cs="Arial"/>
          <w:b w:val="0"/>
          <w:bCs w:val="0"/>
          <w:i w:val="0"/>
          <w:color w:val="000000"/>
          <w:sz w:val="20"/>
          <w:szCs w:val="20"/>
          <w:highlight w:val="none"/>
          <w:u w:val="none"/>
        </w:rPr>
        <w:t xml:space="preserve"> For instance, in </w:t>
      </w:r>
      <w:r>
        <w:rPr>
          <w:rFonts w:ascii="Arial" w:hAnsi="Arial" w:eastAsia="Arial" w:cs="Arial"/>
          <w:b/>
          <w:bCs/>
          <w:i w:val="0"/>
          <w:color w:val="000000"/>
          <w:sz w:val="20"/>
          <w:szCs w:val="20"/>
          <w:highlight w:val="none"/>
          <w:u w:val="none"/>
        </w:rPr>
        <w:t xml:space="preserve">figure 1</w:t>
      </w:r>
      <w:r>
        <w:rPr>
          <w:b w:val="0"/>
          <w:bCs w:val="0"/>
          <w:sz w:val="20"/>
          <w:szCs w:val="20"/>
          <w:highlight w:val="none"/>
        </w:rPr>
        <w:t xml:space="preserve"> there are four hierarchies, with superior host components of atmosphere,</w:t>
      </w:r>
      <w:r>
        <w:rPr>
          <w:sz w:val="20"/>
          <w:szCs w:val="20"/>
          <w:highlight w:val="none"/>
        </w:rPr>
        <w:t xml:space="preserve"> ocean, </w:t>
      </w:r>
      <w:r>
        <w:rPr>
          <w:b w:val="0"/>
          <w:bCs w:val="0"/>
          <w:sz w:val="20"/>
          <w:szCs w:val="20"/>
          <w:highlight w:val="none"/>
        </w:rPr>
        <w:t xml:space="preserve">lan</w:t>
      </w:r>
      <w:r>
        <w:rPr>
          <w:sz w:val="20"/>
          <w:szCs w:val="20"/>
          <w:highlight w:val="none"/>
        </w:rPr>
        <w:t xml:space="preserve">d surface,</w:t>
      </w:r>
      <w:r>
        <w:rPr>
          <w:sz w:val="20"/>
          <w:szCs w:val="20"/>
          <w:highlight w:val="none"/>
        </w:rPr>
        <w:t xml:space="preserve"> and land ice; the last two of which represent hierarchies containing a single component.</w:t>
      </w:r>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rFonts w:ascii="Arial" w:hAnsi="Arial" w:eastAsia="Arial" w:cs="Arial"/>
          <w:b w:val="0"/>
          <w:bCs w:val="0"/>
          <w:i w:val="0"/>
          <w:color w:val="000000"/>
          <w:sz w:val="20"/>
          <w:szCs w:val="20"/>
          <w:highlight w:val="none"/>
          <w:u w:val="none"/>
        </w:rPr>
      </w:pPr>
      <w:ins w:id="24" w:author="David Hassell" w:date="2025-12-01T10:12:58Z" oouserid="e42c3f48-66ba-4efd-805a-1ef7f6780645">
        <w:r>
          <w:rPr>
            <w:rFonts w:ascii="Arial" w:hAnsi="Arial" w:eastAsia="Arial" w:cs="Arial"/>
            <w:bCs w:val="0"/>
            <w:i w:val="0"/>
            <w:color w:val="000000"/>
            <w:sz w:val="20"/>
            <w:szCs w:val="20"/>
            <w:highlight w:val="none"/>
            <w:u w:val="none"/>
            <w:rPrChange w:id="25" w:author="David Hassell" w:date="2025-12-02T17:29:10Z" oouserid="e42c3f48-66ba-4efd-805a-1ef7f6780645">
              <w:rPr>
                <w:rFonts w:ascii="Arial" w:hAnsi="Arial" w:eastAsia="Arial" w:cs="Arial"/>
                <w:bCs w:val="0"/>
                <w:i w:val="0"/>
                <w:color w:val="000000"/>
                <w:sz w:val="20"/>
                <w:szCs w:val="20"/>
                <w:highlight w:val="none"/>
                <w:u w:val="none"/>
              </w:rPr>
            </w:rPrChange>
          </w:rPr>
        </w:r>
      </w:ins>
      <w:r>
        <w:rPr>
          <w:rFonts w:ascii="Arial" w:hAnsi="Arial" w:eastAsia="Arial" w:cs="Arial"/>
          <w:bCs w:val="0"/>
          <w:i w:val="0"/>
          <w:color w:val="000000"/>
          <w:sz w:val="20"/>
          <w:szCs w:val="20"/>
          <w:highlight w:val="none"/>
          <w:u w:val="none"/>
        </w:rPr>
        <w:t xml:space="preserve">A</w:t>
      </w:r>
      <w:r>
        <w:rPr>
          <w:rFonts w:ascii="Arial" w:hAnsi="Arial" w:eastAsia="Arial" w:cs="Arial"/>
          <w:bCs w:val="0"/>
          <w:i w:val="0"/>
          <w:color w:val="000000"/>
          <w:sz w:val="20"/>
          <w:szCs w:val="20"/>
          <w:highlight w:val="none"/>
          <w:u w:val="none"/>
        </w:rPr>
        <w:t xml:space="preserve"> </w:t>
      </w:r>
      <w:r>
        <w:rPr>
          <w:rFonts w:ascii="Arial" w:hAnsi="Arial" w:eastAsia="Arial" w:cs="Arial"/>
          <w:bCs w:val="0"/>
          <w:i w:val="0"/>
          <w:color w:val="000000"/>
          <w:sz w:val="20"/>
          <w:szCs w:val="20"/>
          <w:highlight w:val="none"/>
          <w:u w:val="none"/>
        </w:rPr>
        <w:t xml:space="preserve">s</w:t>
      </w:r>
      <w:r>
        <w:rPr>
          <w:rFonts w:ascii="Arial" w:hAnsi="Arial" w:eastAsia="Arial" w:cs="Arial"/>
          <w:bCs w:val="0"/>
          <w:i w:val="0"/>
          <w:color w:val="000000"/>
          <w:sz w:val="20"/>
          <w:szCs w:val="20"/>
          <w:highlight w:val="none"/>
          <w:u w:val="none"/>
        </w:rPr>
        <w:t xml:space="preserve">uperior</w:t>
      </w:r>
      <w:r>
        <w:rPr>
          <w:rFonts w:ascii="Arial" w:hAnsi="Arial" w:eastAsia="Arial" w:cs="Arial"/>
          <w:bCs w:val="0"/>
          <w:i w:val="0"/>
          <w:color w:val="000000"/>
          <w:sz w:val="20"/>
          <w:szCs w:val="20"/>
          <w:highlight w:val="none"/>
          <w:u w:val="none"/>
        </w:rPr>
        <w:t xml:space="preserve"> host</w:t>
      </w:r>
      <w:r>
        <w:rPr>
          <w:rFonts w:ascii="Arial" w:hAnsi="Arial" w:eastAsia="Arial" w:cs="Arial"/>
          <w:bCs w:val="0"/>
          <w:i w:val="0"/>
          <w:color w:val="000000"/>
          <w:sz w:val="20"/>
          <w:szCs w:val="20"/>
          <w:highlight w:val="none"/>
          <w:u w:val="none"/>
        </w:rPr>
        <w:t xml:space="preserve"> </w:t>
      </w:r>
      <w:r>
        <w:rPr>
          <w:rFonts w:ascii="Arial" w:hAnsi="Arial" w:eastAsia="Arial" w:cs="Arial"/>
          <w:bCs w:val="0"/>
          <w:i w:val="0"/>
          <w:color w:val="000000"/>
          <w:sz w:val="20"/>
          <w:szCs w:val="20"/>
          <w:highlight w:val="none"/>
          <w:u w:val="none"/>
        </w:rPr>
        <w:t xml:space="preserve">component must</w:t>
      </w:r>
      <w:r>
        <w:rPr>
          <w:rFonts w:ascii="Arial" w:hAnsi="Arial" w:eastAsia="Arial" w:cs="Arial"/>
          <w:bCs w:val="0"/>
          <w:i w:val="0"/>
          <w:color w:val="000000"/>
          <w:sz w:val="20"/>
          <w:szCs w:val="20"/>
          <w:highlight w:val="none"/>
          <w:u w:val="none"/>
        </w:rPr>
        <w:t xml:space="preserve"> be </w:t>
      </w:r>
      <w:r>
        <w:rPr>
          <w:rFonts w:ascii="Arial" w:hAnsi="Arial" w:eastAsia="Arial" w:cs="Arial"/>
          <w:bCs w:val="0"/>
          <w:i w:val="0"/>
          <w:color w:val="000000"/>
          <w:sz w:val="20"/>
          <w:szCs w:val="20"/>
          <w:highlight w:val="none"/>
          <w:u w:val="none"/>
        </w:rPr>
        <w:t xml:space="preserve">coupled with</w:t>
      </w:r>
      <w:r>
        <w:rPr>
          <w:rFonts w:ascii="Arial" w:hAnsi="Arial" w:eastAsia="Arial" w:cs="Arial"/>
          <w:bCs w:val="0"/>
          <w:i w:val="0"/>
          <w:color w:val="000000"/>
          <w:sz w:val="20"/>
          <w:szCs w:val="20"/>
          <w:highlight w:val="none"/>
          <w:u w:val="none"/>
        </w:rPr>
        <w:t xml:space="preserve"> </w:t>
      </w:r>
      <w:r>
        <w:rPr>
          <w:rFonts w:ascii="Arial" w:hAnsi="Arial" w:eastAsia="Arial" w:cs="Arial"/>
          <w:bCs w:val="0"/>
          <w:i w:val="0"/>
          <w:color w:val="000000"/>
          <w:sz w:val="20"/>
          <w:szCs w:val="20"/>
          <w:highlight w:val="none"/>
          <w:u w:val="none"/>
        </w:rPr>
        <w:t xml:space="preserve">at least one </w:t>
      </w:r>
      <w:r>
        <w:rPr>
          <w:rFonts w:ascii="Arial" w:hAnsi="Arial" w:eastAsia="Arial" w:cs="Arial"/>
          <w:bCs w:val="0"/>
          <w:i w:val="0"/>
          <w:color w:val="000000"/>
          <w:sz w:val="20"/>
          <w:szCs w:val="20"/>
          <w:highlight w:val="none"/>
          <w:u w:val="none"/>
        </w:rPr>
        <w:t xml:space="preserve">o</w:t>
      </w:r>
      <w:r>
        <w:rPr>
          <w:rFonts w:ascii="Arial" w:hAnsi="Arial" w:eastAsia="Arial" w:cs="Arial"/>
          <w:bCs w:val="0"/>
          <w:i w:val="0"/>
          <w:color w:val="000000"/>
          <w:sz w:val="20"/>
          <w:szCs w:val="20"/>
          <w:highlight w:val="none"/>
          <w:u w:val="none"/>
        </w:rPr>
        <w:t xml:space="preserve">ther </w:t>
      </w:r>
      <w:r>
        <w:rPr>
          <w:rFonts w:ascii="Arial" w:hAnsi="Arial" w:eastAsia="Arial" w:cs="Arial"/>
          <w:bCs w:val="0"/>
          <w:i w:val="0"/>
          <w:color w:val="000000"/>
          <w:sz w:val="20"/>
          <w:szCs w:val="20"/>
          <w:highlight w:val="none"/>
          <w:u w:val="none"/>
        </w:rPr>
        <w:t xml:space="preserve">superior</w:t>
      </w:r>
      <w:r>
        <w:rPr>
          <w:rFonts w:ascii="Arial" w:hAnsi="Arial" w:eastAsia="Arial" w:cs="Arial"/>
          <w:bCs w:val="0"/>
          <w:i w:val="0"/>
          <w:color w:val="000000"/>
          <w:sz w:val="20"/>
          <w:szCs w:val="20"/>
          <w:highlight w:val="none"/>
          <w:u w:val="none"/>
        </w:rPr>
        <w:t xml:space="preserve"> host</w:t>
      </w:r>
      <w:r>
        <w:rPr>
          <w:rFonts w:ascii="Arial" w:hAnsi="Arial" w:eastAsia="Arial" w:cs="Arial"/>
          <w:bCs w:val="0"/>
          <w:i w:val="0"/>
          <w:color w:val="000000"/>
          <w:sz w:val="20"/>
          <w:szCs w:val="20"/>
          <w:highlight w:val="none"/>
          <w:u w:val="none"/>
        </w:rPr>
        <w:t xml:space="preserve"> component</w:t>
      </w:r>
      <w:r>
        <w:rPr>
          <w:rFonts w:ascii="Arial" w:hAnsi="Arial" w:eastAsia="Arial" w:cs="Arial"/>
          <w:bCs w:val="0"/>
          <w:i w:val="0"/>
          <w:color w:val="000000"/>
          <w:sz w:val="20"/>
          <w:szCs w:val="20"/>
          <w:highlight w:val="none"/>
          <w:u w:val="none"/>
        </w:rPr>
        <w:t xml:space="preserve">, unless there are no others. </w:t>
      </w:r>
      <w:r>
        <w:rPr>
          <w:rFonts w:ascii="Arial" w:hAnsi="Arial" w:eastAsia="Arial" w:cs="Arial"/>
          <w:color w:val="000000"/>
          <w:sz w:val="20"/>
          <w:szCs w:val="20"/>
          <w:highlight w:val="none"/>
          <w:u w:val="none"/>
        </w:rPr>
        <w:t xml:space="preserve">Coupling, unlike embedding, is symmetrical</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in </w:t>
      </w:r>
      <w:r>
        <w:rPr>
          <w:rFonts w:ascii="Arial" w:hAnsi="Arial" w:eastAsia="Arial" w:cs="Arial"/>
          <w:color w:val="000000"/>
          <w:sz w:val="20"/>
          <w:szCs w:val="20"/>
          <w:highlight w:val="none"/>
          <w:u w:val="none"/>
        </w:rPr>
        <w:t xml:space="preserve">that </w:t>
      </w:r>
      <w:r>
        <w:rPr>
          <w:rFonts w:ascii="Arial" w:hAnsi="Arial" w:eastAsia="Arial" w:cs="Arial"/>
          <w:color w:val="000000"/>
          <w:sz w:val="20"/>
          <w:szCs w:val="20"/>
          <w:highlight w:val="none"/>
          <w:u w:val="none"/>
        </w:rPr>
        <w:t xml:space="preserve">if </w:t>
      </w:r>
      <w:r>
        <w:rPr>
          <w:rFonts w:ascii="Arial" w:hAnsi="Arial" w:eastAsia="Arial" w:cs="Arial"/>
          <w:color w:val="000000"/>
          <w:sz w:val="20"/>
          <w:szCs w:val="20"/>
          <w:highlight w:val="none"/>
          <w:u w:val="none"/>
        </w:rPr>
        <w:t xml:space="preserve">component A is coupled with </w:t>
      </w:r>
      <w:r>
        <w:rPr>
          <w:rFonts w:ascii="Arial" w:hAnsi="Arial" w:eastAsia="Arial" w:cs="Arial"/>
          <w:color w:val="000000"/>
          <w:sz w:val="20"/>
          <w:szCs w:val="20"/>
          <w:highlight w:val="none"/>
          <w:u w:val="none"/>
        </w:rPr>
        <w:t xml:space="preserve">component B, then </w:t>
      </w:r>
      <w:r>
        <w:rPr>
          <w:rFonts w:ascii="Arial" w:hAnsi="Arial" w:eastAsia="Arial" w:cs="Arial"/>
          <w:color w:val="000000"/>
          <w:sz w:val="20"/>
          <w:szCs w:val="20"/>
          <w:highlight w:val="none"/>
          <w:u w:val="none"/>
        </w:rPr>
        <w:t xml:space="preserve">component B must also be coupled with</w:t>
      </w:r>
      <w:r>
        <w:rPr>
          <w:rFonts w:ascii="Arial" w:hAnsi="Arial" w:eastAsia="Arial" w:cs="Arial"/>
          <w:color w:val="000000"/>
          <w:sz w:val="20"/>
          <w:szCs w:val="20"/>
          <w:highlight w:val="none"/>
          <w:u w:val="none"/>
        </w:rPr>
        <w:t xml:space="preserve"> component A</w:t>
      </w:r>
      <w:r>
        <w:rPr>
          <w:rFonts w:ascii="Arial" w:hAnsi="Arial" w:eastAsia="Arial" w:cs="Arial"/>
          <w:color w:val="000000"/>
          <w:sz w:val="20"/>
          <w:szCs w:val="20"/>
          <w:highlight w:val="none"/>
          <w:u w:val="none"/>
        </w:rPr>
        <w:t xml:space="preserve">; and this would be recorded in the </w:t>
      </w:r>
      <w:r>
        <w:rPr>
          <w:rFonts w:ascii="Arial" w:hAnsi="Arial" w:eastAsia="Arial" w:cs="Arial"/>
          <w:b/>
          <w:bCs/>
          <w:color w:val="000000"/>
          <w:sz w:val="20"/>
          <w:szCs w:val="20"/>
          <w:highlight w:val="none"/>
          <w:u w:val="none"/>
        </w:rPr>
        <w:t xml:space="preserve">coupled_with</w:t>
      </w:r>
      <w:r>
        <w:rPr>
          <w:rFonts w:ascii="Arial" w:hAnsi="Arial" w:eastAsia="Arial" w:cs="Arial"/>
          <w:color w:val="000000"/>
          <w:sz w:val="20"/>
          <w:szCs w:val="20"/>
          <w:highlight w:val="none"/>
          <w:u w:val="none"/>
        </w:rPr>
        <w:t xml:space="preserve"> properties of both </w:t>
      </w:r>
      <w:r>
        <w:rPr>
          <w:rFonts w:ascii="Arial" w:hAnsi="Arial" w:eastAsia="Arial" w:cs="Arial"/>
          <w:color w:val="000000"/>
          <w:sz w:val="20"/>
          <w:szCs w:val="20"/>
          <w:highlight w:val="none"/>
          <w:u w:val="none"/>
        </w:rPr>
        <w:t xml:space="preserve">components.</w:t>
      </w:r>
      <w:r>
        <w:rPr>
          <w:rFonts w:ascii="Arial" w:hAnsi="Arial" w:eastAsia="Arial" w:cs="Arial"/>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An</w:t>
      </w:r>
      <w:r>
        <w:rPr>
          <w:rFonts w:ascii="Arial" w:hAnsi="Arial" w:eastAsia="Arial" w:cs="Arial"/>
          <w:b w:val="0"/>
          <w:bCs w:val="0"/>
          <w:i w:val="0"/>
          <w:iCs w:val="0"/>
          <w:color w:val="000000"/>
          <w:sz w:val="20"/>
          <w:szCs w:val="20"/>
          <w:highlight w:val="none"/>
          <w:u w:val="none"/>
        </w:rPr>
        <w:t xml:space="preserve"> embedded component can not be coupled </w:t>
      </w:r>
      <w:r>
        <w:rPr>
          <w:rFonts w:ascii="Arial" w:hAnsi="Arial" w:eastAsia="Arial" w:cs="Arial"/>
          <w:b w:val="0"/>
          <w:bCs w:val="0"/>
          <w:i w:val="0"/>
          <w:iCs w:val="0"/>
          <w:color w:val="000000"/>
          <w:sz w:val="20"/>
          <w:szCs w:val="20"/>
          <w:highlight w:val="none"/>
          <w:u w:val="none"/>
        </w:rPr>
        <w:t xml:space="preserve">with any other</w:t>
      </w:r>
      <w:r>
        <w:rPr>
          <w:rFonts w:ascii="Arial" w:hAnsi="Arial" w:eastAsia="Arial" w:cs="Arial"/>
          <w:b w:val="0"/>
          <w:bCs w:val="0"/>
          <w:i w:val="0"/>
          <w:iCs w:val="0"/>
          <w:color w:val="000000"/>
          <w:sz w:val="20"/>
          <w:szCs w:val="20"/>
          <w:highlight w:val="none"/>
          <w:u w:val="none"/>
        </w:rPr>
        <w:t xml:space="preserve"> component</w:t>
      </w:r>
      <w:r>
        <w:rPr>
          <w:rFonts w:ascii="Arial" w:hAnsi="Arial" w:eastAsia="Arial" w:cs="Arial"/>
          <w:b w:val="0"/>
          <w:bCs w:val="0"/>
          <w:i w:val="0"/>
          <w:iCs w:val="0"/>
          <w:color w:val="000000"/>
          <w:sz w:val="20"/>
          <w:szCs w:val="20"/>
          <w:highlight w:val="none"/>
          <w:u w:val="none"/>
        </w:rPr>
        <w:t xml:space="preserve">s</w:t>
      </w:r>
      <w:r>
        <w:rPr>
          <w:rFonts w:ascii="Arial" w:hAnsi="Arial" w:eastAsia="Arial" w:cs="Arial"/>
          <w:b w:val="0"/>
          <w:bCs w:val="0"/>
          <w:i w:val="0"/>
          <w:iCs w:val="0"/>
          <w:color w:val="000000"/>
          <w:sz w:val="20"/>
          <w:szCs w:val="20"/>
          <w:highlight w:val="none"/>
          <w:u w:val="none"/>
        </w:rPr>
        <w:t xml:space="preserve">.</w:t>
      </w:r>
      <w:r>
        <w:rPr>
          <w:b w:val="0"/>
          <w:bCs w:val="0"/>
          <w:i w:val="0"/>
          <w:iCs w:val="0"/>
          <w:sz w:val="20"/>
          <w:szCs w:val="20"/>
          <w:highlight w:val="none"/>
          <w:u w:val="none"/>
        </w:rPr>
        <w:t xml:space="preserve"> </w:t>
      </w:r>
      <w:r>
        <w:rPr>
          <w:b w:val="0"/>
          <w:bCs w:val="0"/>
          <w:i w:val="0"/>
          <w:iCs w:val="0"/>
          <w:sz w:val="20"/>
          <w:szCs w:val="20"/>
          <w:highlight w:val="none"/>
          <w:u w:val="none"/>
        </w:rPr>
        <w:t xml:space="preserve">For instance, in </w:t>
      </w:r>
      <w:r>
        <w:rPr>
          <w:b/>
          <w:bCs/>
          <w:i w:val="0"/>
          <w:iCs w:val="0"/>
          <w:sz w:val="20"/>
          <w:szCs w:val="20"/>
          <w:highlight w:val="none"/>
          <w:u w:val="none"/>
        </w:rPr>
        <w:t xml:space="preserve">figure 1</w:t>
      </w:r>
      <w:r>
        <w:rPr>
          <w:b w:val="0"/>
          <w:bCs w:val="0"/>
          <w:i w:val="0"/>
          <w:iCs w:val="0"/>
          <w:sz w:val="20"/>
          <w:szCs w:val="20"/>
          <w:highlight w:val="none"/>
          <w:u w:val="none"/>
        </w:rPr>
        <w:t xml:space="preserve">, coupling </w:t>
      </w:r>
      <w:r>
        <w:rPr>
          <w:b w:val="0"/>
          <w:bCs w:val="0"/>
          <w:i w:val="0"/>
          <w:iCs w:val="0"/>
          <w:sz w:val="20"/>
          <w:szCs w:val="20"/>
          <w:highlight w:val="none"/>
          <w:u w:val="none"/>
        </w:rPr>
        <w:t xml:space="preserve">can </w:t>
      </w:r>
      <w:r>
        <w:rPr>
          <w:b w:val="0"/>
          <w:bCs w:val="0"/>
          <w:i w:val="0"/>
          <w:iCs w:val="0"/>
          <w:sz w:val="20"/>
          <w:szCs w:val="20"/>
          <w:highlight w:val="none"/>
          <w:u w:val="none"/>
        </w:rPr>
        <w:t xml:space="preserve">only occur </w:t>
      </w:r>
      <w:r>
        <w:rPr>
          <w:b w:val="0"/>
          <w:bCs w:val="0"/>
          <w:i w:val="0"/>
          <w:iCs w:val="0"/>
          <w:sz w:val="20"/>
          <w:szCs w:val="20"/>
          <w:highlight w:val="none"/>
          <w:u w:val="none"/>
        </w:rPr>
        <w:t xml:space="preserve">between the four </w:t>
      </w:r>
      <w:r>
        <w:rPr>
          <w:b w:val="0"/>
          <w:bCs w:val="0"/>
          <w:i w:val="0"/>
          <w:iCs w:val="0"/>
          <w:sz w:val="20"/>
          <w:szCs w:val="20"/>
          <w:highlight w:val="none"/>
          <w:u w:val="none"/>
        </w:rPr>
        <w:t xml:space="preserve">superior host components o</w:t>
      </w:r>
      <w:r>
        <w:rPr>
          <w:b w:val="0"/>
          <w:bCs w:val="0"/>
          <w:i w:val="0"/>
          <w:iCs w:val="0"/>
          <w:sz w:val="20"/>
          <w:szCs w:val="20"/>
          <w:highlight w:val="none"/>
          <w:u w:val="none"/>
        </w:rPr>
        <w:t xml:space="preserve">f </w:t>
      </w:r>
      <w:r>
        <w:rPr>
          <w:b w:val="0"/>
          <w:bCs w:val="0"/>
          <w:i w:val="0"/>
          <w:iCs w:val="0"/>
          <w:sz w:val="20"/>
          <w:szCs w:val="20"/>
          <w:highlight w:val="none"/>
          <w:u w:val="none"/>
        </w:rPr>
        <w:t xml:space="preserve">atmosphere, ocean, lan</w:t>
      </w:r>
      <w:r>
        <w:rPr>
          <w:b w:val="0"/>
          <w:bCs w:val="0"/>
          <w:i w:val="0"/>
          <w:iCs w:val="0"/>
          <w:sz w:val="20"/>
          <w:szCs w:val="20"/>
          <w:highlight w:val="none"/>
          <w:u w:val="none"/>
        </w:rPr>
        <w:t xml:space="preserve">d surface, and land ice</w:t>
      </w:r>
      <w:r>
        <w:rPr>
          <w:b w:val="0"/>
          <w:bCs w:val="0"/>
          <w:i w:val="0"/>
          <w:iCs w:val="0"/>
          <w:sz w:val="20"/>
          <w:szCs w:val="20"/>
          <w:highlight w:val="none"/>
          <w:u w:val="none"/>
        </w:rPr>
        <w:t xml:space="preserve">.</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contextualSpacing w:val="false"/>
        <w:jc w:val="both"/>
        <w:rPr>
          <w:rFonts w:ascii="Arial" w:hAnsi="Arial" w:eastAsia="Arial" w:cs="Arial"/>
          <w:bCs w:val="0"/>
          <w:i w:val="0"/>
          <w:color w:val="000000"/>
          <w:sz w:val="20"/>
          <w:szCs w:val="20"/>
          <w:highlight w:val="none"/>
          <w:u w:val="none"/>
        </w:rPr>
      </w:pPr>
      <w:ins w:id="26" w:author="David Hassell" w:date="2025-11-30T10:24:25Z" oouserid="e42c3f48-66ba-4efd-805a-1ef7f6780645">
        <w:r>
          <w:rPr>
            <w:rFonts w:ascii="Arial" w:hAnsi="Arial" w:eastAsia="Arial" w:cs="Arial"/>
            <w:bCs w:val="0"/>
            <w:i w:val="0"/>
            <w:color w:val="000000"/>
            <w:sz w:val="20"/>
            <w:szCs w:val="20"/>
            <w:highlight w:val="none"/>
            <w:u w:val="none"/>
            <w:rPrChange w:id="27" w:author="David Hassell" w:date="2025-12-02T17:29:10Z" oouserid="e42c3f48-66ba-4efd-805a-1ef7f6780645">
              <w:rPr>
                <w:rFonts w:ascii="Arial" w:hAnsi="Arial" w:eastAsia="Arial" w:cs="Arial"/>
                <w:bCs w:val="0"/>
                <w:i w:val="0"/>
                <w:color w:val="000000"/>
                <w:sz w:val="20"/>
                <w:szCs w:val="20"/>
                <w:highlight w:val="none"/>
                <w:u w:val="none"/>
              </w:rPr>
            </w:rPrChange>
          </w:rPr>
        </w:r>
      </w:ins>
      <w:r>
        <w:rPr>
          <w:rFonts w:ascii="Arial" w:hAnsi="Arial" w:eastAsia="Arial" w:cs="Arial"/>
          <w:bCs w:val="0"/>
          <w:i w:val="0"/>
          <w:color w:val="000000"/>
          <w:sz w:val="20"/>
          <w:szCs w:val="20"/>
          <w:highlight w:val="none"/>
          <w:u w:val="none"/>
        </w:rPr>
        <w:t xml:space="preserve">Sometimes</w:t>
      </w:r>
      <w:r>
        <w:rPr>
          <w:rFonts w:ascii="Arial" w:hAnsi="Arial" w:eastAsia="Arial" w:cs="Arial"/>
          <w:bCs w:val="0"/>
          <w:i w:val="0"/>
          <w:color w:val="000000"/>
          <w:sz w:val="20"/>
          <w:szCs w:val="20"/>
          <w:highlight w:val="none"/>
          <w:u w:val="none"/>
        </w:rPr>
        <w:t xml:space="preserve"> it may not be obvious whether component A is embedded in component B or vice versa</w:t>
      </w:r>
      <w:r>
        <w:rPr>
          <w:rFonts w:ascii="Arial" w:hAnsi="Arial" w:eastAsia="Arial" w:cs="Arial"/>
          <w:bCs w:val="0"/>
          <w:i w:val="0"/>
          <w:color w:val="000000"/>
          <w:sz w:val="20"/>
          <w:szCs w:val="20"/>
          <w:highlight w:val="none"/>
          <w:u w:val="none"/>
        </w:rPr>
        <w:t xml:space="preserve">,</w:t>
      </w:r>
      <w:r>
        <w:rPr>
          <w:rFonts w:ascii="Arial" w:hAnsi="Arial" w:eastAsia="Arial" w:cs="Arial"/>
          <w:bCs w:val="0"/>
          <w:i w:val="0"/>
          <w:color w:val="000000"/>
          <w:sz w:val="20"/>
          <w:szCs w:val="20"/>
          <w:highlight w:val="none"/>
          <w:u w:val="none"/>
        </w:rPr>
        <w:t xml:space="preserve"> since</w:t>
      </w:r>
      <w:r>
        <w:rPr>
          <w:rFonts w:ascii="Arial" w:hAnsi="Arial" w:eastAsia="Arial" w:cs="Arial"/>
          <w:bCs w:val="0"/>
          <w:i w:val="0"/>
          <w:color w:val="000000"/>
          <w:sz w:val="20"/>
          <w:szCs w:val="20"/>
          <w:highlight w:val="none"/>
          <w:u w:val="none"/>
        </w:rPr>
        <w:t xml:space="preserve"> they are </w:t>
      </w:r>
      <w:r>
        <w:rPr>
          <w:rFonts w:ascii="Arial" w:hAnsi="Arial" w:eastAsia="Arial" w:cs="Arial"/>
          <w:bCs w:val="0"/>
          <w:i w:val="0"/>
          <w:color w:val="000000"/>
          <w:sz w:val="20"/>
          <w:szCs w:val="20"/>
          <w:highlight w:val="none"/>
          <w:u w:val="none"/>
        </w:rPr>
        <w:t xml:space="preserve">essentially </w:t>
      </w:r>
      <w:r>
        <w:rPr>
          <w:rFonts w:ascii="Arial" w:hAnsi="Arial" w:eastAsia="Arial" w:cs="Arial"/>
          <w:bCs w:val="0"/>
          <w:i w:val="0"/>
          <w:color w:val="000000"/>
          <w:sz w:val="20"/>
          <w:szCs w:val="20"/>
          <w:highlight w:val="none"/>
          <w:u w:val="none"/>
        </w:rPr>
        <w:t xml:space="preserve">coded together. </w:t>
      </w:r>
      <w:r>
        <w:rPr>
          <w:rFonts w:ascii="Arial" w:hAnsi="Arial" w:eastAsia="Arial" w:cs="Arial"/>
          <w:bCs w:val="0"/>
          <w:i w:val="0"/>
          <w:color w:val="000000"/>
          <w:sz w:val="20"/>
          <w:szCs w:val="20"/>
          <w:highlight w:val="none"/>
          <w:u w:val="none"/>
        </w:rPr>
        <w:t xml:space="preserve">For example, when</w:t>
      </w:r>
      <w:r>
        <w:rPr>
          <w:rFonts w:ascii="Arial" w:hAnsi="Arial" w:eastAsia="Arial" w:cs="Arial"/>
          <w:bCs w:val="0"/>
          <w:i w:val="0"/>
          <w:color w:val="000000"/>
          <w:sz w:val="20"/>
          <w:szCs w:val="20"/>
          <w:highlight w:val="none"/>
          <w:u w:val="none"/>
        </w:rPr>
        <w:t xml:space="preserve"> the</w:t>
      </w:r>
      <w:r>
        <w:rPr>
          <w:rFonts w:ascii="Arial" w:hAnsi="Arial" w:eastAsia="Arial" w:cs="Arial"/>
          <w:bCs w:val="0"/>
          <w:i w:val="0"/>
          <w:color w:val="000000"/>
          <w:sz w:val="20"/>
          <w:szCs w:val="20"/>
          <w:highlight w:val="none"/>
          <w:u w:val="none"/>
        </w:rPr>
        <w:t xml:space="preserve"> aerosol</w:t>
      </w:r>
      <w:r>
        <w:rPr>
          <w:rFonts w:ascii="Arial" w:hAnsi="Arial" w:eastAsia="Arial" w:cs="Arial"/>
          <w:bCs w:val="0"/>
          <w:i w:val="0"/>
          <w:color w:val="000000"/>
          <w:sz w:val="20"/>
          <w:szCs w:val="20"/>
          <w:highlight w:val="none"/>
          <w:u w:val="none"/>
        </w:rPr>
        <w:t xml:space="preserve"> and atmospheric chemistry com</w:t>
      </w:r>
      <w:r>
        <w:rPr>
          <w:rFonts w:ascii="Arial" w:hAnsi="Arial" w:eastAsia="Arial" w:cs="Arial"/>
          <w:bCs w:val="0"/>
          <w:i w:val="0"/>
          <w:color w:val="000000"/>
          <w:sz w:val="20"/>
          <w:szCs w:val="20"/>
          <w:highlight w:val="none"/>
          <w:u w:val="none"/>
        </w:rPr>
        <w:t xml:space="preserve">ponents are integrated together, which one should be considered to be embedded in the other? </w:t>
      </w:r>
      <w:r>
        <w:rPr>
          <w:rFonts w:ascii="Arial" w:hAnsi="Arial" w:eastAsia="Arial" w:cs="Arial"/>
          <w:bCs w:val="0"/>
          <w:i w:val="0"/>
          <w:color w:val="000000"/>
          <w:sz w:val="20"/>
          <w:szCs w:val="20"/>
          <w:highlight w:val="none"/>
          <w:u w:val="none"/>
        </w:rPr>
        <w:t xml:space="preserve">The model developers are free to decide which of a pair of </w:t>
      </w:r>
      <w:r>
        <w:rPr>
          <w:rFonts w:ascii="Arial" w:hAnsi="Arial" w:eastAsia="Arial" w:cs="Arial"/>
          <w:bCs w:val="0"/>
          <w:i w:val="0"/>
          <w:color w:val="000000"/>
          <w:sz w:val="20"/>
          <w:szCs w:val="20"/>
          <w:highlight w:val="none"/>
          <w:u w:val="none"/>
        </w:rPr>
        <w:t xml:space="preserve">components</w:t>
      </w:r>
      <w:r>
        <w:rPr>
          <w:rFonts w:ascii="Arial" w:hAnsi="Arial" w:eastAsia="Arial" w:cs="Arial"/>
          <w:bCs w:val="0"/>
          <w:i w:val="0"/>
          <w:color w:val="000000"/>
          <w:sz w:val="20"/>
          <w:szCs w:val="20"/>
          <w:highlight w:val="none"/>
          <w:u w:val="none"/>
        </w:rPr>
        <w:t xml:space="preserve"> </w:t>
      </w:r>
      <w:r>
        <w:rPr>
          <w:rFonts w:ascii="Arial" w:hAnsi="Arial" w:eastAsia="Arial" w:cs="Arial"/>
          <w:bCs w:val="0"/>
          <w:i w:val="0"/>
          <w:color w:val="000000"/>
          <w:sz w:val="20"/>
          <w:szCs w:val="20"/>
          <w:highlight w:val="none"/>
          <w:u w:val="none"/>
        </w:rPr>
        <w:t xml:space="preserve">that are integrated together </w:t>
      </w:r>
      <w:r>
        <w:rPr>
          <w:rFonts w:ascii="Arial" w:hAnsi="Arial" w:eastAsia="Arial" w:cs="Arial"/>
          <w:bCs w:val="0"/>
          <w:i w:val="0"/>
          <w:color w:val="000000"/>
          <w:sz w:val="20"/>
          <w:szCs w:val="20"/>
          <w:highlight w:val="none"/>
          <w:u w:val="none"/>
        </w:rPr>
        <w:t xml:space="preserve">is considered to be embedded in the other</w:t>
      </w:r>
      <w:r>
        <w:rPr>
          <w:rFonts w:ascii="Arial" w:hAnsi="Arial" w:eastAsia="Arial" w:cs="Arial"/>
          <w:bCs w:val="0"/>
          <w:i w:val="0"/>
          <w:color w:val="000000"/>
          <w:sz w:val="20"/>
          <w:szCs w:val="20"/>
          <w:highlight w:val="none"/>
          <w:u w:val="none"/>
        </w:rPr>
        <w:t xml:space="preserve">, and </w:t>
      </w:r>
      <w:r>
        <w:rPr>
          <w:rFonts w:ascii="Arial" w:hAnsi="Arial" w:eastAsia="Arial" w:cs="Arial"/>
          <w:bCs w:val="0"/>
          <w:i w:val="0"/>
          <w:color w:val="000000"/>
          <w:sz w:val="20"/>
          <w:szCs w:val="20"/>
          <w:highlight w:val="none"/>
          <w:u w:val="none"/>
        </w:rPr>
        <w:t xml:space="preserve">the restriction that only superior host components can be coupled with each other may help to decide how host components are chosen</w:t>
      </w:r>
      <w:r>
        <w:rPr>
          <w:rFonts w:ascii="Arial" w:hAnsi="Arial" w:eastAsia="Arial" w:cs="Arial"/>
          <w:bCs w:val="0"/>
          <w:i w:val="0"/>
          <w:color w:val="000000"/>
          <w:sz w:val="20"/>
          <w:szCs w:val="20"/>
          <w:highlight w:val="none"/>
          <w:u w:val="none"/>
        </w:rPr>
        <w:t xml:space="preserve">.</w:t>
      </w:r>
      <w:r>
        <w:rPr>
          <w:rFonts w:ascii="Arial" w:hAnsi="Arial" w:eastAsia="Arial" w:cs="Arial"/>
          <w:bCs w:val="0"/>
          <w:i w:val="0"/>
          <w:color w:val="000000"/>
          <w:sz w:val="20"/>
          <w:szCs w:val="20"/>
          <w:highlight w:val="none"/>
          <w:u w:val="none"/>
        </w:rPr>
      </w:r>
      <w:r>
        <w:rPr>
          <w:rFonts w:ascii="Arial" w:hAnsi="Arial" w:eastAsia="Arial" w:cs="Arial"/>
          <w:bCs w:val="0"/>
          <w:i w:val="0"/>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contextualSpacing w:val="false"/>
        <w:jc w:val="both"/>
        <w:rPr>
          <w:rFonts w:ascii="Arial" w:hAnsi="Arial" w:eastAsia="Arial" w:cs="Arial"/>
          <w:bCs/>
          <w:i/>
          <w:color w:val="000000"/>
          <w:sz w:val="20"/>
          <w:szCs w:val="20"/>
          <w:highlight w:val="none"/>
          <w:u w:val="none"/>
        </w:rPr>
      </w:pPr>
      <w:r>
        <w:rPr>
          <w:b/>
          <w:bCs/>
          <w:i/>
          <w:iCs/>
          <w:sz w:val="20"/>
          <w:szCs w:val="20"/>
          <w:highlight w:val="none"/>
        </w:rPr>
        <w:t xml:space="preserve">Note</w:t>
      </w:r>
      <w:r>
        <w:rPr>
          <w:b w:val="0"/>
          <w:bCs w:val="0"/>
          <w:i/>
          <w:iCs/>
          <w:sz w:val="20"/>
          <w:szCs w:val="20"/>
          <w:highlight w:val="none"/>
        </w:rPr>
        <w:t xml:space="preserve">: </w:t>
      </w:r>
      <w:r>
        <w:rPr>
          <w:b w:val="0"/>
          <w:bCs w:val="0"/>
          <w:i/>
          <w:iCs/>
          <w:sz w:val="20"/>
          <w:szCs w:val="20"/>
          <w:highlight w:val="none"/>
        </w:rPr>
        <w:t xml:space="preserve">A</w:t>
      </w:r>
      <w:r>
        <w:rPr>
          <w:i/>
          <w:iCs/>
          <w:sz w:val="20"/>
          <w:szCs w:val="20"/>
          <w:highlight w:val="none"/>
        </w:rPr>
        <w:t xml:space="preserve">n embedding hierarchy is not allowed to have cyclical embedding, meaning that a host component can not itself be embedded in a component that is lower </w:t>
      </w:r>
      <w:r>
        <w:rPr>
          <w:i/>
          <w:iCs/>
          <w:sz w:val="20"/>
          <w:szCs w:val="20"/>
          <w:highlight w:val="none"/>
        </w:rPr>
        <w:t xml:space="preserve">in the same hierarchy </w:t>
      </w:r>
      <w:r>
        <w:rPr>
          <w:i/>
          <w:iCs/>
          <w:sz w:val="20"/>
          <w:szCs w:val="20"/>
          <w:highlight w:val="none"/>
        </w:rPr>
        <w:t xml:space="preserve">(i.e. further away from the superior host)</w:t>
      </w:r>
      <w:r>
        <w:rPr>
          <w:rFonts w:ascii="Arial" w:hAnsi="Arial" w:eastAsia="Arial" w:cs="Arial"/>
          <w:b w:val="0"/>
          <w:bCs w:val="0"/>
          <w:i/>
          <w:iCs/>
          <w:color w:val="000000"/>
          <w:sz w:val="20"/>
          <w:szCs w:val="20"/>
          <w:highlight w:val="none"/>
          <w:u w:val="none"/>
        </w:rPr>
        <w:t xml:space="preserve">. For instance, in </w:t>
      </w:r>
      <w:r>
        <w:rPr>
          <w:rFonts w:ascii="Arial" w:hAnsi="Arial" w:eastAsia="Arial" w:cs="Arial"/>
          <w:b/>
          <w:bCs/>
          <w:i/>
          <w:iCs/>
          <w:color w:val="000000"/>
          <w:sz w:val="20"/>
          <w:szCs w:val="20"/>
          <w:highlight w:val="none"/>
          <w:u w:val="none"/>
        </w:rPr>
        <w:t xml:space="preserve">figure 1</w:t>
      </w:r>
      <w:r>
        <w:rPr>
          <w:rFonts w:ascii="Arial" w:hAnsi="Arial" w:eastAsia="Arial" w:cs="Arial"/>
          <w:b w:val="0"/>
          <w:bCs w:val="0"/>
          <w:i/>
          <w:iCs/>
          <w:color w:val="000000"/>
          <w:sz w:val="20"/>
          <w:szCs w:val="20"/>
          <w:highlight w:val="none"/>
          <w:u w:val="none"/>
        </w:rPr>
        <w:t xml:space="preserve">, the atmosphere component would not be allowed to be embedded in either the atmospheric chemistry or aerosol component.</w:t>
      </w:r>
      <w:r>
        <w:rPr>
          <w:rFonts w:ascii="Arial" w:hAnsi="Arial" w:eastAsia="Arial" w:cs="Arial"/>
          <w:bCs/>
          <w:i/>
          <w:color w:val="000000"/>
          <w:sz w:val="20"/>
          <w:szCs w:val="20"/>
          <w:highlight w:val="none"/>
          <w:u w:val="none"/>
        </w:rPr>
      </w:r>
      <w:r>
        <w:rPr>
          <w:rFonts w:ascii="Arial" w:hAnsi="Arial" w:eastAsia="Arial" w:cs="Arial"/>
          <w:bCs/>
          <w:i/>
          <w:color w:val="000000"/>
          <w:sz w:val="20"/>
          <w:szCs w:val="20"/>
          <w:highlight w:val="none"/>
          <w:u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rFonts w:ascii="Arial" w:hAnsi="Arial" w:eastAsia="Arial" w:cs="Arial"/>
          <w:bCs w:val="0"/>
          <w:i w:val="0"/>
          <w:color w:val="000000"/>
          <w:sz w:val="20"/>
          <w:szCs w:val="20"/>
          <w:highlight w:val="none"/>
          <w:u w:val="none"/>
        </w:rPr>
      </w:pPr>
      <w:r>
        <w:rPr>
          <w:rFonts w:ascii="Arial" w:hAnsi="Arial" w:eastAsia="Arial" w:cs="Arial"/>
          <w:bCs w:val="0"/>
          <w:i w:val="0"/>
          <w:color w:val="000000"/>
          <w:sz w:val="20"/>
          <w:szCs w:val="20"/>
          <w:highlight w:val="none"/>
          <w:u w:val="none"/>
        </w:rPr>
      </w:r>
      <w:r>
        <w:rPr>
          <w:rFonts w:ascii="Arial" w:hAnsi="Arial" w:eastAsia="Arial" w:cs="Arial"/>
          <w:bCs w:val="0"/>
          <w:i w:val="0"/>
          <w:color w:val="000000"/>
          <w:sz w:val="20"/>
          <w:szCs w:val="20"/>
          <w:highlight w:val="none"/>
          <w:u w:val="none"/>
        </w:rPr>
      </w:r>
      <w:r>
        <w:rPr>
          <w:rFonts w:ascii="Arial" w:hAnsi="Arial" w:eastAsia="Arial" w:cs="Arial"/>
          <w:bCs w:val="0"/>
          <w:i w:val="0"/>
          <w:color w:val="000000"/>
          <w:sz w:val="20"/>
          <w:szCs w:val="20"/>
          <w:highlight w:val="none"/>
          <w:u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jc w:val="center"/>
        <w:rPr>
          <w:sz w:val="20"/>
          <w:szCs w:val="20"/>
          <w:highlight w:val="none"/>
        </w:rPr>
      </w:pPr>
      <w:r>
        <w:rPr>
          <w:sz w:val="20"/>
          <w:szCs w:val="20"/>
          <w:highlight w:val="none"/>
        </w:rPr>
        <mc:AlternateContent>
          <mc:Choice Requires="wpg">
            <w:drawing>
              <wp:inline xmlns:wp="http://schemas.openxmlformats.org/drawingml/2006/wordprocessingDrawing" distT="0" distB="0" distL="0" distR="0">
                <wp:extent cx="5534025" cy="3867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3594" name=""/>
                        <pic:cNvPicPr>
                          <a:picLocks noChangeAspect="1"/>
                        </pic:cNvPicPr>
                        <pic:nvPr/>
                      </pic:nvPicPr>
                      <pic:blipFill>
                        <a:blip r:embed="rId20">
                          <a:extLst>
                            <a:ext uri="{96DAC541-7B7A-43D3-8B79-37D633B846F1}">
                              <asvg:svgBlip xmlns:asvg="http://schemas.microsoft.com/office/drawing/2016/SVG/main" r:embed="rId21"/>
                            </a:ext>
                          </a:extLst>
                        </a:blip>
                        <a:stretch/>
                      </pic:blipFill>
                      <pic:spPr bwMode="auto">
                        <a:xfrm>
                          <a:off x="0" y="0"/>
                          <a:ext cx="5534024" cy="3867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75pt;height:304.50pt;mso-wrap-distance-left:0.00pt;mso-wrap-distance-top:0.00pt;mso-wrap-distance-right:0.00pt;mso-wrap-distance-bottom:0.00pt;z-index:1;" stroked="false">
                <v:imagedata r:id="rId20" o:title=""/>
                <o:lock v:ext="edit" rotation="t"/>
              </v:shape>
            </w:pict>
          </mc:Fallback>
        </mc:AlternateContent>
      </w:r>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jc w:val="left"/>
        <w:rPr>
          <w:sz w:val="20"/>
          <w:szCs w:val="20"/>
          <w:highlight w:val="none"/>
        </w:rPr>
      </w:pPr>
      <w:r>
        <w:rPr>
          <w:sz w:val="20"/>
          <w:szCs w:val="20"/>
          <w:highlight w:val="none"/>
        </w:rPr>
      </w:r>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jc w:val="both"/>
        <w:rPr>
          <w:bCs/>
          <w:i/>
          <w:sz w:val="20"/>
          <w:szCs w:val="20"/>
          <w:highlight w:val="none"/>
        </w:rPr>
      </w:pPr>
      <w:r>
        <w:rPr>
          <w:b/>
          <w:bCs/>
          <w:color w:val="000000" w:themeColor="text1"/>
          <w:sz w:val="20"/>
          <w:szCs w:val="20"/>
        </w:rPr>
        <w:t xml:space="preserve">Figure </w:t>
      </w:r>
      <w:r>
        <w:rPr>
          <w:b/>
          <w:bCs/>
          <w:color w:val="000000" w:themeColor="text1"/>
          <w:sz w:val="20"/>
          <w:szCs w:val="20"/>
        </w:rPr>
        <w:fldChar w:fldCharType="begin"/>
        <w:instrText xml:space="preserve"> SEQ Figure \* Arabic </w:instrText>
        <w:fldChar w:fldCharType="separate"/>
      </w:r>
      <w:r>
        <w:rPr>
          <w:b/>
          <w:bCs/>
          <w:color w:val="000000" w:themeColor="text1"/>
          <w:sz w:val="20"/>
          <w:szCs w:val="20"/>
        </w:rPr>
        <w:t xml:space="preserve">1</w:t>
      </w:r>
      <w:r>
        <w:rPr>
          <w:b/>
          <w:bCs/>
          <w:color w:val="000000" w:themeColor="text1"/>
          <w:sz w:val="20"/>
          <w:szCs w:val="20"/>
        </w:rPr>
        <w:fldChar w:fldCharType="end"/>
      </w:r>
      <w:r>
        <w:rPr>
          <w:b w:val="0"/>
          <w:bCs w:val="0"/>
          <w:color w:val="000000" w:themeColor="text1"/>
          <w:sz w:val="20"/>
          <w:szCs w:val="20"/>
        </w:rPr>
        <w:t xml:space="preserve"> </w:t>
      </w:r>
      <w:r>
        <w:rPr>
          <w:b w:val="0"/>
          <w:bCs w:val="0"/>
          <w:i/>
          <w:iCs/>
          <w:color w:val="000000" w:themeColor="text1"/>
          <w:sz w:val="20"/>
          <w:szCs w:val="20"/>
        </w:rPr>
        <w:t xml:space="preserve">The r</w:t>
      </w:r>
      <w:r>
        <w:rPr>
          <w:b w:val="0"/>
          <w:bCs w:val="0"/>
          <w:i/>
          <w:iCs/>
          <w:color w:val="000000" w:themeColor="text1"/>
          <w:sz w:val="20"/>
          <w:szCs w:val="20"/>
        </w:rPr>
        <w:t xml:space="preserve">elationships betw</w:t>
      </w:r>
      <w:r>
        <w:rPr>
          <w:b w:val="0"/>
          <w:bCs w:val="0"/>
          <w:i/>
          <w:iCs/>
          <w:color w:val="000000" w:themeColor="text1"/>
          <w:sz w:val="20"/>
          <w:szCs w:val="20"/>
        </w:rPr>
        <w:t xml:space="preserve">een model components for a hypothetical top-level model</w:t>
      </w:r>
      <w:r>
        <w:rPr>
          <w:b w:val="0"/>
          <w:bCs w:val="0"/>
          <w:i/>
          <w:iCs/>
          <w:sz w:val="20"/>
          <w:szCs w:val="20"/>
          <w:highlight w:val="none"/>
        </w:rPr>
        <w:t xml:space="preserve">. Coupling occurs between the four superior host components (atmosphere, ocean, lan</w:t>
      </w:r>
      <w:r>
        <w:rPr>
          <w:i/>
          <w:iCs/>
          <w:sz w:val="20"/>
          <w:szCs w:val="20"/>
          <w:highlight w:val="none"/>
        </w:rPr>
        <w:t xml:space="preserve">d surface, and land ice)</w:t>
      </w:r>
      <w:r>
        <w:rPr>
          <w:i/>
          <w:iCs/>
          <w:sz w:val="20"/>
          <w:szCs w:val="20"/>
          <w:highlight w:val="none"/>
        </w:rPr>
        <w:t xml:space="preserve">, but not in every possible combination (the land surface is only coupled with the atmosphere)</w:t>
      </w:r>
      <w:r>
        <w:rPr>
          <w:i/>
          <w:iCs/>
          <w:sz w:val="20"/>
          <w:szCs w:val="20"/>
          <w:highlight w:val="none"/>
        </w:rPr>
        <w:t xml:space="preserve">. The other four components are each embedded in a host component, and are therefore not coupled with any</w:t>
      </w:r>
      <w:r>
        <w:rPr>
          <w:i/>
          <w:iCs/>
          <w:sz w:val="20"/>
          <w:szCs w:val="20"/>
          <w:highlight w:val="none"/>
        </w:rPr>
        <w:t xml:space="preserve"> other components. </w:t>
      </w:r>
      <w:r>
        <w:rPr>
          <w:i/>
          <w:iCs/>
          <w:sz w:val="20"/>
          <w:szCs w:val="20"/>
          <w:highlight w:val="none"/>
        </w:rPr>
        <w:t xml:space="preserve">The atmospheric chemistry, sea ic</w:t>
      </w:r>
      <w:r>
        <w:rPr>
          <w:i/>
          <w:iCs/>
          <w:sz w:val="20"/>
          <w:szCs w:val="20"/>
          <w:highlight w:val="none"/>
        </w:rPr>
        <w:t xml:space="preserve">e, and oce</w:t>
      </w:r>
      <w:r>
        <w:rPr>
          <w:i/>
          <w:iCs/>
          <w:sz w:val="20"/>
          <w:szCs w:val="20"/>
          <w:highlight w:val="none"/>
        </w:rPr>
        <w:t xml:space="preserve">an biogeochemistry components are each embedded directly in the superior host component of their hierarchy (atmosphere, ocean, and ocean respectively); but </w:t>
      </w:r>
      <w:r>
        <w:rPr>
          <w:i/>
          <w:iCs/>
          <w:sz w:val="20"/>
          <w:szCs w:val="20"/>
          <w:highlight w:val="none"/>
        </w:rPr>
        <w:t xml:space="preserve">the aerosol component is embedded in atmospheric chemistry (not a superior host component), which </w:t>
      </w:r>
      <w:r>
        <w:rPr>
          <w:i/>
          <w:iCs/>
          <w:sz w:val="20"/>
          <w:szCs w:val="20"/>
          <w:highlight w:val="none"/>
        </w:rPr>
        <w:t xml:space="preserve">in turn is embedded in the hierarchy’s </w:t>
      </w:r>
      <w:r>
        <w:rPr>
          <w:i/>
          <w:iCs/>
          <w:sz w:val="20"/>
          <w:szCs w:val="20"/>
          <w:highlight w:val="none"/>
        </w:rPr>
        <w:t xml:space="preserve">atmosphere </w:t>
      </w:r>
      <w:r>
        <w:rPr>
          <w:i/>
          <w:iCs/>
          <w:sz w:val="20"/>
          <w:szCs w:val="20"/>
          <w:highlight w:val="none"/>
        </w:rPr>
        <w:t xml:space="preserve">superior host component</w:t>
      </w:r>
      <w:r>
        <w:rPr>
          <w:i/>
          <w:iCs/>
          <w:sz w:val="20"/>
          <w:szCs w:val="20"/>
          <w:highlight w:val="none"/>
        </w:rPr>
        <w:t xml:space="preserve">.</w:t>
      </w:r>
      <w:r>
        <w:rPr>
          <w:bCs/>
          <w:i/>
          <w:sz w:val="20"/>
          <w:szCs w:val="20"/>
          <w:highlight w:val="none"/>
        </w:rPr>
      </w:r>
      <w:r>
        <w:rPr>
          <w:bCs/>
          <w:i/>
          <w:sz w:val="20"/>
          <w:szCs w:val="20"/>
          <w:highlight w:val="none"/>
        </w:rPr>
      </w:r>
    </w:p>
    <w:p>
      <w:pPr>
        <w:pStyle w:val="2422"/>
        <w:pageBreakBefore w:val="true"/>
        <w:pBdr/>
        <w:spacing w:line="276" w:lineRule="auto"/>
        <w:ind/>
        <w:rPr>
          <w:rFonts w:ascii="Arial" w:hAnsi="Arial" w:eastAsia="Arial" w:cs="Arial"/>
          <w:color w:val="000000" w:themeColor="text1"/>
          <w:sz w:val="22"/>
          <w:szCs w:val="22"/>
          <w:highlight w:val="none"/>
          <w:u w:val="none"/>
          <w14:ligatures w14:val="none"/>
        </w:rPr>
      </w:pPr>
      <w:r/>
      <w:bookmarkStart w:id="561" w:name="_Toc4"/>
      <w:r>
        <w:rPr>
          <w:color w:val="000000" w:themeColor="text1"/>
        </w:rPr>
        <w:t xml:space="preserve"> Model component grids</w:t>
      </w:r>
      <w:r>
        <w:rPr>
          <w:rFonts w:ascii="Arial" w:hAnsi="Arial" w:eastAsia="Arial" w:cs="Arial"/>
          <w:color w:val="000000" w:themeColor="text1"/>
          <w:sz w:val="22"/>
          <w:szCs w:val="22"/>
          <w:highlight w:val="none"/>
          <w:u w:val="none"/>
          <w14:ligatures w14:val="none"/>
        </w:rPr>
      </w:r>
      <w:bookmarkEnd w:id="561"/>
      <w:r>
        <w:rPr>
          <w:rFonts w:ascii="Arial" w:hAnsi="Arial" w:eastAsia="Arial" w:cs="Arial"/>
          <w:color w:val="000000" w:themeColor="text1"/>
          <w:sz w:val="22"/>
          <w:szCs w:val="22"/>
          <w:highlight w:val="none"/>
          <w:u w:val="none"/>
          <w14:ligatures w14:val="none"/>
        </w:rPr>
      </w:r>
      <w:r>
        <w:rPr>
          <w:rFonts w:ascii="Arial" w:hAnsi="Arial" w:eastAsia="Arial" w:cs="Arial"/>
          <w:color w:val="000000" w:themeColor="text1"/>
          <w:sz w:val="22"/>
          <w:szCs w:val="22"/>
          <w:highlight w:val="none"/>
          <w:u w:val="none"/>
          <w14:ligatures w14: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P</w:t>
      </w:r>
      <w:r>
        <w:rPr>
          <w:rFonts w:ascii="Arial" w:hAnsi="Arial" w:eastAsia="Arial" w:cs="Arial"/>
          <w:color w:val="000000"/>
          <w:sz w:val="20"/>
          <w:szCs w:val="20"/>
          <w:u w:val="none"/>
        </w:rPr>
        <w:t xml:space="preserve">roperties </w:t>
      </w:r>
      <w:r>
        <w:rPr>
          <w:rFonts w:ascii="Arial" w:hAnsi="Arial" w:eastAsia="Arial" w:cs="Arial"/>
          <w:color w:val="000000"/>
          <w:sz w:val="20"/>
          <w:szCs w:val="20"/>
          <w:u w:val="none"/>
        </w:rPr>
        <w:t xml:space="preserve">that provide a description of the grids of a model component defined in </w:t>
      </w:r>
      <w:r>
        <w:rPr>
          <w:sz w:val="20"/>
          <w:szCs w:val="20"/>
          <w:highlight w:val="none"/>
        </w:rPr>
        <w:t xml:space="preserve">section </w:t>
      </w:r>
      <w:hyperlink w:tooltip="#_3.__Model_" w:anchor="_3.__Model_" w:history="1">
        <w:r>
          <w:rPr>
            <w:rStyle w:val="2580"/>
            <w:sz w:val="20"/>
            <w:szCs w:val="20"/>
            <w:highlight w:val="none"/>
          </w:rPr>
          <w:t xml:space="preserve">3 (Model components)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sz w:val="20"/>
          <w:szCs w:val="20"/>
        </w:rPr>
      </w:pPr>
      <w:r>
        <w:rPr>
          <w:rFonts w:ascii="Arial" w:hAnsi="Arial" w:eastAsia="Arial" w:cs="Arial"/>
          <w:color w:val="000000"/>
          <w:sz w:val="20"/>
          <w:szCs w:val="20"/>
          <w:u w:val="none"/>
        </w:rPr>
        <w:t xml:space="preserve">D</w:t>
      </w:r>
      <w:r>
        <w:rPr>
          <w:rFonts w:ascii="Arial" w:hAnsi="Arial" w:eastAsia="Arial" w:cs="Arial"/>
          <w:color w:val="000000"/>
          <w:sz w:val="20"/>
          <w:szCs w:val="20"/>
          <w:u w:val="none"/>
        </w:rPr>
        <w:t xml:space="preserve">ocumentation </w:t>
      </w:r>
      <w:r>
        <w:rPr>
          <w:rFonts w:ascii="Arial" w:hAnsi="Arial" w:eastAsia="Arial" w:cs="Arial"/>
          <w:color w:val="000000"/>
          <w:sz w:val="20"/>
          <w:szCs w:val="20"/>
          <w:u w:val="none"/>
        </w:rPr>
        <w:t xml:space="preserve">of </w:t>
      </w:r>
      <w:r>
        <w:rPr>
          <w:rFonts w:ascii="Arial" w:hAnsi="Arial" w:eastAsia="Arial" w:cs="Arial"/>
          <w:color w:val="000000"/>
          <w:sz w:val="20"/>
          <w:szCs w:val="20"/>
          <w:u w:val="none"/>
        </w:rPr>
        <w:t xml:space="preserve">the </w:t>
      </w:r>
      <w:r>
        <w:rPr>
          <w:rFonts w:ascii="Arial" w:hAnsi="Arial" w:eastAsia="Arial" w:cs="Arial"/>
          <w:color w:val="000000"/>
          <w:sz w:val="20"/>
          <w:szCs w:val="20"/>
          <w:u w:val="none"/>
        </w:rPr>
        <w:t xml:space="preserve">computational </w:t>
      </w:r>
      <w:r>
        <w:rPr>
          <w:rFonts w:ascii="Arial" w:hAnsi="Arial" w:eastAsia="Arial" w:cs="Arial"/>
          <w:color w:val="000000"/>
          <w:sz w:val="20"/>
          <w:szCs w:val="20"/>
          <w:u w:val="none"/>
        </w:rPr>
        <w:t xml:space="preserve">grid of each model component</w:t>
      </w:r>
      <w:r>
        <w:rPr>
          <w:rFonts w:ascii="Arial" w:hAnsi="Arial" w:eastAsia="Arial" w:cs="Arial"/>
          <w:color w:val="000000"/>
          <w:sz w:val="20"/>
          <w:szCs w:val="20"/>
          <w:u w:val="none"/>
        </w:rPr>
        <w:t xml:space="preserve">, i.e. the grid on which the component is integrated</w:t>
      </w:r>
      <w:r>
        <w:rPr>
          <w:rFonts w:ascii="Arial" w:hAnsi="Arial" w:eastAsia="Arial" w:cs="Arial"/>
          <w:color w:val="000000"/>
          <w:sz w:val="20"/>
          <w:szCs w:val="20"/>
          <w:u w:val="none"/>
        </w:rPr>
        <w:t xml:space="preserve">, is split into separate horizontal and vertical parts.</w:t>
      </w:r>
      <w:r>
        <w:rPr>
          <w:rFonts w:ascii="Arial" w:hAnsi="Arial" w:eastAsia="Arial" w:cs="Arial"/>
          <w:color w:val="000000"/>
          <w:sz w:val="20"/>
          <w:szCs w:val="20"/>
          <w:u w:val="none"/>
        </w:rPr>
        <w:t xml:space="preserve"> Each part is described with a standardised specification that is</w:t>
      </w:r>
      <w:r>
        <w:rPr>
          <w:rFonts w:ascii="Arial" w:hAnsi="Arial" w:eastAsia="Arial" w:cs="Arial"/>
          <w:color w:val="000000"/>
          <w:sz w:val="20"/>
          <w:szCs w:val="20"/>
          <w:u w:val="none"/>
        </w:rPr>
        <w:t xml:space="preserve"> based on selections from controlled vocabularies, or </w:t>
      </w:r>
      <w:r>
        <w:rPr>
          <w:rFonts w:ascii="Arial" w:hAnsi="Arial" w:eastAsia="Arial" w:cs="Arial"/>
          <w:color w:val="000000"/>
          <w:sz w:val="20"/>
          <w:szCs w:val="20"/>
          <w:u w:val="none"/>
        </w:rPr>
        <w:t xml:space="preserve">the provision of numerical values or </w:t>
      </w:r>
      <w:r>
        <w:rPr>
          <w:rFonts w:ascii="Arial" w:hAnsi="Arial" w:eastAsia="Arial" w:cs="Arial"/>
          <w:color w:val="000000"/>
          <w:sz w:val="20"/>
          <w:szCs w:val="20"/>
          <w:u w:val="none"/>
        </w:rPr>
        <w:t xml:space="preserve">text </w:t>
      </w:r>
      <w:r>
        <w:rPr>
          <w:rFonts w:ascii="Arial" w:hAnsi="Arial" w:eastAsia="Arial" w:cs="Arial"/>
          <w:color w:val="000000"/>
          <w:sz w:val="20"/>
          <w:szCs w:val="20"/>
          <w:u w:val="none"/>
        </w:rPr>
        <w:t xml:space="preserve">descriptions. </w:t>
      </w:r>
      <w:r>
        <w:rPr>
          <w:rFonts w:ascii="Arial" w:hAnsi="Arial" w:eastAsia="Arial" w:cs="Arial"/>
          <w:color w:val="000000"/>
          <w:sz w:val="20"/>
          <w:szCs w:val="20"/>
          <w:u w:val="none"/>
        </w:rPr>
        <w:t xml:space="preserve">See </w:t>
      </w:r>
      <w:r>
        <w:rPr>
          <w:rFonts w:ascii="Arial" w:hAnsi="Arial" w:eastAsia="Arial" w:cs="Arial"/>
          <w:color w:val="000000"/>
          <w:sz w:val="20"/>
          <w:szCs w:val="20"/>
          <w:u w:val="none"/>
        </w:rPr>
        <w:t xml:space="preserve">sections </w:t>
      </w:r>
      <w:hyperlink w:tooltip="#_4.1._Horiz" w:anchor="_4.1._Horiz" w:history="1">
        <w:r>
          <w:rPr>
            <w:rStyle w:val="2580"/>
            <w:rFonts w:ascii="Arial" w:hAnsi="Arial" w:eastAsia="Arial" w:cs="Arial"/>
            <w:sz w:val="20"/>
            <w:szCs w:val="20"/>
          </w:rPr>
          <w:t xml:space="preserve">4.1 (Horizontal grid)</w:t>
        </w:r>
      </w:hyperlink>
      <w:r>
        <w:rPr>
          <w:rFonts w:ascii="Arial" w:hAnsi="Arial" w:eastAsia="Arial" w:cs="Arial"/>
          <w:color w:val="000000"/>
          <w:sz w:val="20"/>
          <w:szCs w:val="20"/>
          <w:u w:val="none"/>
        </w:rPr>
        <w:t xml:space="preserve"> and </w:t>
      </w:r>
      <w:hyperlink w:tooltip="#_4.2._Verti" w:anchor="_4.2._Verti" w:history="1">
        <w:r>
          <w:rPr>
            <w:rStyle w:val="2580"/>
            <w:rFonts w:ascii="Arial" w:hAnsi="Arial" w:eastAsia="Arial" w:cs="Arial"/>
            <w:sz w:val="20"/>
            <w:szCs w:val="20"/>
          </w:rPr>
          <w:t xml:space="preserve">4.2 (Vertical grid)</w:t>
        </w:r>
        <w:r>
          <w:rPr>
            <w:rStyle w:val="2580"/>
            <w:rFonts w:ascii="Arial" w:hAnsi="Arial" w:eastAsia="Arial" w:cs="Arial"/>
            <w:sz w:val="20"/>
            <w:szCs w:val="20"/>
          </w:rPr>
        </w:r>
      </w:hyperlink>
      <w:r>
        <w:rPr>
          <w:rFonts w:ascii="Arial" w:hAnsi="Arial" w:eastAsia="Arial" w:cs="Arial"/>
          <w:color w:val="000000"/>
          <w:sz w:val="20"/>
          <w:szCs w:val="20"/>
          <w:u w:val="none"/>
        </w:rPr>
        <w:t xml:space="preserv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after="142" w:afterAutospacing="0" w:before="0" w:beforeAutospacing="0" w:line="276" w:lineRule="auto"/>
        <w:ind w:right="0" w:firstLine="0" w:left="0"/>
        <w:jc w:val="both"/>
        <w:rPr>
          <w:rFonts w:ascii="Arial" w:hAnsi="Arial" w:eastAsia="Arial" w:cs="Arial"/>
          <w:bCs/>
          <w:i/>
          <w:color w:val="000000"/>
          <w:sz w:val="20"/>
          <w:szCs w:val="20"/>
          <w:highlight w:val="none"/>
          <w:u w:val="none"/>
        </w:rPr>
      </w:pPr>
      <w:ins w:id="28" w:author="David Hassell" w:date="2025-02-12T09:04:19Z" oouserid="e42c3f48-66ba-4efd-805a-1ef7f6780645">
        <w:r>
          <w:rPr>
            <w:sz w:val="20"/>
            <w:szCs w:val="20"/>
            <w:highlight w:val="none"/>
          </w:rPr>
        </w:r>
      </w:ins>
      <w:r>
        <w:rPr>
          <w:rFonts w:ascii="Arial" w:hAnsi="Arial" w:eastAsia="Arial" w:cs="Arial"/>
          <w:b/>
          <w:bCs/>
          <w:i/>
          <w:iCs/>
          <w:color w:val="000000"/>
          <w:sz w:val="20"/>
          <w:szCs w:val="20"/>
          <w:highlight w:val="none"/>
          <w:u w:val="none"/>
        </w:rPr>
        <w:t xml:space="preserve">Note</w:t>
      </w:r>
      <w:r>
        <w:rPr>
          <w:rFonts w:ascii="Arial" w:hAnsi="Arial" w:eastAsia="Arial" w:cs="Arial"/>
          <w:b w:val="0"/>
          <w:bCs w:val="0"/>
          <w:i/>
          <w:iCs/>
          <w:color w:val="000000"/>
          <w:sz w:val="20"/>
          <w:szCs w:val="20"/>
          <w:highlight w:val="none"/>
          <w:u w:val="none"/>
        </w:rPr>
        <w:t xml:space="preserve">: </w:t>
      </w:r>
      <w:r>
        <w:rPr>
          <w:rFonts w:ascii="Arial" w:hAnsi="Arial" w:eastAsia="Arial" w:cs="Arial"/>
          <w:b w:val="0"/>
          <w:bCs w:val="0"/>
          <w:i/>
          <w:iCs/>
          <w:color w:val="000000"/>
          <w:sz w:val="20"/>
          <w:szCs w:val="20"/>
          <w:highlight w:val="none"/>
          <w:u w:val="none"/>
        </w:rPr>
        <w:t xml:space="preserve">A m</w:t>
      </w:r>
      <w:r>
        <w:rPr>
          <w:rFonts w:ascii="Arial" w:hAnsi="Arial" w:eastAsia="Arial" w:cs="Arial"/>
          <w:i/>
          <w:iCs/>
          <w:color w:val="000000"/>
          <w:sz w:val="20"/>
          <w:szCs w:val="20"/>
          <w:highlight w:val="none"/>
          <w:u w:val="none"/>
        </w:rPr>
        <w:t xml:space="preserve">odel c</w:t>
      </w:r>
      <w:r>
        <w:rPr>
          <w:rFonts w:ascii="Arial" w:hAnsi="Arial" w:eastAsia="Arial" w:cs="Arial"/>
          <w:i/>
          <w:iCs/>
          <w:color w:val="000000"/>
          <w:sz w:val="20"/>
          <w:szCs w:val="20"/>
          <w:highlight w:val="none"/>
          <w:u w:val="none"/>
        </w:rPr>
        <w:t xml:space="preserve">omponent may </w:t>
      </w:r>
      <w:r>
        <w:rPr>
          <w:rFonts w:ascii="Arial" w:hAnsi="Arial" w:eastAsia="Arial" w:cs="Arial"/>
          <w:i/>
          <w:iCs/>
          <w:color w:val="000000"/>
          <w:sz w:val="20"/>
          <w:szCs w:val="20"/>
          <w:highlight w:val="none"/>
          <w:u w:val="none"/>
        </w:rPr>
        <w:t xml:space="preserve">be mapped to an “</w:t>
      </w:r>
      <w:r>
        <w:rPr>
          <w:rFonts w:ascii="Arial" w:hAnsi="Arial" w:eastAsia="Arial" w:cs="Arial"/>
          <w:i/>
          <w:iCs/>
          <w:color w:val="000000"/>
          <w:sz w:val="20"/>
          <w:szCs w:val="20"/>
          <w:highlight w:val="none"/>
          <w:u w:val="none"/>
        </w:rPr>
        <w:t xml:space="preserve">output</w:t>
      </w:r>
      <w:r>
        <w:rPr>
          <w:rFonts w:ascii="Arial" w:hAnsi="Arial" w:eastAsia="Arial" w:cs="Arial"/>
          <w:i/>
          <w:iCs/>
          <w:color w:val="000000"/>
          <w:sz w:val="20"/>
          <w:szCs w:val="20"/>
          <w:highlight w:val="none"/>
          <w:u w:val="none"/>
        </w:rPr>
        <w:t xml:space="preserve">” grid</w:t>
      </w:r>
      <w:r>
        <w:rPr>
          <w:rFonts w:ascii="Arial" w:hAnsi="Arial" w:eastAsia="Arial" w:cs="Arial"/>
          <w:i/>
          <w:iCs/>
          <w:color w:val="000000"/>
          <w:sz w:val="20"/>
          <w:szCs w:val="20"/>
          <w:highlight w:val="none"/>
          <w:u w:val="none"/>
        </w:rPr>
        <w:t xml:space="preserve">, that is</w:t>
      </w:r>
      <w:r>
        <w:rPr>
          <w:rFonts w:ascii="Arial" w:hAnsi="Arial" w:eastAsia="Arial" w:cs="Arial"/>
          <w:i/>
          <w:iCs/>
          <w:color w:val="000000"/>
          <w:sz w:val="20"/>
          <w:szCs w:val="20"/>
          <w:highlight w:val="none"/>
          <w:u w:val="none"/>
        </w:rPr>
        <w:t xml:space="preserve"> different from the computational grid</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in order to facilitate subsequent analysis</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For example</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data</w:t>
      </w:r>
      <w:r>
        <w:rPr>
          <w:rFonts w:ascii="Arial" w:hAnsi="Arial" w:eastAsia="Arial" w:cs="Arial"/>
          <w:i/>
          <w:iCs/>
          <w:color w:val="000000"/>
          <w:sz w:val="20"/>
          <w:szCs w:val="20"/>
          <w:highlight w:val="none"/>
          <w:u w:val="none"/>
        </w:rPr>
        <w:t xml:space="preserve"> computed on a terrain-following vertical computational grid might be mapped to </w:t>
      </w:r>
      <w:r>
        <w:rPr>
          <w:rFonts w:ascii="Arial" w:hAnsi="Arial" w:eastAsia="Arial" w:cs="Arial"/>
          <w:i/>
          <w:iCs/>
          <w:color w:val="000000"/>
          <w:sz w:val="20"/>
          <w:szCs w:val="20"/>
          <w:highlight w:val="none"/>
          <w:u w:val="none"/>
        </w:rPr>
        <w:t xml:space="preserve">constant pressure levels</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w:t>
      </w:r>
      <w:r>
        <w:rPr>
          <w:rFonts w:ascii="Arial" w:hAnsi="Arial" w:eastAsia="Arial" w:cs="Arial"/>
          <w:i/>
          <w:iCs/>
          <w:color w:val="000000"/>
          <w:sz w:val="20"/>
          <w:szCs w:val="20"/>
          <w:highlight w:val="none"/>
          <w:u w:val="none"/>
        </w:rPr>
        <w:t xml:space="preserve">and data on a variable resolution horizontal computational grid might be mapped </w:t>
      </w:r>
      <w:r>
        <w:rPr>
          <w:rFonts w:ascii="Arial" w:hAnsi="Arial" w:eastAsia="Arial" w:cs="Arial"/>
          <w:i/>
          <w:iCs/>
          <w:color w:val="000000"/>
          <w:sz w:val="20"/>
          <w:szCs w:val="20"/>
          <w:highlight w:val="none"/>
          <w:u w:val="none"/>
        </w:rPr>
        <w:t xml:space="preserve">to a regular 1 degree grid</w:t>
      </w:r>
      <w:r>
        <w:rPr>
          <w:rFonts w:ascii="Arial" w:hAnsi="Arial" w:eastAsia="Arial" w:cs="Arial"/>
          <w:i/>
          <w:iCs/>
          <w:color w:val="000000"/>
          <w:sz w:val="20"/>
          <w:szCs w:val="20"/>
          <w:highlight w:val="none"/>
          <w:u w:val="none"/>
        </w:rPr>
        <w:t xml:space="preserve">.</w:t>
      </w:r>
      <w:r>
        <w:rPr>
          <w:rFonts w:ascii="Arial" w:hAnsi="Arial" w:eastAsia="Arial" w:cs="Arial"/>
          <w:i/>
          <w:iCs/>
          <w:color w:val="000000"/>
          <w:sz w:val="20"/>
          <w:szCs w:val="20"/>
          <w:highlight w:val="none"/>
          <w:u w:val="none"/>
        </w:rPr>
        <w:t xml:space="preserve"> </w:t>
      </w:r>
      <w:r>
        <w:rPr>
          <w:rFonts w:ascii="Arial" w:hAnsi="Arial" w:eastAsia="Arial" w:cs="Arial"/>
          <w:i/>
          <w:iCs/>
          <w:color w:val="000000"/>
          <w:sz w:val="20"/>
          <w:szCs w:val="20"/>
          <w:highlight w:val="none"/>
          <w:u w:val="none"/>
        </w:rPr>
        <w:t xml:space="preserve">These output grids are not, </w:t>
      </w:r>
      <w:r>
        <w:rPr>
          <w:rFonts w:ascii="Arial" w:hAnsi="Arial" w:eastAsia="Arial" w:cs="Arial"/>
          <w:i/>
          <w:iCs/>
          <w:color w:val="000000"/>
          <w:sz w:val="20"/>
          <w:szCs w:val="20"/>
          <w:highlight w:val="none"/>
          <w:u w:val="none"/>
        </w:rPr>
        <w:t xml:space="preserve">h</w:t>
      </w:r>
      <w:r>
        <w:rPr>
          <w:rFonts w:ascii="Arial" w:hAnsi="Arial" w:eastAsia="Arial" w:cs="Arial"/>
          <w:i/>
          <w:iCs/>
          <w:color w:val="000000"/>
          <w:sz w:val="20"/>
          <w:szCs w:val="20"/>
          <w:highlight w:val="none"/>
          <w:u w:val="none"/>
        </w:rPr>
        <w:t xml:space="preserve">owever,</w:t>
      </w:r>
      <w:r>
        <w:rPr>
          <w:rFonts w:ascii="Arial" w:hAnsi="Arial" w:eastAsia="Arial" w:cs="Arial"/>
          <w:i/>
          <w:iCs/>
          <w:color w:val="000000"/>
          <w:sz w:val="20"/>
          <w:szCs w:val="20"/>
          <w:highlight w:val="none"/>
          <w:u w:val="none"/>
        </w:rPr>
        <w:t xml:space="preserve"> included in</w:t>
      </w:r>
      <w:r>
        <w:rPr>
          <w:rFonts w:ascii="Arial" w:hAnsi="Arial" w:eastAsia="Arial" w:cs="Arial"/>
          <w:i/>
          <w:iCs/>
          <w:color w:val="000000"/>
          <w:sz w:val="20"/>
          <w:szCs w:val="20"/>
          <w:highlight w:val="none"/>
          <w:u w:val="none"/>
        </w:rPr>
        <w:t xml:space="preserve"> </w:t>
      </w:r>
      <w:r>
        <w:rPr>
          <w:rFonts w:ascii="Arial" w:hAnsi="Arial" w:eastAsia="Arial" w:cs="Arial"/>
          <w:i/>
          <w:iCs/>
          <w:color w:val="000000"/>
          <w:sz w:val="20"/>
          <w:szCs w:val="20"/>
          <w:highlight w:val="none"/>
          <w:u w:val="none"/>
        </w:rPr>
        <w:t xml:space="preserve">the EMD description; the EMD only describes</w:t>
      </w:r>
      <w:r>
        <w:rPr>
          <w:rFonts w:ascii="Arial" w:hAnsi="Arial" w:eastAsia="Arial" w:cs="Arial"/>
          <w:i/>
          <w:iCs/>
          <w:color w:val="000000"/>
          <w:sz w:val="20"/>
          <w:szCs w:val="20"/>
          <w:highlight w:val="none"/>
          <w:u w:val="none"/>
        </w:rPr>
        <w:t xml:space="preserve"> the</w:t>
      </w:r>
      <w:r>
        <w:rPr>
          <w:rFonts w:ascii="Arial" w:hAnsi="Arial" w:eastAsia="Arial" w:cs="Arial"/>
          <w:i/>
          <w:iCs/>
          <w:color w:val="000000"/>
          <w:sz w:val="20"/>
          <w:szCs w:val="20"/>
          <w:highlight w:val="none"/>
          <w:u w:val="none"/>
        </w:rPr>
        <w:t xml:space="preserve"> </w:t>
      </w:r>
      <w:r>
        <w:rPr>
          <w:rFonts w:ascii="Arial" w:hAnsi="Arial" w:eastAsia="Arial" w:cs="Arial"/>
          <w:i/>
          <w:iCs/>
          <w:color w:val="000000"/>
          <w:sz w:val="20"/>
          <w:szCs w:val="20"/>
          <w:highlight w:val="none"/>
          <w:u w:val="none"/>
        </w:rPr>
        <w:t xml:space="preserve">computational </w:t>
      </w:r>
      <w:r>
        <w:rPr>
          <w:rFonts w:ascii="Arial" w:hAnsi="Arial" w:eastAsia="Arial" w:cs="Arial"/>
          <w:i/>
          <w:iCs/>
          <w:color w:val="000000"/>
          <w:sz w:val="20"/>
          <w:szCs w:val="20"/>
          <w:highlight w:val="none"/>
          <w:u w:val="none"/>
        </w:rPr>
        <w:t xml:space="preserve">gri</w:t>
      </w:r>
      <w:r>
        <w:rPr>
          <w:rFonts w:ascii="Arial" w:hAnsi="Arial" w:eastAsia="Arial" w:cs="Arial"/>
          <w:i/>
          <w:iCs/>
          <w:color w:val="000000"/>
          <w:sz w:val="20"/>
          <w:szCs w:val="20"/>
          <w:highlight w:val="none"/>
          <w:u w:val="none"/>
        </w:rPr>
        <w:t xml:space="preserve">d</w:t>
      </w:r>
      <w:r>
        <w:rPr>
          <w:rFonts w:ascii="Arial" w:hAnsi="Arial" w:eastAsia="Arial" w:cs="Arial"/>
          <w:i/>
          <w:iCs/>
          <w:color w:val="000000"/>
          <w:sz w:val="20"/>
          <w:szCs w:val="20"/>
          <w:highlight w:val="none"/>
          <w:u w:val="none"/>
        </w:rPr>
        <w:t xml:space="preserve">s</w:t>
      </w:r>
      <w:r>
        <w:rPr>
          <w:rFonts w:ascii="Arial" w:hAnsi="Arial" w:eastAsia="Arial" w:cs="Arial"/>
          <w:i/>
          <w:iCs/>
          <w:color w:val="000000"/>
          <w:sz w:val="20"/>
          <w:szCs w:val="20"/>
          <w:highlight w:val="none"/>
          <w:u w:val="none"/>
        </w:rPr>
        <w:t xml:space="preserve"> </w:t>
      </w:r>
      <w:r>
        <w:rPr>
          <w:rFonts w:ascii="Arial" w:hAnsi="Arial" w:eastAsia="Arial" w:cs="Arial"/>
          <w:i/>
          <w:iCs/>
          <w:color w:val="000000"/>
          <w:sz w:val="20"/>
          <w:szCs w:val="20"/>
          <w:u w:val="none"/>
        </w:rPr>
        <w:t xml:space="preserve">on which the model component</w:t>
      </w:r>
      <w:r>
        <w:rPr>
          <w:rFonts w:ascii="Arial" w:hAnsi="Arial" w:eastAsia="Arial" w:cs="Arial"/>
          <w:i/>
          <w:iCs/>
          <w:color w:val="000000"/>
          <w:sz w:val="20"/>
          <w:szCs w:val="20"/>
          <w:u w:val="none"/>
        </w:rPr>
        <w:t xml:space="preserve">s</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none"/>
        </w:rPr>
        <w:t xml:space="preserve">are </w:t>
      </w:r>
      <w:r>
        <w:rPr>
          <w:rFonts w:ascii="Arial" w:hAnsi="Arial" w:eastAsia="Arial" w:cs="Arial"/>
          <w:i/>
          <w:iCs/>
          <w:color w:val="000000"/>
          <w:sz w:val="20"/>
          <w:szCs w:val="20"/>
          <w:u w:val="none"/>
        </w:rPr>
        <w:t xml:space="preserve">integrated</w:t>
      </w:r>
      <w:r>
        <w:rPr>
          <w:rFonts w:ascii="Arial" w:hAnsi="Arial" w:eastAsia="Arial" w:cs="Arial"/>
          <w:i/>
          <w:iCs/>
          <w:color w:val="000000"/>
          <w:sz w:val="20"/>
          <w:szCs w:val="20"/>
          <w:highlight w:val="none"/>
          <w:u w:val="none"/>
        </w:rPr>
        <w:t xml:space="preserve">.</w:t>
      </w:r>
      <w:r>
        <w:rPr>
          <w:rFonts w:ascii="Arial" w:hAnsi="Arial" w:eastAsia="Arial" w:cs="Arial"/>
          <w:bCs/>
          <w:i/>
          <w:iCs/>
          <w:color w:val="000000"/>
          <w:sz w:val="20"/>
          <w:szCs w:val="20"/>
          <w:highlight w:val="none"/>
          <w:u w:val="none"/>
        </w:rPr>
        <w:t xml:space="preserve"> However, </w:t>
      </w:r>
      <w:r>
        <w:rPr>
          <w:rFonts w:ascii="Arial" w:hAnsi="Arial" w:eastAsia="Arial" w:cs="Arial"/>
          <w:bCs/>
          <w:i/>
          <w:iCs/>
          <w:color w:val="000000"/>
          <w:sz w:val="20"/>
          <w:szCs w:val="20"/>
          <w:highlight w:val="none"/>
          <w:u w:val="none"/>
        </w:rPr>
        <w:t xml:space="preserve">t</w:t>
      </w:r>
      <w:r>
        <w:rPr>
          <w:rFonts w:ascii="Arial" w:hAnsi="Arial" w:eastAsia="Arial" w:cs="Arial"/>
          <w:bCs/>
          <w:i/>
          <w:iCs/>
          <w:color w:val="000000"/>
          <w:sz w:val="20"/>
          <w:szCs w:val="20"/>
          <w:highlight w:val="none"/>
          <w:u w:val="none"/>
        </w:rPr>
        <w:t xml:space="preserve">he horizontal grid cells description of section </w:t>
      </w:r>
      <w:hyperlink w:tooltip="#_4.1.3.__Ho" w:anchor="_4.1.3.__Ho" w:history="1">
        <w:r>
          <w:rPr>
            <w:rStyle w:val="2580"/>
            <w:rFonts w:ascii="Arial" w:hAnsi="Arial" w:eastAsia="Arial" w:cs="Arial"/>
            <w:bCs/>
            <w:i/>
            <w:iCs/>
            <w:sz w:val="20"/>
            <w:szCs w:val="20"/>
            <w:highlight w:val="none"/>
          </w:rPr>
          <w:t xml:space="preserve">4.1.3 (Horizontal grid cells)</w:t>
        </w:r>
      </w:hyperlink>
      <w:r>
        <w:rPr>
          <w:i/>
          <w:iCs/>
          <w:sz w:val="20"/>
          <w:szCs w:val="20"/>
        </w:rPr>
        <w:t xml:space="preserve"> may </w:t>
      </w:r>
      <w:r>
        <w:rPr>
          <w:i/>
          <w:iCs/>
          <w:sz w:val="20"/>
          <w:szCs w:val="20"/>
        </w:rPr>
        <w:t xml:space="preserve">also </w:t>
      </w:r>
      <w:r>
        <w:rPr>
          <w:i/>
          <w:iCs/>
          <w:sz w:val="20"/>
          <w:szCs w:val="20"/>
        </w:rPr>
        <w:t xml:space="preserve">be used</w:t>
      </w:r>
      <w:r>
        <w:rPr>
          <w:i/>
          <w:iCs/>
          <w:sz w:val="20"/>
          <w:szCs w:val="20"/>
        </w:rPr>
        <w:t xml:space="preserve"> independently of </w:t>
      </w:r>
      <w:r>
        <w:rPr>
          <w:i/>
          <w:iCs/>
          <w:sz w:val="20"/>
          <w:szCs w:val="20"/>
        </w:rPr>
        <w:t xml:space="preserve">the rest of the EMD</w:t>
      </w:r>
      <w:r>
        <w:rPr>
          <w:i/>
          <w:iCs/>
          <w:sz w:val="20"/>
          <w:szCs w:val="20"/>
        </w:rPr>
        <w:t xml:space="preserve"> to describe an output grid.</w:t>
      </w:r>
      <w:r>
        <w:rPr>
          <w:rFonts w:ascii="Arial" w:hAnsi="Arial" w:eastAsia="Arial" w:cs="Arial"/>
          <w:bCs/>
          <w:i/>
          <w:color w:val="000000"/>
          <w:sz w:val="20"/>
          <w:szCs w:val="20"/>
          <w:highlight w:val="none"/>
          <w:u w:val="none"/>
        </w:rPr>
      </w:r>
      <w:r>
        <w:rPr>
          <w:rFonts w:ascii="Arial" w:hAnsi="Arial" w:eastAsia="Arial" w:cs="Arial"/>
          <w:bCs/>
          <w:i/>
          <w:color w:val="000000"/>
          <w:sz w:val="20"/>
          <w:szCs w:val="20"/>
          <w:highlight w:val="none"/>
          <w:u w:val="none"/>
        </w:rPr>
      </w:r>
    </w:p>
    <w:p>
      <w:pPr>
        <w:pStyle w:val="2424"/>
        <w:suppressLineNumbers w:val="false"/>
        <w:pBdr/>
        <w:spacing w:after="283" w:afterAutospacing="0" w:before="283" w:beforeAutospacing="0" w:line="276" w:lineRule="auto"/>
        <w:ind w:hanging="317" w:left="1026"/>
        <w:jc w:val="left"/>
        <w:rPr>
          <w:color w:val="000000" w:themeColor="text1"/>
          <w14:ligatures w14:val="none"/>
        </w:rPr>
      </w:pPr>
      <w:r/>
      <w:bookmarkStart w:id="527" w:name="_4.1._Horiz"/>
      <w:r/>
      <w:bookmarkEnd w:id="527"/>
      <w:r/>
      <w:bookmarkStart w:id="520" w:name="_4.1._Horiz_4"/>
      <w:r/>
      <w:bookmarkEnd w:id="520"/>
      <w:r/>
      <w:bookmarkStart w:id="518" w:name="_4.1._Horiz_3"/>
      <w:r/>
      <w:bookmarkEnd w:id="518"/>
      <w:r/>
      <w:bookmarkStart w:id="515" w:name="_4.1._Horiz_2"/>
      <w:r/>
      <w:bookmarkEnd w:id="515"/>
      <w:r/>
      <w:bookmarkStart w:id="514" w:name="_4.1._Horiz_1"/>
      <w:r/>
      <w:bookmarkEnd w:id="514"/>
      <w:r/>
      <w:bookmarkStart w:id="502" w:name="_4.1._Nativ_9"/>
      <w:r/>
      <w:bookmarkEnd w:id="502"/>
      <w:r/>
      <w:bookmarkStart w:id="501" w:name="_4.1._Nativ_8"/>
      <w:r/>
      <w:bookmarkEnd w:id="501"/>
      <w:r/>
      <w:bookmarkStart w:id="500" w:name="_4.1._Nativ_7"/>
      <w:r/>
      <w:bookmarkEnd w:id="500"/>
      <w:r/>
      <w:bookmarkStart w:id="499" w:name="_4.1._Nativ_6"/>
      <w:r/>
      <w:bookmarkEnd w:id="499"/>
      <w:r/>
      <w:bookmarkStart w:id="496" w:name="_4.1._Nativ_5"/>
      <w:r/>
      <w:bookmarkEnd w:id="496"/>
      <w:r/>
      <w:bookmarkStart w:id="495" w:name="_4.1._Nativ_4"/>
      <w:r/>
      <w:bookmarkEnd w:id="495"/>
      <w:r/>
      <w:bookmarkStart w:id="493" w:name="_4.1._Nativ_3"/>
      <w:r/>
      <w:bookmarkEnd w:id="493"/>
      <w:r/>
      <w:bookmarkStart w:id="489" w:name="_4.1._Nativ_2"/>
      <w:r/>
      <w:bookmarkEnd w:id="489"/>
      <w:r/>
      <w:bookmarkStart w:id="487" w:name="_4.1._Nativ_1"/>
      <w:r/>
      <w:bookmarkEnd w:id="487"/>
      <w:r/>
      <w:bookmarkStart w:id="484" w:name="_4.1._Compo"/>
      <w:r/>
      <w:bookmarkEnd w:id="484"/>
      <w:r>
        <w:rPr>
          <w:color w:val="000000" w:themeColor="text1"/>
          <w:highlight w:val="none"/>
        </w:rPr>
        <w:t xml:space="preserve">Horizontal grid</w:t>
      </w:r>
      <w:r>
        <w:rPr>
          <w:color w:val="000000" w:themeColor="text1"/>
          <w14:ligatures w14:val="none"/>
        </w:rPr>
      </w:r>
      <w:r>
        <w:rPr>
          <w:color w:val="000000" w:themeColor="text1"/>
          <w14:ligatures w14:val="none"/>
        </w:rPr>
      </w:r>
    </w:p>
    <w:p>
      <w:pPr>
        <w:pStyle w:val="2426"/>
        <w:suppressLineNumbers w:val="false"/>
        <w:pBdr/>
        <w:spacing/>
        <w:ind w:firstLine="708"/>
        <w:rPr>
          <w:rFonts w:ascii="Arial" w:hAnsi="Arial" w:eastAsia="Arial" w:cs="Arial"/>
          <w:bCs/>
          <w:i/>
          <w:color w:val="000000"/>
          <w:sz w:val="28"/>
          <w:szCs w:val="28"/>
          <w:u w:val="none"/>
        </w:rPr>
      </w:pPr>
      <w:r/>
      <w:bookmarkStart w:id="556" w:name="_4.1.1.__Ho_8"/>
      <w:r/>
      <w:bookmarkEnd w:id="556"/>
      <w:r/>
      <w:bookmarkStart w:id="555" w:name="_4.1.1.__Ho_7"/>
      <w:r/>
      <w:bookmarkEnd w:id="555"/>
      <w:r/>
      <w:bookmarkStart w:id="552" w:name="_4.1.1.__Ho_6"/>
      <w:r/>
      <w:bookmarkEnd w:id="552"/>
      <w:r/>
      <w:bookmarkStart w:id="544" w:name="_4.1.1.__Ho_5"/>
      <w:r/>
      <w:bookmarkEnd w:id="544"/>
      <w:r/>
      <w:bookmarkStart w:id="532" w:name="_4.1.1.__Ho_4"/>
      <w:r/>
      <w:bookmarkEnd w:id="532"/>
      <w:r/>
      <w:bookmarkStart w:id="531" w:name="_4.1.1.__Ho_3"/>
      <w:r/>
      <w:bookmarkEnd w:id="531"/>
      <w:r/>
      <w:bookmarkStart w:id="525" w:name="_4.1.1.__Ho_2"/>
      <w:r/>
      <w:bookmarkEnd w:id="525"/>
      <w:r/>
      <w:bookmarkStart w:id="524" w:name="_4.1.1.__Ho_1"/>
      <w:r/>
      <w:bookmarkEnd w:id="524"/>
      <w:r>
        <w:rPr>
          <w:rFonts w:ascii="Arial" w:hAnsi="Arial" w:eastAsia="Arial" w:cs="Arial"/>
          <w:b w:val="0"/>
          <w:bCs w:val="0"/>
          <w:i/>
          <w:iCs/>
          <w:color w:val="000000"/>
          <w:sz w:val="32"/>
          <w:szCs w:val="32"/>
          <w:u w:val="none"/>
        </w:rPr>
        <w:t xml:space="preserve">4.1.1.  </w:t>
      </w:r>
      <w:r>
        <w:rPr>
          <w:rFonts w:ascii="Arial" w:hAnsi="Arial" w:eastAsia="Arial" w:cs="Arial"/>
          <w:b w:val="0"/>
          <w:bCs w:val="0"/>
          <w:i/>
          <w:iCs/>
          <w:color w:val="000000"/>
          <w:sz w:val="28"/>
          <w:szCs w:val="28"/>
          <w:u w:val="none"/>
        </w:rPr>
        <w:t xml:space="preserve">Horizont</w:t>
      </w:r>
      <w:r>
        <w:rPr>
          <w:rFonts w:ascii="Arial" w:hAnsi="Arial" w:eastAsia="Arial" w:cs="Arial"/>
          <w:i/>
          <w:iCs/>
          <w:color w:val="000000"/>
          <w:sz w:val="28"/>
          <w:szCs w:val="28"/>
          <w:u w:val="none"/>
        </w:rPr>
        <w:t xml:space="preserve">al compu</w:t>
      </w:r>
      <w:r>
        <w:rPr>
          <w:rFonts w:ascii="Arial" w:hAnsi="Arial" w:eastAsia="Arial" w:cs="Arial"/>
          <w:i/>
          <w:iCs/>
          <w:color w:val="000000"/>
          <w:sz w:val="28"/>
          <w:szCs w:val="28"/>
          <w:u w:val="none"/>
        </w:rPr>
        <w:t xml:space="preserve">tational grid</w:t>
      </w:r>
      <w:r>
        <w:rPr>
          <w:rFonts w:ascii="Arial" w:hAnsi="Arial" w:eastAsia="Arial" w:cs="Arial"/>
          <w:bCs/>
          <w:i/>
          <w:color w:val="000000"/>
          <w:sz w:val="28"/>
          <w:szCs w:val="28"/>
          <w:u w:val="none"/>
        </w:rPr>
      </w:r>
      <w:r>
        <w:rPr>
          <w:rFonts w:ascii="Arial" w:hAnsi="Arial" w:eastAsia="Arial" w:cs="Arial"/>
          <w:bCs/>
          <w:i/>
          <w:color w:val="000000"/>
          <w:sz w:val="28"/>
          <w:szCs w:val="28"/>
          <w:u w:val="none"/>
        </w:rPr>
      </w:r>
    </w:p>
    <w:p>
      <w:pPr>
        <w:suppressLineNumbers w:val="false"/>
        <w:pBdr/>
        <w:spacing w:line="276" w:lineRule="auto"/>
        <w:ind/>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A</w:t>
      </w:r>
      <w:r>
        <w:rPr>
          <w:rFonts w:ascii="Arial" w:hAnsi="Arial" w:eastAsia="Arial" w:cs="Arial"/>
          <w:color w:val="000000"/>
          <w:sz w:val="20"/>
          <w:szCs w:val="20"/>
          <w:u w:val="none"/>
        </w:rPr>
        <w:t xml:space="preserve"> model component's horizontal computational grid is composed of one or more horizontal subgrids, on which different sets of variables are calculated. When the computational grid relies on more than one subgrid, it is referred to as a “staggered” grid. For</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most staggered grids, the velocity-related variables are calculated on a subgrid offset from the mass-related variables (e.g. pressure, temperature, water vapour and other mass constituents). </w:t>
      </w:r>
      <w:r>
        <w:rPr>
          <w:sz w:val="20"/>
          <w:szCs w:val="20"/>
        </w:rPr>
        <w:t xml:space="preserve">See </w:t>
      </w:r>
      <w:r>
        <w:rPr>
          <w:sz w:val="20"/>
          <w:szCs w:val="20"/>
          <w:highlight w:val="none"/>
        </w:rPr>
        <w:t xml:space="preserve">section </w:t>
      </w:r>
      <w:hyperlink w:tooltip="#_3.__Model_" w:anchor="_3.__Model_" w:history="1">
        <w:r>
          <w:rPr>
            <w:rStyle w:val="2580"/>
            <w:sz w:val="20"/>
            <w:szCs w:val="20"/>
            <w:highlight w:val="none"/>
          </w:rPr>
          <w:t xml:space="preserve">3 (Model components)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spacing w:line="276" w:lineRule="auto"/>
        <w:ind/>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Examples of horizontal computational grid descriptions are given</w:t>
      </w:r>
      <w:r>
        <w:rPr>
          <w:rFonts w:ascii="Arial" w:hAnsi="Arial" w:eastAsia="Arial" w:cs="Arial"/>
          <w:color w:val="000000"/>
          <w:sz w:val="20"/>
          <w:szCs w:val="20"/>
          <w:u w:val="none"/>
        </w:rPr>
        <w:t xml:space="preserve"> in section </w:t>
      </w:r>
      <w:hyperlink w:tooltip="#_6.__Exampl" w:anchor="_6.__Exampl" w:history="1">
        <w:r>
          <w:rPr>
            <w:rStyle w:val="2580"/>
            <w:rFonts w:ascii="Arial" w:hAnsi="Arial" w:eastAsia="Arial" w:cs="Arial"/>
            <w:sz w:val="20"/>
            <w:szCs w:val="20"/>
          </w:rPr>
          <w:t xml:space="preserve">6 (Examples)</w:t>
        </w:r>
      </w:hyperlink>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spacing w:line="276" w:lineRule="auto"/>
        <w:ind/>
        <w:jc w:val="both"/>
        <w:rPr>
          <w:sz w:val="20"/>
          <w:szCs w:val="20"/>
          <w:highlight w:val="none"/>
        </w:rPr>
      </w:pPr>
      <w:r>
        <w:rPr>
          <w:rFonts w:ascii="Arial" w:hAnsi="Arial" w:eastAsia="Arial" w:cs="Arial"/>
          <w:color w:val="000000"/>
          <w:sz w:val="20"/>
          <w:szCs w:val="20"/>
          <w:u w:val="none"/>
        </w:rPr>
        <w:t xml:space="preserve">A horizontal computational grid</w:t>
      </w:r>
      <w:r>
        <w:rPr>
          <w:rFonts w:ascii="Arial" w:hAnsi="Arial" w:eastAsia="Arial" w:cs="Arial"/>
          <w:color w:val="000000"/>
          <w:sz w:val="20"/>
          <w:szCs w:val="20"/>
          <w:u w:val="none"/>
        </w:rPr>
        <w:t xml:space="preserve"> is described by the following properties</w:t>
      </w:r>
      <w:r>
        <w:rPr>
          <w:rFonts w:ascii="Arial" w:hAnsi="Arial" w:eastAsia="Arial" w:cs="Arial"/>
          <w:color w:val="000000"/>
          <w:sz w:val="20"/>
          <w:szCs w:val="20"/>
          <w:u w:val="none"/>
        </w:rPr>
        <w:t xml:space="preserve">, for 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tooltip="#_7.__Contro" w:anchor="_7.__Contro" w:history="1">
        <w:r>
          <w:rPr>
            <w:rStyle w:val="2580"/>
            <w:rFonts w:ascii="Arial" w:hAnsi="Arial" w:eastAsia="Arial" w:cs="Arial"/>
            <w:sz w:val="20"/>
            <w:szCs w:val="20"/>
            <w:highlight w:val="none"/>
          </w:rPr>
          <w:t xml:space="preserve">7 (Controlled vocabularies)</w:t>
        </w:r>
      </w:hyperlink>
      <w:r>
        <w:rPr>
          <w:rFonts w:ascii="Arial" w:hAnsi="Arial" w:eastAsia="Arial" w:cs="Arial"/>
          <w:color w:val="000000"/>
          <w:sz w:val="20"/>
          <w:szCs w:val="20"/>
          <w:u w:val="none"/>
        </w:rPr>
        <w:t xml:space="preserve">:</w:t>
      </w:r>
      <w:r>
        <w:rPr>
          <w:sz w:val="20"/>
          <w:szCs w:val="20"/>
          <w:highlight w:val="none"/>
        </w:rPr>
      </w:r>
      <w:r>
        <w:rPr>
          <w:sz w:val="20"/>
          <w:szCs w:val="20"/>
          <w:highlight w:val="none"/>
        </w:rPr>
      </w:r>
    </w:p>
    <w:p>
      <w:pPr>
        <w:pStyle w:val="2602"/>
        <w:numPr>
          <w:ilvl w:val="0"/>
          <w:numId w:val="62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29" w:author="David Hassell" w:date="2025-11-21T13:04:50Z" oouserid="e42c3f48-66ba-4efd-805a-1ef7f6780645">
        <w:r>
          <w:rPr>
            <w:b/>
            <w:bCs/>
            <w:sz w:val="20"/>
            <w:szCs w:val="20"/>
            <w:highlight w:val="none"/>
          </w:rPr>
        </w:r>
      </w:ins>
      <w:r>
        <w:rPr>
          <w:b/>
          <w:bCs/>
          <w:sz w:val="20"/>
          <w:szCs w:val="20"/>
          <w:highlight w:val="none"/>
        </w:rPr>
        <w:t xml:space="preserve">arrangement</w:t>
      </w:r>
      <w:r>
        <w:rPr>
          <w:b/>
          <w:bCs/>
          <w:sz w:val="20"/>
          <w:szCs w:val="20"/>
        </w:rPr>
      </w:r>
      <w:r>
        <w:rPr>
          <w:b/>
          <w:bCs/>
          <w:sz w:val="20"/>
          <w:szCs w:val="20"/>
        </w:rPr>
      </w:r>
    </w:p>
    <w:p>
      <w:pPr>
        <w:pStyle w:val="2602"/>
        <w:numPr>
          <w:ilvl w:val="1"/>
          <w:numId w:val="629"/>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ins w:id="30" w:author="David Hassell" w:date="2025-11-21T13:04:50Z" oouserid="e42c3f48-66ba-4efd-805a-1ef7f6780645">
        <w:r>
          <w:rPr>
            <w:b w:val="0"/>
            <w:bCs w:val="0"/>
            <w:sz w:val="20"/>
            <w:szCs w:val="20"/>
            <w:highlight w:val="none"/>
          </w:rPr>
        </w:r>
      </w:ins>
      <w:r>
        <w:rPr>
          <w:rFonts w:ascii="Arial" w:hAnsi="Arial" w:eastAsia="Arial" w:cs="Arial"/>
          <w:b w:val="0"/>
          <w:bCs w:val="0"/>
          <w:color w:val="000000"/>
          <w:sz w:val="20"/>
          <w:szCs w:val="20"/>
          <w:u w:val="none"/>
        </w:rPr>
        <w:t xml:space="preserve">A characterisation of the </w:t>
      </w:r>
      <w:r>
        <w:rPr>
          <w:rFonts w:ascii="Arial" w:hAnsi="Arial" w:eastAsia="Arial" w:cs="Arial"/>
          <w:b w:val="0"/>
          <w:bCs w:val="0"/>
          <w:color w:val="000000"/>
          <w:sz w:val="20"/>
          <w:szCs w:val="20"/>
          <w:u w:val="none"/>
        </w:rPr>
        <w:t xml:space="preserve">grid staggering defining the </w:t>
      </w:r>
      <w:r>
        <w:rPr>
          <w:rFonts w:ascii="Arial" w:hAnsi="Arial" w:eastAsia="Arial" w:cs="Arial"/>
          <w:b w:val="0"/>
          <w:bCs w:val="0"/>
          <w:color w:val="000000"/>
          <w:sz w:val="20"/>
          <w:szCs w:val="20"/>
          <w:u w:val="none"/>
        </w:rPr>
        <w:t xml:space="preserve">relative positions of computed mass-related and velocity-related variables.</w:t>
      </w:r>
      <w:r>
        <w:rPr>
          <w:b w:val="0"/>
          <w:bCs w:val="0"/>
          <w:sz w:val="20"/>
          <w:szCs w:val="20"/>
        </w:rPr>
      </w:r>
      <w:r>
        <w:rPr>
          <w:b w:val="0"/>
          <w:bCs w:val="0"/>
          <w:sz w:val="20"/>
          <w:szCs w:val="20"/>
        </w:rPr>
      </w:r>
    </w:p>
    <w:p>
      <w:pPr>
        <w:pStyle w:val="2602"/>
        <w:numPr>
          <w:ilvl w:val="1"/>
          <w:numId w:val="629"/>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ins w:id="31" w:author="David Hassell" w:date="2025-11-21T13:04:50Z" oouserid="e42c3f48-66ba-4efd-805a-1ef7f6780645">
        <w:r>
          <w:rPr>
            <w:rFonts w:ascii="Arial" w:hAnsi="Arial" w:eastAsia="Arial" w:cs="Arial"/>
            <w:b w:val="0"/>
            <w:bCs w:val="0"/>
            <w:color w:val="000000"/>
            <w:sz w:val="20"/>
            <w:szCs w:val="20"/>
            <w:highlight w:val="none"/>
            <w:u w:val="none"/>
          </w:rPr>
        </w:r>
      </w:ins>
      <w:r>
        <w:rPr>
          <w:rFonts w:ascii="Arial" w:hAnsi="Arial" w:eastAsia="Arial" w:cs="Arial"/>
          <w:b w:val="0"/>
          <w:bCs w:val="0"/>
          <w:color w:val="000000"/>
          <w:sz w:val="20"/>
          <w:szCs w:val="20"/>
          <w:u w:val="none"/>
        </w:rPr>
        <w:t xml:space="preserve">Taken from a sta</w:t>
      </w:r>
      <w:r>
        <w:rPr>
          <w:rFonts w:ascii="Arial" w:hAnsi="Arial" w:eastAsia="Arial" w:cs="Arial"/>
          <w:b w:val="0"/>
          <w:bCs w:val="0"/>
          <w:color w:val="000000"/>
          <w:sz w:val="20"/>
          <w:szCs w:val="20"/>
          <w:u w:val="none"/>
        </w:rPr>
        <w:t xml:space="preserve">ndardised list: </w:t>
      </w:r>
      <w:r>
        <w:rPr>
          <w:rFonts w:ascii="Arial" w:hAnsi="Arial" w:eastAsia="Arial" w:cs="Arial"/>
          <w:b w:val="0"/>
          <w:bCs w:val="0"/>
          <w:color w:val="000000"/>
          <w:sz w:val="20"/>
          <w:szCs w:val="20"/>
          <w:u w:val="none"/>
        </w:rPr>
      </w:r>
      <w:hyperlink w:tooltip="#_7.3._arran" w:anchor="_7.3._arran" w:history="1">
        <w:r>
          <w:rPr>
            <w:rStyle w:val="2580"/>
            <w:rFonts w:ascii="Arial" w:hAnsi="Arial" w:eastAsia="Arial" w:cs="Arial"/>
            <w:b w:val="0"/>
            <w:bCs w:val="0"/>
            <w:sz w:val="20"/>
            <w:szCs w:val="20"/>
          </w:rPr>
          <w:t xml:space="preserve">7.3 (arrangement CV)</w:t>
        </w:r>
      </w:hyperlink>
      <w:r>
        <w:rPr>
          <w:rFonts w:ascii="Arial" w:hAnsi="Arial" w:eastAsia="Arial" w:cs="Arial"/>
          <w:b w:val="0"/>
          <w:bCs w:val="0"/>
          <w:color w:val="000000"/>
          <w:sz w:val="20"/>
          <w:szCs w:val="20"/>
          <w:highlight w:val="none"/>
          <w:u w:val="none"/>
        </w:rPr>
        <w:t xml:space="preserve">.</w:t>
      </w:r>
      <w:r>
        <w:rPr>
          <w:b w:val="0"/>
          <w:bCs w:val="0"/>
          <w:sz w:val="20"/>
          <w:szCs w:val="20"/>
        </w:rPr>
      </w:r>
      <w:r>
        <w:rPr>
          <w:b w:val="0"/>
          <w:bCs w:val="0"/>
          <w:sz w:val="20"/>
          <w:szCs w:val="20"/>
        </w:rPr>
      </w:r>
    </w:p>
    <w:p>
      <w:pPr>
        <w:pStyle w:val="2602"/>
        <w:numPr>
          <w:ilvl w:val="1"/>
          <w:numId w:val="629"/>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u w:val="single"/>
        </w:rPr>
      </w:pPr>
      <w:ins w:id="32" w:author="David Hassell" w:date="2025-11-21T13:04:50Z" oouserid="e42c3f48-66ba-4efd-805a-1ef7f6780645">
        <w:r>
          <w:rPr>
            <w:rFonts w:ascii="Arial" w:hAnsi="Arial" w:eastAsia="Arial" w:cs="Arial"/>
            <w:b w:val="0"/>
            <w:bCs w:val="0"/>
            <w:color w:val="000000"/>
            <w:sz w:val="20"/>
            <w:szCs w:val="20"/>
            <w:highlight w:val="none"/>
            <w:u w:val="none"/>
          </w:rPr>
        </w:r>
      </w:ins>
      <w:r>
        <w:rPr>
          <w:rFonts w:ascii="Arial" w:hAnsi="Arial" w:eastAsia="Arial" w:cs="Arial"/>
          <w:b w:val="0"/>
          <w:bCs w:val="0"/>
          <w:color w:val="000000"/>
          <w:sz w:val="20"/>
          <w:szCs w:val="20"/>
          <w:u w:val="none"/>
        </w:rPr>
        <w:t xml:space="preserve">E.g. </w:t>
      </w:r>
      <w:r>
        <w:rPr>
          <w:rFonts w:ascii="Arial" w:hAnsi="Arial" w:eastAsia="Arial" w:cs="Arial"/>
          <w:b w:val="0"/>
          <w:bCs w:val="0"/>
          <w:i/>
          <w:iCs/>
          <w:color w:val="000000"/>
          <w:sz w:val="20"/>
          <w:szCs w:val="20"/>
          <w:u w:val="single"/>
        </w:rPr>
        <w:t xml:space="preserve">arak</w:t>
      </w:r>
      <w:r>
        <w:rPr>
          <w:rFonts w:ascii="Arial" w:hAnsi="Arial" w:eastAsia="Arial" w:cs="Arial"/>
          <w:b w:val="0"/>
          <w:bCs w:val="0"/>
          <w:i/>
          <w:iCs/>
          <w:color w:val="000000"/>
          <w:sz w:val="20"/>
          <w:szCs w:val="20"/>
          <w:u w:val="single"/>
        </w:rPr>
        <w:t xml:space="preserve">aw</w:t>
      </w:r>
      <w:r>
        <w:rPr>
          <w:rFonts w:ascii="Arial" w:hAnsi="Arial" w:eastAsia="Arial" w:cs="Arial"/>
          <w:b w:val="0"/>
          <w:bCs w:val="0"/>
          <w:i/>
          <w:iCs/>
          <w:color w:val="000000"/>
          <w:sz w:val="20"/>
          <w:szCs w:val="20"/>
          <w:highlight w:val="none"/>
          <w:u w:val="single"/>
        </w:rPr>
        <w:t xml:space="preserve">a_c</w:t>
      </w:r>
      <w:r>
        <w:rPr>
          <w:b w:val="0"/>
          <w:bCs w:val="0"/>
          <w:sz w:val="20"/>
          <w:szCs w:val="20"/>
          <w:u w:val="single"/>
        </w:rPr>
      </w:r>
      <w:r>
        <w:rPr>
          <w:b w:val="0"/>
          <w:bCs w:val="0"/>
          <w:sz w:val="20"/>
          <w:szCs w:val="20"/>
          <w:u w:val="single"/>
        </w:rPr>
      </w:r>
    </w:p>
    <w:p>
      <w:pPr>
        <w:pStyle w:val="2602"/>
        <w:numPr>
          <w:ilvl w:val="0"/>
          <w:numId w:val="63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color w:val="000000"/>
          <w:sz w:val="20"/>
          <w:szCs w:val="20"/>
          <w:u w:val="none"/>
        </w:rPr>
      </w:pPr>
      <w:ins w:id="33" w:author="David Hassell" w:date="2025-11-21T13:04:50Z" oouserid="e42c3f48-66ba-4efd-805a-1ef7f6780645">
        <w:r>
          <w:rPr>
            <w:rFonts w:ascii="Arial" w:hAnsi="Arial" w:eastAsia="Arial" w:cs="Arial"/>
            <w:b/>
            <w:bCs/>
            <w:i w:val="0"/>
            <w:iCs w:val="0"/>
            <w:color w:val="000000"/>
            <w:sz w:val="20"/>
            <w:szCs w:val="20"/>
            <w:highlight w:val="none"/>
            <w:u w:val="single"/>
          </w:rPr>
        </w:r>
      </w:ins>
      <w:r>
        <w:rPr>
          <w:rFonts w:ascii="Arial" w:hAnsi="Arial" w:eastAsia="Arial" w:cs="Arial"/>
          <w:b/>
          <w:bCs/>
          <w:color w:val="000000"/>
          <w:sz w:val="20"/>
          <w:szCs w:val="20"/>
          <w:u w:val="none"/>
        </w:rPr>
        <w:t xml:space="preserve">horizontal</w:t>
      </w:r>
      <w:r>
        <w:rPr>
          <w:rFonts w:ascii="Arial" w:hAnsi="Arial" w:eastAsia="Arial" w:cs="Arial"/>
          <w:b/>
          <w:bCs/>
          <w:color w:val="000000"/>
          <w:sz w:val="20"/>
          <w:szCs w:val="20"/>
          <w:u w:val="none"/>
        </w:rPr>
        <w:t xml:space="preserve">_sub</w:t>
      </w:r>
      <w:r>
        <w:rPr>
          <w:rFonts w:ascii="Arial" w:hAnsi="Arial" w:eastAsia="Arial" w:cs="Arial"/>
          <w:b/>
          <w:bCs/>
          <w:color w:val="000000"/>
          <w:sz w:val="20"/>
          <w:szCs w:val="20"/>
          <w:u w:val="none"/>
        </w:rPr>
        <w:t xml:space="preserve">grids</w:t>
      </w:r>
      <w:r>
        <w:rPr>
          <w:rFonts w:ascii="Arial" w:hAnsi="Arial" w:eastAsia="Arial" w:cs="Arial"/>
          <w:b w:val="0"/>
          <w:bCs w:val="0"/>
          <w:color w:val="000000"/>
          <w:sz w:val="20"/>
          <w:szCs w:val="20"/>
          <w:u w:val="none"/>
        </w:rPr>
      </w:r>
      <w:r>
        <w:rPr>
          <w:rFonts w:ascii="Arial" w:hAnsi="Arial" w:eastAsia="Arial" w:cs="Arial"/>
          <w:b w:val="0"/>
          <w:bCs w:val="0"/>
          <w:color w:val="000000"/>
          <w:sz w:val="20"/>
          <w:szCs w:val="20"/>
          <w:u w:val="none"/>
        </w:rPr>
      </w:r>
    </w:p>
    <w:p>
      <w:pPr>
        <w:pStyle w:val="2602"/>
        <w:numPr>
          <w:ilvl w:val="1"/>
          <w:numId w:val="63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color w:val="000000"/>
          <w:sz w:val="20"/>
          <w:szCs w:val="20"/>
          <w:u w:val="none"/>
        </w:rPr>
      </w:pPr>
      <w:ins w:id="34" w:author="David Hassell" w:date="2025-11-21T13:04:58Z" oouserid="e42c3f48-66ba-4efd-805a-1ef7f6780645">
        <w:r>
          <w:rPr>
            <w:rFonts w:ascii="Arial" w:hAnsi="Arial" w:eastAsia="Arial" w:cs="Arial"/>
            <w:b w:val="0"/>
            <w:bCs w:val="0"/>
            <w:color w:val="000000"/>
            <w:sz w:val="20"/>
            <w:szCs w:val="20"/>
            <w:u w:val="none"/>
            <w:rPrChange w:id="35" w:author="David Hassell" w:date="2025-11-30T13:17:51Z" oouserid="e42c3f48-66ba-4efd-805a-1ef7f6780645">
              <w:rPr>
                <w:rFonts w:ascii="Arial" w:hAnsi="Arial" w:eastAsia="Arial" w:cs="Arial"/>
                <w:b/>
                <w:bCs/>
                <w:color w:val="000000"/>
                <w:sz w:val="20"/>
                <w:szCs w:val="20"/>
                <w:u w:val="none"/>
              </w:rPr>
            </w:rPrChange>
          </w:rPr>
        </w:r>
      </w:ins>
      <w:r>
        <w:rPr>
          <w:rFonts w:ascii="Arial" w:hAnsi="Arial" w:eastAsia="Arial" w:cs="Arial"/>
          <w:b w:val="0"/>
          <w:bCs w:val="0"/>
          <w:color w:val="000000"/>
          <w:sz w:val="20"/>
          <w:szCs w:val="20"/>
          <w:u w:val="none"/>
        </w:rPr>
        <w:t xml:space="preserve">All </w:t>
      </w:r>
      <w:r>
        <w:rPr>
          <w:rFonts w:ascii="Arial" w:hAnsi="Arial" w:eastAsia="Arial" w:cs="Arial"/>
          <w:b w:val="0"/>
          <w:bCs w:val="0"/>
          <w:color w:val="000000"/>
          <w:sz w:val="20"/>
          <w:szCs w:val="20"/>
          <w:u w:val="none"/>
        </w:rPr>
        <w:t xml:space="preserve">of the s</w:t>
      </w:r>
      <w:r>
        <w:rPr>
          <w:rFonts w:ascii="Arial" w:hAnsi="Arial" w:eastAsia="Arial" w:cs="Arial"/>
          <w:b w:val="0"/>
          <w:bCs w:val="0"/>
          <w:color w:val="000000"/>
          <w:sz w:val="20"/>
          <w:szCs w:val="20"/>
          <w:u w:val="none"/>
        </w:rPr>
        <w:t xml:space="preserve">ubgrids, of which there must be at least one, used to construct the horizontal computational grid.</w:t>
      </w:r>
      <w:r>
        <w:rPr>
          <w:rFonts w:ascii="Arial" w:hAnsi="Arial" w:eastAsia="Arial" w:cs="Arial"/>
          <w:b w:val="0"/>
          <w:bCs w:val="0"/>
          <w:color w:val="000000"/>
          <w:sz w:val="20"/>
          <w:szCs w:val="20"/>
          <w:u w:val="none"/>
        </w:rPr>
      </w:r>
      <w:r>
        <w:rPr>
          <w:rFonts w:ascii="Arial" w:hAnsi="Arial" w:eastAsia="Arial" w:cs="Arial"/>
          <w:b w:val="0"/>
          <w:bCs w:val="0"/>
          <w:color w:val="000000"/>
          <w:sz w:val="20"/>
          <w:szCs w:val="20"/>
          <w:u w:val="none"/>
        </w:rPr>
      </w:r>
    </w:p>
    <w:p>
      <w:pPr>
        <w:pStyle w:val="2602"/>
        <w:numPr>
          <w:ilvl w:val="1"/>
          <w:numId w:val="63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rFonts w:ascii="Arial" w:hAnsi="Arial" w:eastAsia="Arial" w:cs="Arial"/>
          <w:b w:val="0"/>
          <w:bCs w:val="0"/>
          <w:color w:val="000000"/>
          <w:sz w:val="20"/>
          <w:szCs w:val="20"/>
          <w:u w:val="none"/>
        </w:rPr>
        <w:t xml:space="preserve">Each subgrid is described by the properties listed in section </w:t>
      </w:r>
      <w:hyperlink w:tooltip="#_4.1.2.__Ho_2" w:anchor="_4.1.2.__Ho_2" w:history="1">
        <w:r>
          <w:rPr>
            <w:rStyle w:val="2580"/>
            <w:rFonts w:ascii="Arial" w:hAnsi="Arial" w:eastAsia="Arial" w:cs="Arial"/>
            <w:b w:val="0"/>
            <w:bCs w:val="0"/>
            <w:sz w:val="20"/>
            <w:szCs w:val="20"/>
          </w:rPr>
          <w:t xml:space="preserve">4.1.2 (Horizontal subgrid)</w:t>
        </w:r>
      </w:hyperlink>
      <w:r>
        <w:rPr>
          <w:rFonts w:ascii="Arial" w:hAnsi="Arial" w:eastAsia="Arial" w:cs="Arial"/>
          <w:b w:val="0"/>
          <w:bCs w:val="0"/>
          <w:color w:val="000000"/>
          <w:sz w:val="20"/>
          <w:szCs w:val="20"/>
          <w:u w:val="none"/>
        </w:rPr>
        <w:t xml:space="preserve">, which incl</w:t>
      </w:r>
      <w:r>
        <w:rPr>
          <w:rFonts w:ascii="Arial" w:hAnsi="Arial" w:eastAsia="Arial" w:cs="Arial"/>
          <w:color w:val="000000"/>
          <w:sz w:val="20"/>
          <w:szCs w:val="20"/>
          <w:u w:val="none"/>
        </w:rPr>
        <w:t xml:space="preserve">udes the association of the subgrid with one or more variable types (mass</w:t>
      </w:r>
      <w:r>
        <w:rPr>
          <w:rFonts w:ascii="Arial" w:hAnsi="Arial" w:eastAsia="Arial" w:cs="Arial"/>
          <w:color w:val="000000"/>
          <w:sz w:val="20"/>
          <w:szCs w:val="20"/>
          <w:u w:val="none"/>
        </w:rPr>
        <w:t xml:space="preserve">-related</w:t>
      </w:r>
      <w:r>
        <w:rPr>
          <w:rFonts w:ascii="Arial" w:hAnsi="Arial" w:eastAsia="Arial" w:cs="Arial"/>
          <w:color w:val="000000"/>
          <w:sz w:val="20"/>
          <w:szCs w:val="20"/>
          <w:u w:val="none"/>
        </w:rPr>
        <w:t xml:space="preserve">, velocity</w:t>
      </w:r>
      <w:r>
        <w:rPr>
          <w:rFonts w:ascii="Arial" w:hAnsi="Arial" w:eastAsia="Arial" w:cs="Arial"/>
          <w:color w:val="000000"/>
          <w:sz w:val="20"/>
          <w:szCs w:val="20"/>
          <w:u w:val="none"/>
        </w:rPr>
        <w:t xml:space="preserve">-related</w:t>
      </w:r>
      <w:r>
        <w:rPr>
          <w:rFonts w:ascii="Arial" w:hAnsi="Arial" w:eastAsia="Arial" w:cs="Arial"/>
          <w:color w:val="000000"/>
          <w:sz w:val="20"/>
          <w:szCs w:val="20"/>
          <w:u w:val="none"/>
        </w:rPr>
        <w:t xml:space="preserve">, etc.), consistent with the </w:t>
      </w:r>
      <w:r>
        <w:rPr>
          <w:rFonts w:ascii="Arial" w:hAnsi="Arial" w:eastAsia="Arial" w:cs="Arial"/>
          <w:b/>
          <w:bCs/>
          <w:color w:val="000000"/>
          <w:sz w:val="20"/>
          <w:szCs w:val="20"/>
          <w:u w:val="none"/>
        </w:rPr>
        <w:t xml:space="preserve">arrangement </w:t>
      </w:r>
      <w:r>
        <w:rPr>
          <w:rFonts w:ascii="Arial" w:hAnsi="Arial" w:eastAsia="Arial" w:cs="Arial"/>
          <w:color w:val="000000"/>
          <w:sz w:val="20"/>
          <w:szCs w:val="20"/>
          <w:u w:val="none"/>
        </w:rPr>
        <w:t xml:space="preserve">property.</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426"/>
        <w:suppressLineNumbers w:val="false"/>
        <w:pBdr/>
        <w:spacing/>
        <w:ind w:firstLine="708"/>
        <w:rPr>
          <w:rFonts w:ascii="Arial" w:hAnsi="Arial" w:eastAsia="Arial" w:cs="Arial"/>
          <w:bCs/>
          <w:i/>
          <w:color w:val="000000"/>
          <w:sz w:val="28"/>
          <w:szCs w:val="28"/>
          <w:u w:val="none"/>
        </w:rPr>
      </w:pPr>
      <w:r/>
      <w:bookmarkStart w:id="557" w:name="_4.1.2.__Ho_5"/>
      <w:r/>
      <w:bookmarkEnd w:id="557"/>
      <w:r/>
      <w:bookmarkStart w:id="554" w:name="_4.1.2.__Ho_4"/>
      <w:r/>
      <w:bookmarkEnd w:id="554"/>
      <w:r/>
      <w:bookmarkStart w:id="533" w:name="_4.1.2.__Ho_3"/>
      <w:r/>
      <w:bookmarkEnd w:id="533"/>
      <w:r/>
      <w:bookmarkStart w:id="529" w:name="_4.1.2.__Ho_2"/>
      <w:r/>
      <w:bookmarkEnd w:id="529"/>
      <w:r/>
      <w:bookmarkStart w:id="526" w:name="_4.1.2.__Ho_1"/>
      <w:r/>
      <w:bookmarkEnd w:id="526"/>
      <w:r>
        <w:rPr>
          <w:rFonts w:ascii="Arial" w:hAnsi="Arial" w:eastAsia="Arial" w:cs="Arial"/>
          <w:b w:val="0"/>
          <w:bCs w:val="0"/>
          <w:i/>
          <w:iCs/>
          <w:color w:val="000000"/>
          <w:sz w:val="32"/>
          <w:szCs w:val="32"/>
          <w:u w:val="none"/>
        </w:rPr>
        <w:t xml:space="preserve">4.1.2.</w:t>
      </w:r>
      <w:r>
        <w:rPr>
          <w:rFonts w:ascii="Arial" w:hAnsi="Arial" w:eastAsia="Arial" w:cs="Arial"/>
          <w:b w:val="0"/>
          <w:bCs w:val="0"/>
          <w:i/>
          <w:iCs/>
          <w:color w:val="000000"/>
          <w:sz w:val="28"/>
          <w:szCs w:val="28"/>
          <w:u w:val="none"/>
        </w:rPr>
        <w:t xml:space="preserve">  Horizont</w:t>
      </w:r>
      <w:r>
        <w:rPr>
          <w:rFonts w:ascii="Arial" w:hAnsi="Arial" w:eastAsia="Arial" w:cs="Arial"/>
          <w:i/>
          <w:iCs/>
          <w:color w:val="000000"/>
          <w:sz w:val="28"/>
          <w:szCs w:val="28"/>
          <w:u w:val="none"/>
        </w:rPr>
        <w:t xml:space="preserve">al sub</w:t>
      </w:r>
      <w:r>
        <w:rPr>
          <w:rFonts w:ascii="Arial" w:hAnsi="Arial" w:eastAsia="Arial" w:cs="Arial"/>
          <w:i/>
          <w:iCs/>
          <w:color w:val="000000"/>
          <w:sz w:val="28"/>
          <w:szCs w:val="28"/>
          <w:u w:val="none"/>
        </w:rPr>
        <w:t xml:space="preserve">grid</w:t>
      </w:r>
      <w:r>
        <w:rPr>
          <w:rFonts w:ascii="Arial" w:hAnsi="Arial" w:eastAsia="Arial" w:cs="Arial"/>
          <w:bCs/>
          <w:i/>
          <w:color w:val="000000"/>
          <w:sz w:val="28"/>
          <w:szCs w:val="28"/>
          <w:u w:val="none"/>
        </w:rPr>
      </w:r>
      <w:r>
        <w:rPr>
          <w:rFonts w:ascii="Arial" w:hAnsi="Arial" w:eastAsia="Arial" w:cs="Arial"/>
          <w:bCs/>
          <w:i/>
          <w:color w:val="000000"/>
          <w:sz w:val="28"/>
          <w:szCs w:val="28"/>
          <w:u w:val="none"/>
        </w:rPr>
      </w:r>
    </w:p>
    <w:p>
      <w:pPr>
        <w:suppressLineNumbers w:val="false"/>
        <w:pBdr/>
        <w:spacing w:line="276" w:lineRule="auto"/>
        <w:ind/>
        <w:jc w:val="both"/>
        <w:rPr>
          <w:rFonts w:ascii="Arial" w:hAnsi="Arial" w:eastAsia="Arial" w:cs="Arial"/>
          <w:color w:val="000000"/>
          <w:sz w:val="20"/>
          <w:szCs w:val="20"/>
          <w:highlight w:val="none"/>
          <w:u w:val="none"/>
        </w:rPr>
      </w:pPr>
      <w:r>
        <w:rPr>
          <w:rFonts w:ascii="Arial" w:hAnsi="Arial" w:eastAsia="Arial" w:cs="Arial"/>
          <w:color w:val="000000"/>
          <w:sz w:val="20"/>
          <w:szCs w:val="20"/>
          <w:highlight w:val="none"/>
          <w:u w:val="none"/>
        </w:rPr>
        <w:t xml:space="preserve">A</w:t>
      </w:r>
      <w:r>
        <w:rPr>
          <w:rFonts w:ascii="Arial" w:hAnsi="Arial" w:eastAsia="Arial" w:cs="Arial"/>
          <w:color w:val="000000"/>
          <w:sz w:val="20"/>
          <w:szCs w:val="20"/>
          <w:highlight w:val="none"/>
          <w:u w:val="none"/>
        </w:rPr>
        <w:t xml:space="preserve"> horizontal subgrid describes the grid cells at one of the stagger positions of a horizontal computational grid. </w:t>
      </w:r>
      <w:r>
        <w:rPr>
          <w:rFonts w:ascii="Arial" w:hAnsi="Arial" w:eastAsia="Arial" w:cs="Arial"/>
          <w:color w:val="000000"/>
          <w:sz w:val="20"/>
          <w:szCs w:val="20"/>
          <w:u w:val="none"/>
        </w:rPr>
        <w:t xml:space="preserve">Often the locations of </w:t>
      </w:r>
      <w:r>
        <w:rPr>
          <w:rFonts w:ascii="Arial" w:hAnsi="Arial" w:eastAsia="Arial" w:cs="Arial"/>
          <w:color w:val="000000"/>
          <w:sz w:val="20"/>
          <w:szCs w:val="20"/>
          <w:u w:val="none"/>
        </w:rPr>
        <w:t xml:space="preserve">mass-related </w:t>
      </w:r>
      <w:r>
        <w:rPr>
          <w:rFonts w:ascii="Arial" w:hAnsi="Arial" w:eastAsia="Arial" w:cs="Arial"/>
          <w:color w:val="000000"/>
          <w:sz w:val="20"/>
          <w:szCs w:val="20"/>
          <w:u w:val="none"/>
        </w:rPr>
        <w:t xml:space="preserve">and </w:t>
      </w:r>
      <w:r>
        <w:rPr>
          <w:rFonts w:ascii="Arial" w:hAnsi="Arial" w:eastAsia="Arial" w:cs="Arial"/>
          <w:color w:val="000000"/>
          <w:sz w:val="20"/>
          <w:szCs w:val="20"/>
          <w:u w:val="none"/>
        </w:rPr>
        <w:t xml:space="preserve">velocity-related variables</w:t>
      </w:r>
      <w:r>
        <w:rPr>
          <w:rFonts w:ascii="Arial" w:hAnsi="Arial" w:eastAsia="Arial" w:cs="Arial"/>
          <w:color w:val="000000"/>
          <w:sz w:val="20"/>
          <w:szCs w:val="20"/>
          <w:u w:val="none"/>
        </w:rPr>
        <w:t xml:space="preserve"> differ, so more than one horizontal subgrid will be defined as part of a horizontal computational grid.</w:t>
      </w:r>
      <w:r>
        <w:rPr>
          <w:rFonts w:ascii="Arial" w:hAnsi="Arial" w:eastAsia="Arial" w:cs="Arial"/>
          <w:color w:val="000000"/>
          <w:sz w:val="20"/>
          <w:szCs w:val="20"/>
          <w:highlight w:val="none"/>
          <w:u w:val="none"/>
        </w:rPr>
        <w:t xml:space="preserve"> See </w:t>
      </w:r>
      <w:r>
        <w:rPr>
          <w:rFonts w:ascii="Arial" w:hAnsi="Arial" w:eastAsia="Arial" w:cs="Arial"/>
          <w:color w:val="000000"/>
          <w:sz w:val="20"/>
          <w:szCs w:val="20"/>
          <w:highlight w:val="none"/>
          <w:u w:val="none"/>
        </w:rPr>
        <w:t xml:space="preserve">sectio</w:t>
      </w:r>
      <w:r>
        <w:rPr>
          <w:rFonts w:ascii="Arial" w:hAnsi="Arial" w:eastAsia="Arial" w:cs="Arial"/>
          <w:color w:val="000000"/>
          <w:sz w:val="20"/>
          <w:szCs w:val="20"/>
          <w:u w:val="none"/>
        </w:rPr>
        <w:t xml:space="preserve">n </w:t>
      </w:r>
      <w:r>
        <w:rPr>
          <w:rFonts w:ascii="Arial" w:hAnsi="Arial" w:eastAsia="Arial" w:cs="Arial"/>
          <w:color w:val="000000"/>
          <w:sz w:val="20"/>
          <w:szCs w:val="20"/>
          <w:u w:val="none"/>
        </w:rPr>
      </w:r>
      <w:hyperlink w:tooltip="#_4.1.1.__Ho_1" w:anchor="_4.1.1.__Ho_1" w:history="1">
        <w:r>
          <w:rPr>
            <w:rStyle w:val="2580"/>
            <w:rFonts w:ascii="Arial" w:hAnsi="Arial" w:eastAsia="Arial" w:cs="Arial"/>
            <w:sz w:val="20"/>
            <w:szCs w:val="20"/>
          </w:rPr>
          <w:t xml:space="preserve">4.1.1 (Horizontal computational grid)</w:t>
        </w:r>
      </w:hyperlink>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spacing w:line="276" w:lineRule="auto"/>
        <w:ind/>
        <w:jc w:val="both"/>
        <w:rPr>
          <w:rFonts w:ascii="Arial" w:hAnsi="Arial" w:eastAsia="Arial" w:cs="Arial"/>
          <w:color w:val="000000"/>
          <w:sz w:val="20"/>
          <w:szCs w:val="20"/>
          <w:u w:val="none"/>
        </w:rPr>
      </w:pPr>
      <w:r>
        <w:rPr>
          <w:rFonts w:ascii="Arial" w:hAnsi="Arial" w:eastAsia="Arial" w:cs="Arial"/>
          <w:color w:val="000000"/>
          <w:sz w:val="20"/>
          <w:szCs w:val="20"/>
          <w:highlight w:val="none"/>
          <w:u w:val="none"/>
        </w:rPr>
        <w:t xml:space="preserve">A horizontal subgrid is described by the following properties</w:t>
      </w:r>
      <w:r>
        <w:rPr>
          <w:rFonts w:ascii="Arial" w:hAnsi="Arial" w:eastAsia="Arial" w:cs="Arial"/>
          <w:color w:val="000000"/>
          <w:sz w:val="20"/>
          <w:szCs w:val="20"/>
          <w:u w:val="none"/>
        </w:rPr>
        <w:t xml:space="preserve">, for 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tooltip="#_7.__Contro" w:anchor="_7.__Contro" w:history="1">
        <w:r>
          <w:rPr>
            <w:rStyle w:val="2580"/>
            <w:rFonts w:ascii="Arial" w:hAnsi="Arial" w:eastAsia="Arial" w:cs="Arial"/>
            <w:sz w:val="20"/>
            <w:szCs w:val="20"/>
            <w:highlight w:val="none"/>
          </w:rPr>
          <w:t xml:space="preserve">7 (Controlled vocabularies)</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0"/>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bCs w:val="0"/>
          <w:i w:val="0"/>
          <w:sz w:val="20"/>
          <w:szCs w:val="20"/>
          <w:u w:val="none"/>
        </w:rPr>
      </w:pPr>
      <w:r>
        <w:rPr>
          <w:rFonts w:ascii="Arial" w:hAnsi="Arial" w:eastAsia="Arial" w:cs="Arial"/>
          <w:b/>
          <w:bCs/>
          <w:i w:val="0"/>
          <w:iCs w:val="0"/>
          <w:color w:val="000000"/>
          <w:sz w:val="20"/>
          <w:szCs w:val="20"/>
          <w:highlight w:val="none"/>
          <w:u w:val="none"/>
        </w:rPr>
        <w:t xml:space="preserve">cell_variable_type</w:t>
      </w:r>
      <w:r>
        <w:rPr>
          <w:b/>
          <w:bCs w:val="0"/>
          <w:i w:val="0"/>
          <w:sz w:val="20"/>
          <w:szCs w:val="20"/>
          <w:u w:val="none"/>
        </w:rPr>
      </w:r>
      <w:r>
        <w:rPr>
          <w:b/>
          <w:bCs w:val="0"/>
          <w:i w:val="0"/>
          <w:sz w:val="20"/>
          <w:szCs w:val="20"/>
          <w:u w:val="none"/>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ins w:id="36" w:author="David Hassell" w:date="2025-11-21T13:08:37Z" oouserid="e42c3f48-66ba-4efd-805a-1ef7f6780645">
        <w:r>
          <w:rPr>
            <w:rFonts w:ascii="Arial" w:hAnsi="Arial" w:eastAsia="Arial" w:cs="Arial"/>
            <w:b w:val="0"/>
            <w:bCs w:val="0"/>
            <w:i/>
            <w:iCs/>
            <w:color w:val="000000"/>
            <w:sz w:val="20"/>
            <w:szCs w:val="20"/>
            <w:highlight w:val="none"/>
            <w:u w:val="single"/>
          </w:rPr>
        </w:r>
      </w:ins>
      <w:r>
        <w:rPr>
          <w:b w:val="0"/>
          <w:bCs w:val="0"/>
          <w:i w:val="0"/>
          <w:iCs w:val="0"/>
          <w:sz w:val="20"/>
          <w:szCs w:val="20"/>
          <w:highlight w:val="none"/>
        </w:rPr>
        <w:t xml:space="preserve">Th</w:t>
      </w:r>
      <w:r>
        <w:rPr>
          <w:b w:val="0"/>
          <w:bCs w:val="0"/>
          <w:i w:val="0"/>
          <w:iCs w:val="0"/>
          <w:sz w:val="20"/>
          <w:szCs w:val="20"/>
          <w:highlight w:val="none"/>
        </w:rPr>
        <w:t xml:space="preserve">e types of physical variables that are carried</w:t>
      </w:r>
      <w:r>
        <w:rPr>
          <w:b w:val="0"/>
          <w:bCs w:val="0"/>
          <w:i w:val="0"/>
          <w:iCs w:val="0"/>
          <w:sz w:val="20"/>
          <w:szCs w:val="20"/>
          <w:highlight w:val="none"/>
        </w:rPr>
        <w:t xml:space="preserve"> at, or representative of </w:t>
      </w:r>
      <w:r>
        <w:rPr>
          <w:b w:val="0"/>
          <w:bCs w:val="0"/>
          <w:i w:val="0"/>
          <w:iCs w:val="0"/>
          <w:sz w:val="20"/>
          <w:szCs w:val="20"/>
          <w:highlight w:val="none"/>
        </w:rPr>
        <w:t xml:space="preserve">conditions at,</w:t>
      </w:r>
      <w:r>
        <w:rPr>
          <w:b w:val="0"/>
          <w:bCs w:val="0"/>
          <w:i w:val="0"/>
          <w:iCs w:val="0"/>
          <w:sz w:val="20"/>
          <w:szCs w:val="20"/>
          <w:highlight w:val="none"/>
        </w:rPr>
        <w:t xml:space="preserve"> the cells described by this horizontal subgrid</w:t>
      </w:r>
      <w:r>
        <w:rPr>
          <w:b w:val="0"/>
          <w:bCs w:val="0"/>
          <w:i w:val="0"/>
          <w:sz w:val="20"/>
          <w:szCs w:val="20"/>
        </w:rPr>
        <w:t xml:space="preserve">.</w:t>
      </w:r>
      <w:r>
        <w:rPr>
          <w:b w:val="0"/>
          <w:bCs w:val="0"/>
          <w:i w:val="0"/>
          <w:sz w:val="20"/>
          <w:szCs w:val="20"/>
        </w:rPr>
      </w:r>
      <w:r>
        <w:rPr>
          <w:b w:val="0"/>
          <w:bCs w:val="0"/>
          <w:i w:val="0"/>
          <w:sz w:val="20"/>
          <w:szCs w:val="20"/>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rFonts w:ascii="Arial" w:hAnsi="Arial" w:eastAsia="Arial" w:cs="Arial"/>
          <w:b w:val="0"/>
          <w:bCs w:val="0"/>
          <w:i w:val="0"/>
          <w:iCs w:val="0"/>
          <w:color w:val="000000"/>
          <w:sz w:val="20"/>
          <w:szCs w:val="20"/>
          <w:highlight w:val="none"/>
          <w:u w:val="none"/>
        </w:rPr>
        <w:t xml:space="preserve">T</w:t>
      </w:r>
      <w:r>
        <w:rPr>
          <w:rFonts w:ascii="Arial" w:hAnsi="Arial" w:eastAsia="Arial" w:cs="Arial"/>
          <w:b w:val="0"/>
          <w:bCs w:val="0"/>
          <w:i w:val="0"/>
          <w:iCs w:val="0"/>
          <w:color w:val="000000"/>
          <w:sz w:val="20"/>
          <w:szCs w:val="20"/>
          <w:u w:val="none"/>
        </w:rPr>
        <w:t xml:space="preserve">ak</w:t>
      </w:r>
      <w:r>
        <w:rPr>
          <w:rFonts w:ascii="Arial" w:hAnsi="Arial" w:eastAsia="Arial" w:cs="Arial"/>
          <w:b w:val="0"/>
          <w:bCs w:val="0"/>
          <w:i w:val="0"/>
          <w:iCs w:val="0"/>
          <w:color w:val="000000"/>
          <w:sz w:val="20"/>
          <w:szCs w:val="20"/>
          <w:u w:val="none"/>
        </w:rPr>
        <w:t xml:space="preserve">en </w:t>
      </w:r>
      <w:r>
        <w:rPr>
          <w:rFonts w:ascii="Arial" w:hAnsi="Arial" w:eastAsia="Arial" w:cs="Arial"/>
          <w:b w:val="0"/>
          <w:bCs w:val="0"/>
          <w:i w:val="0"/>
          <w:iCs w:val="0"/>
          <w:color w:val="000000"/>
          <w:sz w:val="20"/>
          <w:szCs w:val="20"/>
          <w:u w:val="none"/>
        </w:rPr>
        <w:t xml:space="preserve">from a standardised list: </w:t>
      </w:r>
      <w:hyperlink w:tooltip="#_7.4._cell_" w:anchor="_7.4._cell_" w:history="1">
        <w:r>
          <w:rPr>
            <w:rStyle w:val="2580"/>
            <w:rFonts w:ascii="Arial" w:hAnsi="Arial" w:eastAsia="Arial" w:cs="Arial"/>
            <w:b w:val="0"/>
            <w:bCs w:val="0"/>
            <w:i w:val="0"/>
            <w:iCs w:val="0"/>
            <w:sz w:val="20"/>
            <w:szCs w:val="20"/>
          </w:rPr>
          <w:t xml:space="preserve">7.4 (cell_variable_type CV)</w:t>
        </w:r>
      </w:hyperlink>
      <w:r>
        <w:rPr>
          <w:b w:val="0"/>
          <w:bCs w:val="0"/>
          <w:i w:val="0"/>
          <w:iCs w:val="0"/>
          <w:sz w:val="20"/>
          <w:szCs w:val="20"/>
        </w:rPr>
        <w:t xml:space="preserve">.</w:t>
      </w:r>
      <w:r>
        <w:rPr>
          <w:b w:val="0"/>
          <w:bCs w:val="0"/>
          <w:i w:val="0"/>
          <w:sz w:val="20"/>
          <w:szCs w:val="20"/>
        </w:rPr>
      </w:r>
      <w:r>
        <w:rPr>
          <w:b w:val="0"/>
          <w:bCs w:val="0"/>
          <w:i w:val="0"/>
          <w:sz w:val="20"/>
          <w:szCs w:val="20"/>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ins w:id="37" w:author="David Hassell" w:date="2025-11-21T13:08:37Z" oouserid="e42c3f48-66ba-4efd-805a-1ef7f6780645">
        <w:r>
          <w:rPr>
            <w:b w:val="0"/>
            <w:bCs w:val="0"/>
            <w:i w:val="0"/>
            <w:sz w:val="20"/>
            <w:szCs w:val="20"/>
            <w:highlight w:val="none"/>
          </w:rPr>
        </w:r>
      </w:ins>
      <w:r>
        <w:rPr>
          <w:rFonts w:ascii="Arial" w:hAnsi="Arial" w:eastAsia="Arial" w:cs="Arial"/>
          <w:b w:val="0"/>
          <w:bCs w:val="0"/>
          <w:i w:val="0"/>
          <w:iCs w:val="0"/>
          <w:color w:val="000000"/>
          <w:sz w:val="20"/>
          <w:szCs w:val="20"/>
          <w:highlight w:val="none"/>
          <w:u w:val="none"/>
        </w:rPr>
        <w:t xml:space="preserve">E.g. </w:t>
      </w:r>
      <w:r>
        <w:rPr>
          <w:rFonts w:ascii="Arial" w:hAnsi="Arial" w:eastAsia="Arial" w:cs="Arial"/>
          <w:b w:val="0"/>
          <w:bCs w:val="0"/>
          <w:i/>
          <w:iCs/>
          <w:color w:val="000000"/>
          <w:sz w:val="20"/>
          <w:szCs w:val="20"/>
          <w:highlight w:val="none"/>
          <w:u w:val="single"/>
        </w:rPr>
        <w:t xml:space="preserve">mass</w:t>
      </w:r>
      <w:r>
        <w:rPr>
          <w:b w:val="0"/>
          <w:bCs w:val="0"/>
          <w:i w:val="0"/>
          <w:sz w:val="20"/>
          <w:szCs w:val="20"/>
        </w:rPr>
      </w:r>
      <w:r>
        <w:rPr>
          <w:b w:val="0"/>
          <w:bCs w:val="0"/>
          <w:i w:val="0"/>
          <w:sz w:val="20"/>
          <w:szCs w:val="20"/>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rFonts w:ascii="Arial" w:hAnsi="Arial" w:eastAsia="Arial" w:cs="Arial"/>
          <w:b w:val="0"/>
          <w:bCs w:val="0"/>
          <w:i w:val="0"/>
          <w:iCs w:val="0"/>
          <w:color w:val="000000"/>
          <w:sz w:val="20"/>
          <w:szCs w:val="20"/>
          <w:highlight w:val="none"/>
          <w:u w:val="none"/>
        </w:rPr>
        <w:t xml:space="preserve">E.g. </w:t>
      </w:r>
      <w:r>
        <w:rPr>
          <w:rFonts w:ascii="Arial" w:hAnsi="Arial" w:eastAsia="Arial" w:cs="Arial"/>
          <w:b w:val="0"/>
          <w:bCs w:val="0"/>
          <w:i/>
          <w:iCs/>
          <w:color w:val="000000"/>
          <w:sz w:val="20"/>
          <w:szCs w:val="20"/>
          <w:highlight w:val="none"/>
          <w:u w:val="single"/>
        </w:rPr>
        <w:t xml:space="preserve">x_velocity</w:t>
      </w:r>
      <w:r>
        <w:rPr>
          <w:b w:val="0"/>
          <w:bCs w:val="0"/>
          <w:i w:val="0"/>
          <w:sz w:val="20"/>
          <w:szCs w:val="20"/>
        </w:rPr>
      </w:r>
      <w:r>
        <w:rPr>
          <w:b w:val="0"/>
          <w:bCs w:val="0"/>
          <w:i w:val="0"/>
          <w:sz w:val="20"/>
          <w:szCs w:val="20"/>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rFonts w:ascii="Arial" w:hAnsi="Arial" w:eastAsia="Arial" w:cs="Arial"/>
          <w:b w:val="0"/>
          <w:bCs w:val="0"/>
          <w:i w:val="0"/>
          <w:iCs w:val="0"/>
          <w:color w:val="000000"/>
          <w:sz w:val="20"/>
          <w:szCs w:val="20"/>
          <w:highlight w:val="none"/>
          <w:u w:val="none"/>
        </w:rPr>
        <w:t xml:space="preserve">E.g. </w:t>
      </w:r>
      <w:r>
        <w:rPr>
          <w:rFonts w:ascii="Arial" w:hAnsi="Arial" w:eastAsia="Arial" w:cs="Arial"/>
          <w:b w:val="0"/>
          <w:bCs w:val="0"/>
          <w:i/>
          <w:iCs/>
          <w:color w:val="000000"/>
          <w:sz w:val="20"/>
          <w:szCs w:val="20"/>
          <w:highlight w:val="none"/>
          <w:u w:val="single"/>
        </w:rPr>
        <w:t xml:space="preserve">mass</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x_velocity</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y</w:t>
      </w:r>
      <w:r>
        <w:rPr>
          <w:rFonts w:ascii="Arial" w:hAnsi="Arial" w:eastAsia="Arial" w:cs="Arial"/>
          <w:b w:val="0"/>
          <w:bCs w:val="0"/>
          <w:i/>
          <w:iCs/>
          <w:color w:val="000000"/>
          <w:sz w:val="20"/>
          <w:szCs w:val="20"/>
          <w:highlight w:val="none"/>
          <w:u w:val="single"/>
        </w:rPr>
        <w:t xml:space="preserve">_veloc</w:t>
      </w:r>
      <w:r>
        <w:rPr>
          <w:rFonts w:ascii="Arial" w:hAnsi="Arial" w:eastAsia="Arial" w:cs="Arial"/>
          <w:b w:val="0"/>
          <w:bCs w:val="0"/>
          <w:i w:val="0"/>
          <w:iCs w:val="0"/>
          <w:color w:val="000000"/>
          <w:sz w:val="20"/>
          <w:szCs w:val="20"/>
          <w:highlight w:val="none"/>
          <w:u w:val="single"/>
        </w:rPr>
        <w:t xml:space="preserve">ity</w:t>
      </w:r>
      <w:r>
        <w:rPr>
          <w:b w:val="0"/>
          <w:bCs w:val="0"/>
          <w:i w:val="0"/>
          <w:sz w:val="20"/>
          <w:szCs w:val="20"/>
        </w:rPr>
      </w:r>
      <w:r>
        <w:rPr>
          <w:b w:val="0"/>
          <w:bCs w:val="0"/>
          <w:i w:val="0"/>
          <w:sz w:val="20"/>
          <w:szCs w:val="20"/>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i w:val="0"/>
          <w:color w:val="000000"/>
          <w:sz w:val="20"/>
          <w:szCs w:val="20"/>
          <w:highlight w:val="none"/>
          <w:u w:val="single"/>
        </w:rPr>
      </w:pPr>
      <w:r>
        <w:rPr>
          <w:rFonts w:ascii="Arial" w:hAnsi="Arial" w:eastAsia="Arial" w:cs="Arial"/>
          <w:b w:val="0"/>
          <w:bCs w:val="0"/>
          <w:i w:val="0"/>
          <w:iCs w:val="0"/>
          <w:color w:val="000000"/>
          <w:sz w:val="20"/>
          <w:szCs w:val="20"/>
          <w:highlight w:val="none"/>
          <w:u w:val="none"/>
        </w:rPr>
        <w:t xml:space="preserve">E</w:t>
      </w:r>
      <w:r>
        <w:rPr>
          <w:rFonts w:ascii="Arial" w:hAnsi="Arial" w:eastAsia="Arial" w:cs="Arial"/>
          <w:b w:val="0"/>
          <w:bCs w:val="0"/>
          <w:i w:val="0"/>
          <w:iCs w:val="0"/>
          <w:color w:val="000000"/>
          <w:sz w:val="20"/>
          <w:szCs w:val="20"/>
          <w:highlight w:val="none"/>
          <w:u w:val="none"/>
        </w:rPr>
        <w:t xml:space="preserve">.g. </w:t>
      </w:r>
      <w:r>
        <w:rPr>
          <w:rFonts w:ascii="Arial" w:hAnsi="Arial" w:eastAsia="Arial" w:cs="Arial"/>
          <w:b w:val="0"/>
          <w:bCs w:val="0"/>
          <w:i/>
          <w:iCs/>
          <w:color w:val="000000"/>
          <w:sz w:val="20"/>
          <w:szCs w:val="20"/>
          <w:highlight w:val="none"/>
          <w:u w:val="single"/>
        </w:rPr>
        <w:t xml:space="preserve">mass</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veloc</w:t>
      </w:r>
      <w:r>
        <w:rPr>
          <w:rFonts w:ascii="Arial" w:hAnsi="Arial" w:eastAsia="Arial" w:cs="Arial"/>
          <w:b w:val="0"/>
          <w:bCs w:val="0"/>
          <w:i/>
          <w:iCs/>
          <w:color w:val="000000"/>
          <w:sz w:val="20"/>
          <w:szCs w:val="20"/>
          <w:highlight w:val="none"/>
          <w:u w:val="single"/>
        </w:rPr>
        <w:t xml:space="preserve">i</w:t>
      </w:r>
      <w:r>
        <w:rPr>
          <w:rFonts w:ascii="Arial" w:hAnsi="Arial" w:eastAsia="Arial" w:cs="Arial"/>
          <w:b w:val="0"/>
          <w:bCs w:val="0"/>
          <w:i/>
          <w:iCs/>
          <w:color w:val="000000"/>
          <w:sz w:val="20"/>
          <w:szCs w:val="20"/>
          <w:highlight w:val="none"/>
          <w:u w:val="single"/>
        </w:rPr>
        <w:t xml:space="preserve">ty</w:t>
      </w:r>
      <w:r>
        <w:rPr>
          <w:rFonts w:ascii="Arial" w:hAnsi="Arial" w:eastAsia="Arial" w:cs="Arial"/>
          <w:b w:val="0"/>
          <w:bCs w:val="0"/>
          <w:i w:val="0"/>
          <w:color w:val="000000"/>
          <w:sz w:val="20"/>
          <w:szCs w:val="20"/>
          <w:highlight w:val="none"/>
          <w:u w:val="single"/>
        </w:rPr>
      </w:r>
      <w:r>
        <w:rPr>
          <w:rFonts w:ascii="Arial" w:hAnsi="Arial" w:eastAsia="Arial" w:cs="Arial"/>
          <w:b w:val="0"/>
          <w:bCs w:val="0"/>
          <w:i w:val="0"/>
          <w:color w:val="000000"/>
          <w:sz w:val="20"/>
          <w:szCs w:val="20"/>
          <w:highlight w:val="none"/>
          <w:u w:val="single"/>
        </w:rPr>
      </w:r>
    </w:p>
    <w:p>
      <w:pPr>
        <w:pStyle w:val="2602"/>
        <w:numPr>
          <w:ilvl w:val="0"/>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val="0"/>
          <w:i w:val="0"/>
          <w:color w:val="000000"/>
          <w:sz w:val="20"/>
          <w:szCs w:val="20"/>
          <w:highlight w:val="none"/>
          <w:u w:val="none"/>
        </w:rPr>
      </w:pPr>
      <w:r>
        <w:rPr>
          <w:rFonts w:ascii="Arial" w:hAnsi="Arial" w:eastAsia="Arial" w:cs="Arial"/>
          <w:b/>
          <w:bCs/>
          <w:i w:val="0"/>
          <w:iCs w:val="0"/>
          <w:color w:val="000000"/>
          <w:sz w:val="20"/>
          <w:szCs w:val="20"/>
          <w:highlight w:val="none"/>
          <w:u w:val="none"/>
        </w:rPr>
        <w:t xml:space="preserve">h</w:t>
      </w:r>
      <w:r>
        <w:rPr>
          <w:rFonts w:ascii="Arial" w:hAnsi="Arial" w:eastAsia="Arial" w:cs="Arial"/>
          <w:b/>
          <w:bCs/>
          <w:i w:val="0"/>
          <w:iCs w:val="0"/>
          <w:color w:val="000000"/>
          <w:sz w:val="20"/>
          <w:szCs w:val="20"/>
          <w:highlight w:val="none"/>
          <w:u w:val="none"/>
        </w:rPr>
        <w:t xml:space="preserve">orizontal_grid_cells</w:t>
      </w:r>
      <w:r>
        <w:rPr>
          <w:rFonts w:ascii="Arial" w:hAnsi="Arial" w:eastAsia="Arial" w:cs="Arial"/>
          <w:b/>
          <w:bCs w:val="0"/>
          <w:i w:val="0"/>
          <w:color w:val="000000"/>
          <w:sz w:val="20"/>
          <w:szCs w:val="20"/>
          <w:highlight w:val="none"/>
          <w:u w:val="none"/>
        </w:rPr>
      </w:r>
      <w:r>
        <w:rPr>
          <w:rFonts w:ascii="Arial" w:hAnsi="Arial" w:eastAsia="Arial" w:cs="Arial"/>
          <w:b/>
          <w:bCs w:val="0"/>
          <w:i w:val="0"/>
          <w:color w:val="000000"/>
          <w:sz w:val="20"/>
          <w:szCs w:val="20"/>
          <w:highlight w:val="none"/>
          <w:u w:val="none"/>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i w:val="0"/>
          <w:color w:val="000000"/>
          <w:sz w:val="20"/>
          <w:szCs w:val="20"/>
          <w:highlight w:val="none"/>
          <w:u w:val="none"/>
        </w:rPr>
      </w:pPr>
      <w:ins w:id="38" w:author="David Hassell" w:date="2025-11-21T13:10:32Z" oouserid="e42c3f48-66ba-4efd-805a-1ef7f6780645">
        <w:r>
          <w:rPr>
            <w:rFonts w:ascii="Arial" w:hAnsi="Arial" w:eastAsia="Arial" w:cs="Arial"/>
            <w:b w:val="0"/>
            <w:bCs w:val="0"/>
            <w:i w:val="0"/>
            <w:iCs w:val="0"/>
            <w:color w:val="000000"/>
            <w:sz w:val="20"/>
            <w:szCs w:val="20"/>
            <w:highlight w:val="none"/>
            <w:u w:val="none"/>
            <w:rPrChange w:id="39" w:author="David Hassell" w:date="2025-11-21T13:10:50Z" oouserid="e42c3f48-66ba-4efd-805a-1ef7f6780645">
              <w:rPr>
                <w:rFonts w:ascii="Arial" w:hAnsi="Arial" w:eastAsia="Arial" w:cs="Arial"/>
                <w:b w:val="0"/>
                <w:bCs w:val="0"/>
                <w:i/>
                <w:iCs/>
                <w:color w:val="000000"/>
                <w:sz w:val="22"/>
                <w:highlight w:val="none"/>
                <w:u w:val="single"/>
              </w:rPr>
            </w:rPrChange>
          </w:rPr>
        </w:r>
      </w:ins>
      <w:r>
        <w:rPr>
          <w:rFonts w:ascii="Arial" w:hAnsi="Arial" w:eastAsia="Arial" w:cs="Arial"/>
          <w:b w:val="0"/>
          <w:bCs w:val="0"/>
          <w:i w:val="0"/>
          <w:iCs w:val="0"/>
          <w:color w:val="000000"/>
          <w:sz w:val="20"/>
          <w:szCs w:val="20"/>
          <w:highlight w:val="none"/>
          <w:u w:val="none"/>
        </w:rPr>
        <w:t xml:space="preserve">A description of the characteristics and location of the grid cells of this subgrid.</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pStyle w:val="2602"/>
        <w:numPr>
          <w:ilvl w:val="1"/>
          <w:numId w:val="63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rFonts w:ascii="Arial" w:hAnsi="Arial" w:eastAsia="Arial" w:cs="Arial"/>
          <w:b w:val="0"/>
          <w:bCs w:val="0"/>
          <w:i w:val="0"/>
          <w:iCs w:val="0"/>
          <w:color w:val="000000"/>
          <w:sz w:val="20"/>
          <w:szCs w:val="20"/>
          <w:highlight w:val="none"/>
          <w:u w:val="none"/>
        </w:rPr>
        <w:t xml:space="preserve">The horizontal grid cells are described by the properties listed in sectio</w:t>
      </w:r>
      <w:r>
        <w:rPr>
          <w:rFonts w:ascii="Arial" w:hAnsi="Arial" w:eastAsia="Arial" w:cs="Arial"/>
          <w:b w:val="0"/>
          <w:bCs w:val="0"/>
          <w:i w:val="0"/>
          <w:iCs w:val="0"/>
          <w:color w:val="000000"/>
          <w:sz w:val="20"/>
          <w:szCs w:val="20"/>
          <w:highlight w:val="none"/>
          <w:u w:val="none"/>
        </w:rPr>
        <w:t xml:space="preserve">n</w:t>
      </w:r>
      <w:r>
        <w:rPr>
          <w:b w:val="0"/>
          <w:bCs w:val="0"/>
          <w:i w:val="0"/>
          <w:sz w:val="20"/>
          <w:szCs w:val="20"/>
          <w:u w:val="none"/>
        </w:rPr>
        <w:t xml:space="preserve"> </w:t>
      </w:r>
      <w:r>
        <w:rPr>
          <w:b w:val="0"/>
          <w:bCs w:val="0"/>
          <w:i w:val="0"/>
          <w:sz w:val="20"/>
          <w:szCs w:val="20"/>
        </w:rPr>
      </w:r>
      <w:hyperlink w:tooltip="#_4.1.3.__Ho" w:anchor="_4.1.3.__Ho" w:history="1">
        <w:r>
          <w:rPr>
            <w:rStyle w:val="2580"/>
            <w:b w:val="0"/>
            <w:bCs w:val="0"/>
            <w:i w:val="0"/>
            <w:sz w:val="20"/>
            <w:szCs w:val="20"/>
          </w:rPr>
          <w:t xml:space="preserve">4.1.3 (Horizontal grid cells)</w:t>
        </w:r>
      </w:hyperlink>
      <w:r>
        <w:rPr>
          <w:b w:val="0"/>
          <w:bCs w:val="0"/>
          <w:i w:val="0"/>
          <w:sz w:val="20"/>
          <w:szCs w:val="20"/>
        </w:rPr>
        <w:t xml:space="preserve">.</w:t>
      </w:r>
      <w:r>
        <w:rPr>
          <w:b w:val="0"/>
          <w:bCs w:val="0"/>
          <w:i w:val="0"/>
          <w:sz w:val="20"/>
          <w:szCs w:val="20"/>
        </w:rPr>
      </w:r>
      <w:r>
        <w:rPr>
          <w:b w:val="0"/>
          <w:bCs w:val="0"/>
          <w:i w:val="0"/>
          <w:sz w:val="20"/>
          <w:szCs w:val="20"/>
        </w:rPr>
      </w:r>
    </w:p>
    <w:p>
      <w:pPr>
        <w:pStyle w:val="2426"/>
        <w:pBdr/>
        <w:spacing w:line="276" w:lineRule="auto"/>
        <w:ind w:firstLine="708"/>
        <w:rPr>
          <w:bCs/>
          <w:i/>
          <w:strike w:val="0"/>
          <w:sz w:val="28"/>
          <w:szCs w:val="28"/>
        </w:rPr>
      </w:pPr>
      <w:r/>
      <w:bookmarkStart w:id="523" w:name="_4.1.3.__Ho"/>
      <w:r/>
      <w:bookmarkEnd w:id="523"/>
      <w:r/>
      <w:bookmarkStart w:id="494" w:name="_4.1.2.__In"/>
      <w:r/>
      <w:bookmarkEnd w:id="494"/>
      <w:r/>
      <w:bookmarkStart w:id="491" w:name="_4.1.2.__Ge"/>
      <w:r/>
      <w:bookmarkEnd w:id="491"/>
      <w:r/>
      <w:bookmarkStart w:id="486" w:name="_4.1.2.__Ho"/>
      <w:r/>
      <w:bookmarkEnd w:id="486"/>
      <w:r/>
      <w:bookmarkStart w:id="483" w:name="_4.1.1.__Ho"/>
      <w:r/>
      <w:bookmarkEnd w:id="483"/>
      <w:r/>
      <w:bookmarkStart w:id="481" w:name="_4.1.1_Hori"/>
      <w:r/>
      <w:bookmarkEnd w:id="481"/>
      <w:r>
        <w:rPr>
          <w:bCs w:val="0"/>
          <w:i/>
          <w:iCs/>
          <w:strike w:val="0"/>
          <w:sz w:val="32"/>
          <w:szCs w:val="32"/>
          <w:highlight w:val="none"/>
        </w:rPr>
        <w:t xml:space="preserve">4.1.3</w:t>
      </w:r>
      <w:r>
        <w:rPr>
          <w:bCs w:val="0"/>
          <w:i/>
          <w:iCs/>
          <w:strike w:val="0"/>
          <w:sz w:val="32"/>
          <w:szCs w:val="32"/>
          <w:highlight w:val="none"/>
        </w:rPr>
        <w:t xml:space="preserve">.  </w:t>
      </w:r>
      <w:r>
        <w:rPr>
          <w:bCs w:val="0"/>
          <w:i/>
          <w:iCs/>
          <w:strike w:val="0"/>
          <w:sz w:val="28"/>
          <w:szCs w:val="28"/>
          <w:highlight w:val="none"/>
        </w:rPr>
        <w:t xml:space="preserve">Horizontal grid cells</w:t>
      </w:r>
      <w:r>
        <w:rPr>
          <w:bCs/>
          <w:i/>
          <w:strike w:val="0"/>
          <w:sz w:val="28"/>
          <w:szCs w:val="28"/>
        </w:rPr>
      </w:r>
      <w:r>
        <w:rPr>
          <w:bCs/>
          <w:i/>
          <w:strike w:val="0"/>
          <w:sz w:val="28"/>
          <w:szCs w:val="28"/>
        </w:rPr>
      </w:r>
    </w:p>
    <w:p>
      <w:pPr>
        <w:suppressLineNumbers w:val="false"/>
        <w:pBdr/>
        <w:spacing w:line="276" w:lineRule="auto"/>
        <w:ind/>
        <w:rPr>
          <w:sz w:val="20"/>
          <w:szCs w:val="20"/>
        </w:rPr>
      </w:pPr>
      <w:r>
        <w:rPr>
          <w:rFonts w:ascii="Arial" w:hAnsi="Arial" w:eastAsia="Arial" w:cs="Arial"/>
          <w:color w:val="000000"/>
          <w:sz w:val="20"/>
          <w:szCs w:val="20"/>
          <w:highlight w:val="none"/>
          <w:u w:val="none"/>
        </w:rPr>
        <w:t xml:space="preserve">Horizontal grid cells are described by a coordinate system, </w:t>
      </w:r>
      <w:r>
        <w:rPr>
          <w:rFonts w:ascii="Arial" w:hAnsi="Arial" w:eastAsia="Arial" w:cs="Arial"/>
          <w:color w:val="000000"/>
          <w:sz w:val="20"/>
          <w:szCs w:val="20"/>
          <w:highlight w:val="none"/>
          <w:u w:val="none"/>
        </w:rPr>
        <w:t xml:space="preserve">cell resolutions, as well as a number of other grid features. The description does not include any information on whether or not the grid cells form part of a model component’s c</w:t>
      </w:r>
      <w:r>
        <w:rPr>
          <w:rFonts w:ascii="Arial" w:hAnsi="Arial" w:eastAsia="Arial" w:cs="Arial"/>
          <w:color w:val="000000"/>
          <w:sz w:val="20"/>
          <w:szCs w:val="20"/>
          <w:highlight w:val="none"/>
          <w:u w:val="none"/>
        </w:rPr>
        <w:t xml:space="preserve">omputational grid, and so may be used to describe an arbitrary output grid. If there is a relationship with a computational grid, then may be provided by a parent horizontal subgrid. </w:t>
      </w:r>
      <w:r>
        <w:rPr>
          <w:rFonts w:ascii="Arial" w:hAnsi="Arial" w:eastAsia="Arial" w:cs="Arial"/>
          <w:color w:val="000000"/>
          <w:sz w:val="20"/>
          <w:szCs w:val="20"/>
          <w:highlight w:val="none"/>
          <w:u w:val="none"/>
        </w:rPr>
        <w:t xml:space="preserve">See sections </w:t>
      </w:r>
      <w:hyperlink w:tooltip="#_4.1.1.__Ho_2" w:anchor="_4.1.1.__Ho_2" w:history="1">
        <w:r>
          <w:rPr>
            <w:rStyle w:val="2580"/>
            <w:rFonts w:ascii="Arial" w:hAnsi="Arial" w:eastAsia="Arial" w:cs="Arial"/>
            <w:sz w:val="20"/>
            <w:szCs w:val="20"/>
            <w:highlight w:val="none"/>
          </w:rPr>
          <w:t xml:space="preserve">4.1.1 (Horizontal computational grid)</w:t>
        </w:r>
      </w:hyperlink>
      <w:r>
        <w:rPr>
          <w:rFonts w:ascii="Arial" w:hAnsi="Arial" w:eastAsia="Arial" w:cs="Arial"/>
          <w:color w:val="000000"/>
          <w:sz w:val="20"/>
          <w:szCs w:val="20"/>
          <w:highlight w:val="none"/>
          <w:u w:val="none"/>
        </w:rPr>
        <w:t xml:space="preserve"> and </w:t>
      </w:r>
      <w:hyperlink w:tooltip="#_4.1.2.__Ho_1" w:anchor="_4.1.2.__Ho_1" w:history="1">
        <w:r>
          <w:rPr>
            <w:rStyle w:val="2580"/>
            <w:rFonts w:ascii="Arial" w:hAnsi="Arial" w:eastAsia="Arial" w:cs="Arial"/>
            <w:sz w:val="20"/>
            <w:szCs w:val="20"/>
            <w:highlight w:val="none"/>
          </w:rPr>
          <w:t xml:space="preserve">4.1.2 (Horizontal subgrid)</w:t>
        </w:r>
      </w:hyperlink>
      <w:r>
        <w:rPr>
          <w:rFonts w:ascii="Arial" w:hAnsi="Arial" w:eastAsia="Arial" w:cs="Arial"/>
          <w:color w:val="000000"/>
          <w:sz w:val="20"/>
          <w:szCs w:val="20"/>
          <w:highlight w:val="none"/>
          <w:u w:val="none"/>
        </w:rPr>
        <w:t xml:space="preserve">.</w:t>
      </w:r>
      <w:r>
        <w:rPr>
          <w:sz w:val="20"/>
          <w:szCs w:val="20"/>
        </w:rPr>
      </w:r>
      <w:r>
        <w:rPr>
          <w:sz w:val="20"/>
          <w:szCs w:val="20"/>
        </w:rPr>
      </w:r>
    </w:p>
    <w:p>
      <w:pPr>
        <w:suppressLineNumbers w:val="false"/>
        <w:pBdr/>
        <w:spacing w:line="276" w:lineRule="auto"/>
        <w:ind/>
        <w:rPr>
          <w:rFonts w:ascii="Arial" w:hAnsi="Arial" w:eastAsia="Arial" w:cs="Arial"/>
          <w:color w:val="000000"/>
          <w:sz w:val="20"/>
          <w:szCs w:val="20"/>
          <w:highlight w:val="none"/>
          <w:u w:val="none"/>
        </w:rPr>
      </w:pPr>
      <w:ins w:id="40" w:author="David Hassell" w:date="2025-11-11T09:53:41Z" oouserid="e42c3f48-66ba-4efd-805a-1ef7f6780645">
        <w:r>
          <w:rPr>
            <w:rFonts w:ascii="Arial" w:hAnsi="Arial" w:eastAsia="Arial" w:cs="Arial"/>
            <w:color w:val="000000"/>
            <w:sz w:val="20"/>
            <w:szCs w:val="20"/>
            <w:highlight w:val="none"/>
            <w:u w:val="none"/>
          </w:rPr>
        </w:r>
      </w:ins>
      <w:r>
        <w:rPr>
          <w:rFonts w:ascii="Arial" w:hAnsi="Arial" w:eastAsia="Arial" w:cs="Arial"/>
          <w:color w:val="000000"/>
          <w:sz w:val="20"/>
          <w:szCs w:val="20"/>
          <w:highlight w:val="none"/>
          <w:u w:val="none"/>
        </w:rPr>
        <w:t xml:space="preserve">Horizontal </w:t>
      </w:r>
      <w:r>
        <w:rPr>
          <w:rFonts w:ascii="Arial" w:hAnsi="Arial" w:eastAsia="Arial" w:cs="Arial"/>
          <w:color w:val="000000"/>
          <w:sz w:val="20"/>
          <w:szCs w:val="20"/>
          <w:highlight w:val="none"/>
          <w:u w:val="none"/>
        </w:rPr>
        <w:t xml:space="preserve">grid cell</w:t>
      </w:r>
      <w:r>
        <w:rPr>
          <w:rFonts w:ascii="Arial" w:hAnsi="Arial" w:eastAsia="Arial" w:cs="Arial"/>
          <w:color w:val="000000"/>
          <w:sz w:val="20"/>
          <w:szCs w:val="20"/>
          <w:highlight w:val="none"/>
          <w:u w:val="none"/>
        </w:rPr>
        <w:t xml:space="preserve">s</w:t>
      </w:r>
      <w:r>
        <w:rPr>
          <w:rFonts w:ascii="Arial" w:hAnsi="Arial" w:eastAsia="Arial" w:cs="Arial"/>
          <w:color w:val="000000"/>
          <w:sz w:val="20"/>
          <w:szCs w:val="20"/>
          <w:highlight w:val="none"/>
          <w:u w:val="none"/>
        </w:rPr>
        <w:t xml:space="preserve"> are described by the following properties</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for </w:t>
      </w:r>
      <w:r>
        <w:rPr>
          <w:rFonts w:ascii="Arial" w:hAnsi="Arial" w:eastAsia="Arial" w:cs="Arial"/>
          <w:color w:val="000000"/>
          <w:sz w:val="20"/>
          <w:szCs w:val="20"/>
          <w:u w:val="none"/>
        </w:rPr>
        <w:t xml:space="preserve">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tooltip="#_7.__Contro" w:anchor="_7.__Contro" w:history="1">
        <w:r>
          <w:rPr>
            <w:rStyle w:val="2580"/>
            <w:rFonts w:ascii="Arial" w:hAnsi="Arial" w:eastAsia="Arial" w:cs="Arial"/>
            <w:sz w:val="20"/>
            <w:szCs w:val="20"/>
            <w:highlight w:val="none"/>
          </w:rPr>
          <w:t xml:space="preserve">7 (Controlled vocabularies)</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0"/>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b/>
          <w:bCs/>
          <w:strike w:val="0"/>
          <w:sz w:val="20"/>
          <w:szCs w:val="20"/>
        </w:rPr>
      </w:pPr>
      <w:ins w:id="41" w:author="David Hassell" w:date="2025-10-11T13:44:10Z" oouserid="e42c3f48-66ba-4efd-805a-1ef7f6780645">
        <w:r>
          <w:rPr>
            <w:b w:val="0"/>
            <w:bCs w:val="0"/>
            <w:sz w:val="20"/>
            <w:szCs w:val="20"/>
            <w:highlight w:val="none"/>
          </w:rPr>
        </w:r>
      </w:ins>
      <w:r>
        <w:rPr>
          <w:rFonts w:ascii="Arial" w:hAnsi="Arial" w:eastAsia="Arial" w:cs="Arial"/>
          <w:b/>
          <w:bCs/>
          <w:color w:val="000000"/>
          <w:sz w:val="20"/>
          <w:szCs w:val="20"/>
          <w:u w:val="none"/>
        </w:rPr>
        <w:t xml:space="preserve">region</w:t>
      </w:r>
      <w:r>
        <w:rPr>
          <w:b/>
          <w:bCs/>
          <w:strike w:val="0"/>
          <w:sz w:val="20"/>
          <w:szCs w:val="20"/>
        </w:rPr>
      </w:r>
      <w:r>
        <w:rPr>
          <w:b/>
          <w:bCs/>
          <w:strike w:val="0"/>
          <w:sz w:val="20"/>
          <w:szCs w:val="20"/>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r>
      <w:r>
        <w:rPr>
          <w:rFonts w:ascii="Arial" w:hAnsi="Arial" w:eastAsia="Arial" w:cs="Arial"/>
          <w:color w:val="000000"/>
          <w:sz w:val="20"/>
          <w:szCs w:val="20"/>
          <w:u w:val="none"/>
        </w:rPr>
        <w:t xml:space="preserve">The</w:t>
      </w:r>
      <w:r>
        <w:rPr>
          <w:sz w:val="20"/>
          <w:szCs w:val="20"/>
        </w:rPr>
        <w:t xml:space="preserve"> geographical </w:t>
      </w:r>
      <w:r>
        <w:rPr>
          <w:rFonts w:ascii="Arial" w:hAnsi="Arial" w:eastAsia="Arial" w:cs="Arial"/>
          <w:color w:val="000000"/>
          <w:sz w:val="20"/>
          <w:szCs w:val="20"/>
        </w:rPr>
        <w:t xml:space="preserve">region, or regions, over which the component is simulated</w:t>
      </w:r>
      <w:r>
        <w:rPr>
          <w:rFonts w:ascii="Arial" w:hAnsi="Arial" w:eastAsia="Arial" w:cs="Arial"/>
          <w:color w:val="000000"/>
          <w:sz w:val="20"/>
          <w:szCs w:val="20"/>
          <w:u w:val="none"/>
        </w:rPr>
        <w:t xml:space="preserve">. </w:t>
      </w:r>
      <w:r>
        <w:rPr>
          <w:sz w:val="20"/>
          <w:szCs w:val="20"/>
        </w:rPr>
      </w:r>
      <w:r>
        <w:rPr>
          <w:sz w:val="20"/>
          <w:szCs w:val="20"/>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ins w:id="42" w:author="David Hassell" w:date="2025-02-06T23:11:32Z" oouserid="e42c3f48-66ba-4efd-805a-1ef7f6780645">
        <w:r>
          <w:rPr>
            <w:sz w:val="20"/>
            <w:szCs w:val="20"/>
            <w:highlight w:val="none"/>
          </w:rPr>
        </w:r>
      </w:ins>
      <w:r>
        <w:rPr>
          <w:sz w:val="20"/>
          <w:szCs w:val="20"/>
          <w:highlight w:val="none"/>
        </w:rPr>
        <w:t xml:space="preserve">A region is a contiguous part of the Earth’s surface, and may include areas for which no calculations are made (such as ocean areas for a land surface component)</w:t>
      </w:r>
      <w:r>
        <w:rPr>
          <w:sz w:val="20"/>
          <w:szCs w:val="20"/>
          <w:highlight w:val="none"/>
        </w:rPr>
        <w:t xml:space="preserve">.</w:t>
      </w:r>
      <w:r>
        <w:rPr>
          <w:sz w:val="20"/>
          <w:szCs w:val="20"/>
        </w:rPr>
      </w:r>
      <w:r>
        <w:rPr>
          <w:sz w:val="20"/>
          <w:szCs w:val="20"/>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Taken from a standardised list: </w:t>
      </w:r>
      <w:r>
        <w:rPr>
          <w:rFonts w:ascii="Arial" w:hAnsi="Arial" w:eastAsia="Arial" w:cs="Arial"/>
          <w:color w:val="000000"/>
          <w:sz w:val="20"/>
          <w:szCs w:val="20"/>
          <w:u w:val="none"/>
        </w:rPr>
      </w:r>
      <w:hyperlink w:tooltip="#_7.5._regio" w:anchor="_7.5._regio" w:history="1">
        <w:r>
          <w:rPr>
            <w:rStyle w:val="2580"/>
            <w:rFonts w:ascii="Arial" w:hAnsi="Arial" w:eastAsia="Arial" w:cs="Arial"/>
            <w:sz w:val="20"/>
            <w:szCs w:val="20"/>
          </w:rPr>
          <w:t xml:space="preserve">7.5 (region CV)</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color w:val="000000"/>
          <w:sz w:val="20"/>
          <w:szCs w:val="20"/>
          <w:u w:val="none"/>
        </w:rPr>
      </w:r>
      <w:r>
        <w:rPr>
          <w:rFonts w:ascii="Arial" w:hAnsi="Arial" w:eastAsia="Arial" w:cs="Arial"/>
          <w:i w:val="0"/>
          <w:iCs w:val="0"/>
          <w:color w:val="000000"/>
          <w:sz w:val="20"/>
          <w:szCs w:val="20"/>
          <w:u w:val="none"/>
        </w:rPr>
        <w:t xml:space="preserve">E.g. </w:t>
      </w:r>
      <w:r>
        <w:rPr>
          <w:rFonts w:ascii="Arial" w:hAnsi="Arial" w:eastAsia="Arial" w:cs="Arial"/>
          <w:i/>
          <w:iCs/>
          <w:color w:val="000000"/>
          <w:sz w:val="20"/>
          <w:szCs w:val="20"/>
          <w:u w:val="single"/>
        </w:rPr>
        <w:t xml:space="preserve">global</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i w:val="0"/>
          <w:iCs w:val="0"/>
          <w:color w:val="000000"/>
          <w:sz w:val="20"/>
          <w:szCs w:val="20"/>
          <w:u w:val="none"/>
        </w:rPr>
        <w:t xml:space="preserve">E.g. </w:t>
      </w:r>
      <w:r>
        <w:rPr>
          <w:rFonts w:ascii="Arial" w:hAnsi="Arial" w:eastAsia="Arial" w:cs="Arial"/>
          <w:i/>
          <w:iCs/>
          <w:color w:val="000000"/>
          <w:sz w:val="20"/>
          <w:szCs w:val="20"/>
          <w:u w:val="single"/>
        </w:rPr>
        <w:t xml:space="preserve">antarctica</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greenland</w:t>
      </w:r>
      <w:r>
        <w:rPr>
          <w:bCs w:val="0"/>
          <w:i w:val="0"/>
          <w:sz w:val="20"/>
          <w:szCs w:val="20"/>
        </w:rPr>
      </w:r>
      <w:r>
        <w:rPr>
          <w:bCs w:val="0"/>
          <w:i w:val="0"/>
          <w:sz w:val="20"/>
          <w:szCs w:val="20"/>
        </w:rPr>
      </w:r>
    </w:p>
    <w:p>
      <w:pPr>
        <w:pStyle w:val="2602"/>
        <w:numPr>
          <w:ilvl w:val="1"/>
          <w:numId w:val="476"/>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bCs w:val="0"/>
          <w:i w:val="0"/>
          <w:sz w:val="20"/>
          <w:szCs w:val="20"/>
          <w:highlight w:val="none"/>
        </w:rPr>
        <w:t xml:space="preserve">E.g. </w:t>
      </w:r>
      <w:r>
        <w:rPr>
          <w:bCs w:val="0"/>
          <w:i/>
          <w:iCs/>
          <w:sz w:val="20"/>
          <w:szCs w:val="20"/>
          <w:highlight w:val="none"/>
          <w:u w:val="single"/>
        </w:rPr>
        <w:t xml:space="preserve">limited_area</w:t>
      </w:r>
      <w:r>
        <w:rPr>
          <w:bCs w:val="0"/>
          <w:i w:val="0"/>
          <w:sz w:val="20"/>
          <w:szCs w:val="20"/>
        </w:rPr>
      </w:r>
      <w:r>
        <w:rPr>
          <w:bCs w:val="0"/>
          <w:i w:val="0"/>
          <w:sz w:val="20"/>
          <w:szCs w:val="20"/>
        </w:rPr>
      </w:r>
    </w:p>
    <w:p>
      <w:pPr>
        <w:pStyle w:val="2602"/>
        <w:numPr>
          <w:ilvl w:val="0"/>
          <w:numId w:val="32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43" w:author="David Hassell" w:date="2025-10-13T08:06:59Z" oouserid="e42c3f48-66ba-4efd-805a-1ef7f6780645">
        <w:r>
          <w:rPr>
            <w:sz w:val="20"/>
            <w:szCs w:val="20"/>
            <w:highlight w:val="none"/>
          </w:rPr>
        </w:r>
      </w:ins>
      <w:r>
        <w:rPr>
          <w:rFonts w:ascii="Arial" w:hAnsi="Arial" w:eastAsia="Arial" w:cs="Arial"/>
          <w:b/>
          <w:bCs/>
          <w:color w:val="000000"/>
          <w:sz w:val="20"/>
          <w:szCs w:val="20"/>
          <w:u w:val="none"/>
        </w:rPr>
        <w:t xml:space="preserve">grid</w:t>
      </w:r>
      <w:r>
        <w:rPr>
          <w:b/>
          <w:bCs/>
          <w:sz w:val="20"/>
          <w:szCs w:val="20"/>
        </w:rPr>
        <w:t xml:space="preserve">_type</w:t>
      </w:r>
      <w:r>
        <w:rPr>
          <w:b/>
          <w:bCs/>
          <w:sz w:val="20"/>
          <w:szCs w:val="20"/>
        </w:rPr>
      </w:r>
      <w:r>
        <w:rPr>
          <w:b/>
          <w:bCs/>
          <w:sz w:val="20"/>
          <w:szCs w:val="20"/>
        </w:rPr>
      </w:r>
    </w:p>
    <w:p>
      <w:pPr>
        <w:pStyle w:val="2602"/>
        <w:numPr>
          <w:ilvl w:val="1"/>
          <w:numId w:val="32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horizontal grid type, i.e. the method of distributing grid cells over the region.</w:t>
      </w:r>
      <w:r>
        <w:rPr>
          <w:sz w:val="20"/>
          <w:szCs w:val="20"/>
        </w:rPr>
      </w:r>
      <w:r>
        <w:rPr>
          <w:sz w:val="20"/>
          <w:szCs w:val="20"/>
        </w:rPr>
      </w:r>
    </w:p>
    <w:p>
      <w:pPr>
        <w:pStyle w:val="2602"/>
        <w:numPr>
          <w:ilvl w:val="1"/>
          <w:numId w:val="32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r>
        <w:rPr>
          <w:rFonts w:ascii="Arial" w:hAnsi="Arial" w:eastAsia="Arial" w:cs="Arial"/>
          <w:color w:val="000000"/>
          <w:sz w:val="20"/>
          <w:szCs w:val="20"/>
          <w:u w:val="none"/>
        </w:rPr>
      </w:r>
      <w:hyperlink w:tooltip="#_7.6._grid_" w:anchor="_7.6._grid_" w:history="1">
        <w:r>
          <w:rPr>
            <w:rStyle w:val="2580"/>
            <w:rFonts w:ascii="Arial" w:hAnsi="Arial" w:eastAsia="Arial" w:cs="Arial"/>
            <w:sz w:val="20"/>
            <w:szCs w:val="20"/>
          </w:rPr>
          <w:t xml:space="preserve">7.6 (grid_type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2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single"/>
        </w:rPr>
        <w:t xml:space="preserve">regular_latitude_longitude</w:t>
      </w:r>
      <w:r>
        <w:rPr>
          <w:sz w:val="20"/>
          <w:szCs w:val="20"/>
        </w:rPr>
      </w:r>
      <w:r>
        <w:rPr>
          <w:sz w:val="20"/>
          <w:szCs w:val="20"/>
        </w:rPr>
      </w:r>
    </w:p>
    <w:p>
      <w:pPr>
        <w:pStyle w:val="2602"/>
        <w:numPr>
          <w:ilvl w:val="1"/>
          <w:numId w:val="32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single"/>
        </w:rPr>
        <w:t xml:space="preserve">tripolar</w:t>
      </w:r>
      <w:r>
        <w:rPr>
          <w:sz w:val="20"/>
          <w:szCs w:val="20"/>
        </w:rPr>
      </w:r>
      <w:r>
        <w:rPr>
          <w:sz w:val="20"/>
          <w:szCs w:val="20"/>
        </w:rPr>
      </w:r>
    </w:p>
    <w:p>
      <w:pPr>
        <w:pStyle w:val="2602"/>
        <w:numPr>
          <w:ilvl w:val="0"/>
          <w:numId w:val="27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description</w:t>
      </w:r>
      <w:r>
        <w:rPr>
          <w:b/>
          <w:bCs/>
          <w:sz w:val="20"/>
          <w:szCs w:val="20"/>
        </w:rPr>
      </w:r>
      <w:r>
        <w:rPr>
          <w:b/>
          <w:bCs/>
          <w:sz w:val="20"/>
          <w:szCs w:val="20"/>
        </w:rPr>
      </w:r>
    </w:p>
    <w:p>
      <w:pPr>
        <w:pStyle w:val="2602"/>
        <w:numPr>
          <w:ilvl w:val="1"/>
          <w:numId w:val="27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description of the grid.</w:t>
      </w:r>
      <w:r>
        <w:rPr>
          <w:sz w:val="20"/>
          <w:szCs w:val="20"/>
        </w:rPr>
      </w:r>
      <w:r>
        <w:rPr>
          <w:sz w:val="20"/>
          <w:szCs w:val="20"/>
        </w:rPr>
      </w:r>
    </w:p>
    <w:p>
      <w:pPr>
        <w:pStyle w:val="2602"/>
        <w:numPr>
          <w:ilvl w:val="1"/>
          <w:numId w:val="27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description is only required if there is information that is not covered by any of the other properties.</w:t>
      </w:r>
      <w:r>
        <w:rPr>
          <w:sz w:val="20"/>
          <w:szCs w:val="20"/>
        </w:rPr>
      </w:r>
      <w:r>
        <w:rPr>
          <w:sz w:val="20"/>
          <w:szCs w:val="20"/>
        </w:rPr>
      </w:r>
    </w:p>
    <w:p>
      <w:pPr>
        <w:pStyle w:val="2602"/>
        <w:numPr>
          <w:ilvl w:val="1"/>
          <w:numId w:val="27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t>
      </w:r>
      <w:r>
        <w:rPr>
          <w:rFonts w:ascii="Arial" w:hAnsi="Arial" w:eastAsia="Arial" w:cs="Arial"/>
          <w:color w:val="000000"/>
          <w:sz w:val="20"/>
          <w:szCs w:val="20"/>
          <w:u w:val="none"/>
        </w:rPr>
        <w:t xml:space="preserve">when</w:t>
      </w:r>
      <w:r>
        <w:rPr>
          <w:rFonts w:ascii="Arial" w:hAnsi="Arial" w:eastAsia="Arial" w:cs="Arial"/>
          <w:color w:val="000000"/>
          <w:sz w:val="20"/>
          <w:szCs w:val="20"/>
          <w:u w:val="none"/>
        </w:rPr>
        <w:t xml:space="preserve"> not </w:t>
      </w:r>
      <w:r>
        <w:rPr>
          <w:rFonts w:ascii="Arial" w:hAnsi="Arial" w:eastAsia="Arial" w:cs="Arial"/>
          <w:color w:val="000000"/>
          <w:sz w:val="20"/>
          <w:szCs w:val="20"/>
          <w:u w:val="none"/>
        </w:rPr>
        <w:t xml:space="preserve">required</w:t>
      </w:r>
      <w:r>
        <w:rPr>
          <w:rFonts w:ascii="Arial" w:hAnsi="Arial" w:eastAsia="Arial" w:cs="Arial"/>
          <w:color w:val="000000"/>
          <w:sz w:val="20"/>
          <w:szCs w:val="20"/>
          <w:u w:val="none"/>
        </w:rPr>
        <w:t xml:space="preserve">.</w:t>
      </w:r>
      <w:r>
        <w:rPr>
          <w:sz w:val="20"/>
          <w:szCs w:val="20"/>
        </w:rPr>
      </w:r>
      <w:r>
        <w:rPr>
          <w:sz w:val="20"/>
          <w:szCs w:val="20"/>
        </w:rPr>
      </w:r>
    </w:p>
    <w:p>
      <w:pPr>
        <w:pStyle w:val="2602"/>
        <w:numPr>
          <w:ilvl w:val="0"/>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grid_mapping</w:t>
      </w:r>
      <w:r>
        <w:rPr>
          <w:b/>
          <w:bCs/>
          <w:sz w:val="20"/>
          <w:szCs w:val="20"/>
        </w:rPr>
      </w:r>
      <w:r>
        <w:rPr>
          <w:b/>
          <w:bCs/>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name of the coordinate reference system of the horizontal coordinates.</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color w:val="000000"/>
          <w:sz w:val="20"/>
          <w:szCs w:val="20"/>
          <w:u w:val="none"/>
        </w:rPr>
        <w:t xml:space="preserve">Tak</w:t>
      </w:r>
      <w:r>
        <w:rPr>
          <w:rFonts w:ascii="Arial" w:hAnsi="Arial" w:eastAsia="Arial" w:cs="Arial"/>
          <w:i w:val="0"/>
          <w:iCs w:val="0"/>
          <w:color w:val="000000"/>
          <w:sz w:val="20"/>
          <w:szCs w:val="20"/>
          <w:u w:val="none"/>
        </w:rPr>
        <w:t xml:space="preserve">en from a standardised list: </w:t>
      </w:r>
      <w:r>
        <w:rPr>
          <w:rFonts w:ascii="Arial" w:hAnsi="Arial" w:eastAsia="Arial" w:cs="Arial"/>
          <w:i w:val="0"/>
          <w:iCs w:val="0"/>
          <w:color w:val="000000"/>
          <w:sz w:val="20"/>
          <w:szCs w:val="20"/>
          <w:u w:val="none"/>
        </w:rPr>
      </w:r>
      <w:hyperlink w:tooltip="#_7.7._grid_" w:anchor="_7.7._grid_" w:history="1">
        <w:r>
          <w:rPr>
            <w:rStyle w:val="2580"/>
            <w:rFonts w:ascii="Arial" w:hAnsi="Arial" w:eastAsia="Arial" w:cs="Arial"/>
            <w:i w:val="0"/>
            <w:iCs w:val="0"/>
            <w:sz w:val="20"/>
            <w:szCs w:val="20"/>
          </w:rPr>
          <w:t xml:space="preserve">7.7 (grid_mapping CV)</w:t>
        </w:r>
      </w:hyperlink>
      <w:r>
        <w:rPr>
          <w:rFonts w:ascii="Arial" w:hAnsi="Arial" w:eastAsia="Arial" w:cs="Arial"/>
          <w:i w:val="0"/>
          <w:iCs w:val="0"/>
          <w:color w:val="000000"/>
          <w:sz w:val="20"/>
          <w:szCs w:val="20"/>
          <w:u w:val="none"/>
        </w:rPr>
        <w:t xml:space="preserve">.</w:t>
      </w:r>
      <w:r>
        <w:rPr>
          <w:bCs w:val="0"/>
          <w:i w:val="0"/>
          <w:sz w:val="20"/>
          <w:szCs w:val="20"/>
        </w:rPr>
      </w:r>
      <w:r>
        <w:rPr>
          <w:bCs w:val="0"/>
          <w:i w:val="0"/>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single"/>
        </w:rPr>
      </w:pPr>
      <w:r>
        <w:rPr>
          <w:rFonts w:ascii="Arial" w:hAnsi="Arial" w:eastAsia="Arial" w:cs="Arial"/>
          <w:i w:val="0"/>
          <w:iCs w:val="0"/>
          <w:color w:val="000000"/>
          <w:sz w:val="20"/>
          <w:szCs w:val="20"/>
          <w:u w:val="none"/>
        </w:rPr>
        <w:t xml:space="preserve">E</w:t>
      </w:r>
      <w:r>
        <w:rPr>
          <w:rFonts w:ascii="Arial" w:hAnsi="Arial" w:eastAsia="Arial" w:cs="Arial"/>
          <w:color w:val="000000"/>
          <w:sz w:val="20"/>
          <w:szCs w:val="20"/>
          <w:u w:val="none"/>
        </w:rPr>
        <w:t xml:space="preserve">.g</w:t>
      </w:r>
      <w:r>
        <w:rPr>
          <w:rFonts w:ascii="Arial" w:hAnsi="Arial" w:eastAsia="Arial" w:cs="Arial"/>
          <w:i w:val="0"/>
          <w:iCs w:val="0"/>
          <w:color w:val="000000"/>
          <w:sz w:val="20"/>
          <w:szCs w:val="20"/>
          <w:u w:val="none"/>
        </w:rPr>
        <w:t xml:space="preserve">.</w:t>
      </w:r>
      <w:r>
        <w:rPr>
          <w:rFonts w:ascii="Arial" w:hAnsi="Arial" w:eastAsia="Arial" w:cs="Arial"/>
          <w:i w:val="0"/>
          <w:iCs w:val="0"/>
          <w:color w:val="000000"/>
          <w:sz w:val="20"/>
          <w:szCs w:val="20"/>
          <w:u w:val="none"/>
        </w:rPr>
        <w:t xml:space="preserve"> </w:t>
      </w:r>
      <w:r>
        <w:rPr>
          <w:rFonts w:ascii="Arial" w:hAnsi="Arial" w:eastAsia="Arial" w:cs="Arial"/>
          <w:i/>
          <w:iCs/>
          <w:color w:val="000000"/>
          <w:sz w:val="20"/>
          <w:szCs w:val="20"/>
          <w:u w:val="single"/>
        </w:rPr>
        <w:t xml:space="preserve">latitude_longitude</w:t>
      </w:r>
      <w:r>
        <w:rPr>
          <w:rFonts w:ascii="Arial" w:hAnsi="Arial" w:eastAsia="Arial" w:cs="Arial"/>
          <w:bCs w:val="0"/>
          <w:i w:val="0"/>
          <w:color w:val="000000"/>
          <w:sz w:val="20"/>
          <w:szCs w:val="20"/>
          <w:u w:val="single"/>
        </w:rPr>
      </w:r>
      <w:r>
        <w:rPr>
          <w:rFonts w:ascii="Arial" w:hAnsi="Arial" w:eastAsia="Arial" w:cs="Arial"/>
          <w:bCs w:val="0"/>
          <w:i w:val="0"/>
          <w:color w:val="000000"/>
          <w:sz w:val="20"/>
          <w:szCs w:val="20"/>
          <w:u w:val="single"/>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u w:val="none"/>
        </w:rPr>
      </w:pPr>
      <w:r>
        <w:rPr>
          <w:rFonts w:ascii="Arial" w:hAnsi="Arial" w:eastAsia="Arial" w:cs="Arial"/>
          <w:i w:val="0"/>
          <w:iCs w:val="0"/>
          <w:color w:val="000000"/>
          <w:sz w:val="20"/>
          <w:szCs w:val="20"/>
          <w:u w:val="single"/>
        </w:rPr>
      </w:r>
      <w:r>
        <w:rPr>
          <w:i w:val="0"/>
          <w:iCs w:val="0"/>
          <w:sz w:val="20"/>
          <w:szCs w:val="20"/>
          <w:highlight w:val="none"/>
          <w:u w:val="none"/>
        </w:rPr>
        <w:t xml:space="preserve">E.g</w:t>
      </w:r>
      <w:r>
        <w:rPr>
          <w:sz w:val="20"/>
          <w:szCs w:val="20"/>
          <w:highlight w:val="none"/>
          <w:u w:val="none"/>
        </w:rPr>
        <w:t xml:space="preserve">. </w:t>
      </w:r>
      <w:r>
        <w:rPr>
          <w:rFonts w:ascii="Arial" w:hAnsi="Arial" w:eastAsia="Arial" w:cs="Arial"/>
          <w:b w:val="0"/>
          <w:bCs w:val="0"/>
          <w:i/>
          <w:iCs/>
          <w:color w:val="000000"/>
          <w:sz w:val="20"/>
          <w:szCs w:val="20"/>
          <w:u w:val="single"/>
        </w:rPr>
        <w:t xml:space="preserve">lambert_conformal_conic</w:t>
      </w:r>
      <w:r>
        <w:rPr>
          <w:sz w:val="20"/>
          <w:szCs w:val="20"/>
          <w:u w:val="none"/>
        </w:rPr>
      </w:r>
      <w:r>
        <w:rPr>
          <w:sz w:val="20"/>
          <w:szCs w:val="20"/>
          <w:u w:val="none"/>
        </w:rPr>
      </w:r>
    </w:p>
    <w:p>
      <w:pPr>
        <w:pStyle w:val="2602"/>
        <w:numPr>
          <w:ilvl w:val="0"/>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temporal_r</w:t>
      </w:r>
      <w:r>
        <w:rPr>
          <w:rFonts w:ascii="Arial" w:hAnsi="Arial" w:eastAsia="Arial" w:cs="Arial"/>
          <w:b/>
          <w:bCs/>
          <w:color w:val="000000"/>
          <w:sz w:val="20"/>
          <w:szCs w:val="20"/>
          <w:u w:val="none"/>
        </w:rPr>
        <w:t xml:space="preserve">efinement</w:t>
      </w:r>
      <w:r>
        <w:rPr>
          <w:b/>
          <w:bCs/>
          <w:sz w:val="20"/>
          <w:szCs w:val="20"/>
        </w:rPr>
      </w:r>
      <w:r>
        <w:rPr>
          <w:b/>
          <w:bCs/>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grid temporal refinement</w:t>
      </w:r>
      <w:r>
        <w:rPr>
          <w:rFonts w:ascii="Arial" w:hAnsi="Arial" w:eastAsia="Arial" w:cs="Arial"/>
          <w:color w:val="000000"/>
          <w:sz w:val="20"/>
          <w:szCs w:val="20"/>
          <w:u w:val="none"/>
        </w:rPr>
        <w:t xml:space="preserve">, indicating how the distribution of grid cells varies with time.</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hyperlink w:tooltip="#_7.8._tempo" w:anchor="_7.8._tempo" w:history="1">
        <w:r>
          <w:rPr>
            <w:rStyle w:val="2580"/>
            <w:rFonts w:ascii="Arial" w:hAnsi="Arial" w:eastAsia="Arial" w:cs="Arial"/>
            <w:sz w:val="20"/>
            <w:szCs w:val="20"/>
          </w:rPr>
          <w:t xml:space="preserve">7.8 (temporal_refinement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single"/>
        </w:rPr>
        <w:t xml:space="preserve">static</w:t>
      </w:r>
      <w:r>
        <w:rPr>
          <w:sz w:val="20"/>
          <w:szCs w:val="20"/>
        </w:rPr>
      </w:r>
      <w:r>
        <w:rPr>
          <w:sz w:val="20"/>
          <w:szCs w:val="20"/>
        </w:rPr>
      </w:r>
    </w:p>
    <w:p>
      <w:pPr>
        <w:pStyle w:val="2602"/>
        <w:numPr>
          <w:ilvl w:val="0"/>
          <w:numId w:val="9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x_</w:t>
      </w:r>
      <w:r>
        <w:rPr>
          <w:b/>
          <w:bCs/>
          <w:sz w:val="20"/>
          <w:szCs w:val="20"/>
          <w:highlight w:val="none"/>
        </w:rPr>
        <w:t xml:space="preserve">resolution</w:t>
      </w:r>
      <w:r>
        <w:rPr>
          <w:b/>
          <w:bCs/>
          <w:sz w:val="20"/>
          <w:szCs w:val="20"/>
        </w:rPr>
      </w:r>
      <w:r>
        <w:rPr>
          <w:b/>
          <w:bCs/>
          <w:sz w:val="20"/>
          <w:szCs w:val="20"/>
        </w:rPr>
      </w:r>
    </w:p>
    <w:p>
      <w:pPr>
        <w:pStyle w:val="2602"/>
        <w:numPr>
          <w:ilvl w:val="1"/>
          <w:numId w:val="9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highlight w:val="none"/>
        </w:rPr>
      </w:pPr>
      <w:ins w:id="44" w:author="David Hassell" w:date="2025-02-06T10:12:04Z" oouserid="e42c3f48-66ba-4efd-805a-1ef7f6780645">
        <w:r>
          <w:rPr>
            <w:sz w:val="20"/>
            <w:szCs w:val="20"/>
            <w:highlight w:val="none"/>
          </w:rPr>
        </w:r>
      </w:ins>
      <w:r>
        <w:rPr>
          <w:sz w:val="20"/>
          <w:szCs w:val="20"/>
          <w:highlight w:val="none"/>
        </w:rPr>
        <w:t xml:space="preserve">The size of grid cells in the X direction.</w:t>
      </w:r>
      <w:r>
        <w:rPr>
          <w:sz w:val="20"/>
          <w:szCs w:val="20"/>
          <w:highlight w:val="none"/>
        </w:rPr>
      </w:r>
      <w:r>
        <w:rPr>
          <w:sz w:val="20"/>
          <w:szCs w:val="20"/>
          <w:highlight w:val="none"/>
        </w:rPr>
      </w:r>
    </w:p>
    <w:p>
      <w:pPr>
        <w:pStyle w:val="2602"/>
        <w:numPr>
          <w:ilvl w:val="1"/>
          <w:numId w:val="471"/>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Cells for which no calculations are made are </w:t>
      </w:r>
      <w:r>
        <w:rPr>
          <w:b w:val="0"/>
          <w:bCs w:val="0"/>
          <w:i w:val="0"/>
          <w:iCs w:val="0"/>
          <w:sz w:val="20"/>
          <w:szCs w:val="20"/>
          <w:highlight w:val="none"/>
        </w:rPr>
        <w:t xml:space="preserve">inclu</w:t>
      </w:r>
      <w:r>
        <w:rPr>
          <w:b w:val="0"/>
          <w:bCs w:val="0"/>
          <w:sz w:val="20"/>
          <w:szCs w:val="20"/>
          <w:highlight w:val="none"/>
        </w:rPr>
        <w:t xml:space="preserve">ded </w:t>
      </w:r>
      <w:r>
        <w:rPr>
          <w:sz w:val="20"/>
          <w:szCs w:val="20"/>
          <w:highlight w:val="none"/>
        </w:rPr>
        <w:t xml:space="preserve">(such as ocean areas for a land surface component)</w:t>
      </w:r>
      <w:r>
        <w:rPr>
          <w:b w:val="0"/>
          <w:bCs w:val="0"/>
          <w:sz w:val="20"/>
          <w:szCs w:val="20"/>
          <w:highlight w:val="none"/>
        </w:rPr>
        <w:t xml:space="preserve">.</w:t>
      </w:r>
      <w:r>
        <w:rPr>
          <w:b w:val="0"/>
          <w:bCs w:val="0"/>
          <w:sz w:val="20"/>
          <w:szCs w:val="20"/>
        </w:rPr>
      </w:r>
      <w:r>
        <w:rPr>
          <w:b w:val="0"/>
          <w:bCs w:val="0"/>
          <w:sz w:val="20"/>
          <w:szCs w:val="20"/>
        </w:rPr>
      </w:r>
    </w:p>
    <w:p>
      <w:pPr>
        <w:pStyle w:val="2602"/>
        <w:numPr>
          <w:ilvl w:val="1"/>
          <w:numId w:val="9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The X direction for a grid defined by</w:t>
      </w:r>
      <w:r>
        <w:rPr>
          <w:sz w:val="20"/>
          <w:szCs w:val="20"/>
          <w:highlight w:val="none"/>
        </w:rPr>
        <w:t xml:space="preserve"> </w:t>
      </w:r>
      <w:r>
        <w:rPr>
          <w:sz w:val="20"/>
          <w:szCs w:val="20"/>
          <w:highlight w:val="none"/>
        </w:rPr>
        <w:t xml:space="preserve">spherical polar coordinates is longitude.</w:t>
      </w:r>
      <w:r>
        <w:rPr>
          <w:sz w:val="20"/>
          <w:szCs w:val="20"/>
        </w:rPr>
      </w:r>
      <w:r>
        <w:rPr>
          <w:sz w:val="20"/>
          <w:szCs w:val="20"/>
        </w:rPr>
      </w:r>
    </w:p>
    <w:p>
      <w:pPr>
        <w:pStyle w:val="2602"/>
        <w:numPr>
          <w:ilvl w:val="1"/>
          <w:numId w:val="25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value’s physical units are given by the </w:t>
      </w:r>
      <w:r>
        <w:rPr>
          <w:rFonts w:ascii="Arial" w:hAnsi="Arial" w:eastAsia="Arial" w:cs="Arial"/>
          <w:b/>
          <w:color w:val="000000"/>
          <w:sz w:val="20"/>
          <w:szCs w:val="20"/>
          <w:u w:val="none"/>
        </w:rPr>
        <w:t xml:space="preserve">horizontal_units</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1"/>
          <w:numId w:val="259"/>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R</w:t>
      </w:r>
      <w:r>
        <w:rPr>
          <w:sz w:val="20"/>
          <w:szCs w:val="20"/>
        </w:rPr>
        <w:t xml:space="preserve">eport only when cell sizes are identical or else reasonably uniform (in their given units). When cells sizes </w:t>
      </w:r>
      <w:r>
        <w:rPr>
          <w:sz w:val="20"/>
          <w:szCs w:val="20"/>
        </w:rPr>
        <w:t xml:space="preserve">in the X direction </w:t>
      </w:r>
      <w:r>
        <w:rPr>
          <w:sz w:val="20"/>
          <w:szCs w:val="20"/>
        </w:rPr>
        <w:t xml:space="preserve">are not identical</w:t>
      </w:r>
      <w:r>
        <w:rPr>
          <w:sz w:val="20"/>
          <w:szCs w:val="20"/>
        </w:rPr>
        <w:t xml:space="preserve"> but vary by less than 25% of the largest size</w:t>
      </w:r>
      <w:r>
        <w:rPr>
          <w:sz w:val="20"/>
          <w:szCs w:val="20"/>
        </w:rPr>
        <w:t xml:space="preserve">, a representative value should </w:t>
      </w:r>
      <w:r>
        <w:rPr>
          <w:sz w:val="20"/>
          <w:szCs w:val="20"/>
        </w:rPr>
        <w:t xml:space="preserve">be provided</w:t>
      </w:r>
      <w:r>
        <w:rPr>
          <w:sz w:val="20"/>
          <w:szCs w:val="20"/>
        </w:rPr>
        <w:t xml:space="preserve"> and this fact noted in the </w:t>
      </w:r>
      <w:r>
        <w:rPr>
          <w:b/>
          <w:bCs/>
          <w:sz w:val="20"/>
          <w:szCs w:val="20"/>
        </w:rPr>
        <w:t xml:space="preserve">description </w:t>
      </w:r>
      <w:r>
        <w:rPr>
          <w:sz w:val="20"/>
          <w:szCs w:val="20"/>
        </w:rPr>
        <w:t xml:space="preserve">property</w:t>
      </w:r>
      <w:r>
        <w:rPr>
          <w:sz w:val="20"/>
          <w:szCs w:val="20"/>
        </w:rPr>
        <w:t xml:space="preserve">.</w:t>
      </w:r>
      <w:r>
        <w:rPr>
          <w:sz w:val="20"/>
          <w:szCs w:val="20"/>
        </w:rPr>
      </w:r>
      <w:r>
        <w:rPr>
          <w:sz w:val="20"/>
          <w:szCs w:val="20"/>
        </w:rPr>
      </w:r>
    </w:p>
    <w:p>
      <w:pPr>
        <w:pStyle w:val="2602"/>
        <w:numPr>
          <w:ilvl w:val="1"/>
          <w:numId w:val="25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when </w:t>
      </w:r>
      <w:r>
        <w:rPr>
          <w:rFonts w:ascii="Arial" w:hAnsi="Arial" w:eastAsia="Arial" w:cs="Arial"/>
          <w:color w:val="000000"/>
          <w:sz w:val="20"/>
          <w:szCs w:val="20"/>
          <w:u w:val="none"/>
        </w:rPr>
        <w:t xml:space="preserve">the smallest cell size is less than 75% of the largest cell size, in the X direction.</w:t>
      </w:r>
      <w:r>
        <w:rPr>
          <w:sz w:val="20"/>
          <w:szCs w:val="20"/>
        </w:rPr>
      </w:r>
      <w:r>
        <w:rPr>
          <w:sz w:val="20"/>
          <w:szCs w:val="20"/>
        </w:rPr>
      </w:r>
    </w:p>
    <w:p>
      <w:pPr>
        <w:pStyle w:val="2602"/>
        <w:numPr>
          <w:ilvl w:val="1"/>
          <w:numId w:val="25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i/>
          <w:iCs/>
          <w:sz w:val="20"/>
          <w:szCs w:val="20"/>
        </w:rPr>
        <w:t xml:space="preserve">3.75</w:t>
      </w:r>
      <w:r>
        <w:rPr>
          <w:sz w:val="20"/>
          <w:szCs w:val="20"/>
        </w:rPr>
      </w:r>
      <w:r>
        <w:rPr>
          <w:sz w:val="20"/>
          <w:szCs w:val="20"/>
        </w:rPr>
      </w:r>
    </w:p>
    <w:p>
      <w:pPr>
        <w:pStyle w:val="2602"/>
        <w:numPr>
          <w:ilvl w:val="0"/>
          <w:numId w:val="25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y_</w:t>
      </w:r>
      <w:r>
        <w:rPr>
          <w:b/>
          <w:bCs/>
          <w:sz w:val="20"/>
          <w:szCs w:val="20"/>
          <w:highlight w:val="none"/>
        </w:rPr>
        <w:t xml:space="preserve">resolution</w:t>
      </w:r>
      <w:r>
        <w:rPr>
          <w:b/>
          <w:bCs/>
          <w:sz w:val="20"/>
          <w:szCs w:val="20"/>
        </w:rPr>
      </w:r>
      <w:r>
        <w:rPr>
          <w:b/>
          <w:bCs/>
          <w:sz w:val="20"/>
          <w:szCs w:val="20"/>
        </w:rPr>
      </w:r>
    </w:p>
    <w:p>
      <w:pPr>
        <w:pStyle w:val="2602"/>
        <w:numPr>
          <w:ilvl w:val="1"/>
          <w:numId w:val="47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ins w:id="45" w:author="David Hassell" w:date="2025-02-06T10:13:31Z" oouserid="e42c3f48-66ba-4efd-805a-1ef7f6780645">
        <w:r>
          <w:rPr>
            <w:sz w:val="20"/>
            <w:szCs w:val="20"/>
            <w:highlight w:val="none"/>
          </w:rPr>
        </w:r>
      </w:ins>
      <w:r>
        <w:rPr>
          <w:sz w:val="20"/>
          <w:szCs w:val="20"/>
          <w:highlight w:val="none"/>
        </w:rPr>
        <w:t xml:space="preserve">The size of grid cells in the </w:t>
      </w:r>
      <w:r>
        <w:rPr>
          <w:sz w:val="20"/>
          <w:szCs w:val="20"/>
          <w:highlight w:val="none"/>
        </w:rPr>
        <w:t xml:space="preserve">Y</w:t>
      </w:r>
      <w:r>
        <w:rPr>
          <w:sz w:val="20"/>
          <w:szCs w:val="20"/>
          <w:highlight w:val="none"/>
        </w:rPr>
        <w:t xml:space="preserve"> direction</w:t>
      </w:r>
      <w:r>
        <w:rPr>
          <w:sz w:val="20"/>
          <w:szCs w:val="20"/>
        </w:rPr>
        <w:t xml:space="preserve">.</w:t>
      </w:r>
      <w:r>
        <w:rPr>
          <w:sz w:val="20"/>
          <w:szCs w:val="20"/>
        </w:rPr>
      </w:r>
      <w:r>
        <w:rPr>
          <w:sz w:val="20"/>
          <w:szCs w:val="20"/>
        </w:rPr>
      </w:r>
    </w:p>
    <w:p>
      <w:pPr>
        <w:pStyle w:val="2602"/>
        <w:numPr>
          <w:ilvl w:val="1"/>
          <w:numId w:val="47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Cells for which no calculations are made are </w:t>
      </w:r>
      <w:r>
        <w:rPr>
          <w:b w:val="0"/>
          <w:bCs w:val="0"/>
          <w:i w:val="0"/>
          <w:iCs w:val="0"/>
          <w:sz w:val="20"/>
          <w:szCs w:val="20"/>
          <w:highlight w:val="none"/>
        </w:rPr>
        <w:t xml:space="preserve">inclu</w:t>
      </w:r>
      <w:r>
        <w:rPr>
          <w:b w:val="0"/>
          <w:bCs w:val="0"/>
          <w:sz w:val="20"/>
          <w:szCs w:val="20"/>
          <w:highlight w:val="none"/>
        </w:rPr>
        <w:t xml:space="preserve">ded </w:t>
      </w:r>
      <w:r>
        <w:rPr>
          <w:sz w:val="20"/>
          <w:szCs w:val="20"/>
          <w:highlight w:val="none"/>
        </w:rPr>
        <w:t xml:space="preserve">(such as ocean areas for a land surface component)</w:t>
      </w:r>
      <w:r>
        <w:rPr>
          <w:b w:val="0"/>
          <w:bCs w:val="0"/>
          <w:sz w:val="20"/>
          <w:szCs w:val="20"/>
          <w:highlight w:val="none"/>
        </w:rPr>
        <w:t xml:space="preserve">.</w:t>
      </w:r>
      <w:r>
        <w:rPr>
          <w:b w:val="0"/>
          <w:bCs w:val="0"/>
          <w:sz w:val="20"/>
          <w:szCs w:val="20"/>
        </w:rPr>
      </w:r>
      <w:r>
        <w:rPr>
          <w:b w:val="0"/>
          <w:bCs w:val="0"/>
          <w:sz w:val="20"/>
          <w:szCs w:val="20"/>
        </w:rPr>
      </w:r>
    </w:p>
    <w:p>
      <w:pPr>
        <w:pStyle w:val="2602"/>
        <w:numPr>
          <w:ilvl w:val="1"/>
          <w:numId w:val="25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The Y direction for a grid defined by </w:t>
      </w:r>
      <w:r>
        <w:rPr>
          <w:sz w:val="20"/>
          <w:szCs w:val="20"/>
          <w:highlight w:val="none"/>
        </w:rPr>
        <w:t xml:space="preserve">spherical polar coordinates is latitude.</w:t>
      </w:r>
      <w:r>
        <w:rPr>
          <w:sz w:val="20"/>
          <w:szCs w:val="20"/>
        </w:rPr>
      </w:r>
      <w:r>
        <w:rPr>
          <w:sz w:val="20"/>
          <w:szCs w:val="20"/>
        </w:rPr>
      </w:r>
    </w:p>
    <w:p>
      <w:pPr>
        <w:pStyle w:val="2602"/>
        <w:numPr>
          <w:ilvl w:val="1"/>
          <w:numId w:val="25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value’s physical units are given by the </w:t>
      </w:r>
      <w:r>
        <w:rPr>
          <w:rFonts w:ascii="Arial" w:hAnsi="Arial" w:eastAsia="Arial" w:cs="Arial"/>
          <w:b/>
          <w:color w:val="000000"/>
          <w:sz w:val="20"/>
          <w:szCs w:val="20"/>
          <w:u w:val="none"/>
        </w:rPr>
        <w:t xml:space="preserve">horizontal_</w:t>
      </w:r>
      <w:r>
        <w:rPr>
          <w:rFonts w:ascii="Arial" w:hAnsi="Arial" w:eastAsia="Arial" w:cs="Arial"/>
          <w:b/>
          <w:color w:val="000000"/>
          <w:sz w:val="20"/>
          <w:szCs w:val="20"/>
          <w:u w:val="none"/>
        </w:rPr>
        <w:t xml:space="preserve">units</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1"/>
          <w:numId w:val="29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R</w:t>
      </w:r>
      <w:r>
        <w:rPr>
          <w:sz w:val="20"/>
          <w:szCs w:val="20"/>
        </w:rPr>
        <w:t xml:space="preserve">eport only when cell sizes are identical or else reasonably uniform (in their given units). When cells sizes</w:t>
      </w:r>
      <w:r>
        <w:rPr>
          <w:sz w:val="20"/>
          <w:szCs w:val="20"/>
        </w:rPr>
        <w:t xml:space="preserve"> in the Y direction</w:t>
      </w:r>
      <w:r>
        <w:rPr>
          <w:sz w:val="20"/>
          <w:szCs w:val="20"/>
        </w:rPr>
        <w:t xml:space="preserve"> are not identical</w:t>
      </w:r>
      <w:r>
        <w:rPr>
          <w:sz w:val="20"/>
          <w:szCs w:val="20"/>
        </w:rPr>
        <w:t xml:space="preserve"> but vary by less than 25% of the largest size</w:t>
      </w:r>
      <w:r>
        <w:rPr>
          <w:sz w:val="20"/>
          <w:szCs w:val="20"/>
        </w:rPr>
        <w:t xml:space="preserve">, a representative value</w:t>
      </w:r>
      <w:r>
        <w:rPr>
          <w:sz w:val="20"/>
          <w:szCs w:val="20"/>
        </w:rPr>
        <w:t xml:space="preserve"> should</w:t>
      </w:r>
      <w:r>
        <w:rPr>
          <w:sz w:val="20"/>
          <w:szCs w:val="20"/>
        </w:rPr>
        <w:t xml:space="preserve"> be provided</w:t>
      </w:r>
      <w:r>
        <w:rPr>
          <w:sz w:val="20"/>
          <w:szCs w:val="20"/>
        </w:rPr>
        <w:t xml:space="preserve"> and this fact noted in the </w:t>
      </w:r>
      <w:r>
        <w:rPr>
          <w:b/>
          <w:bCs/>
          <w:sz w:val="20"/>
          <w:szCs w:val="20"/>
        </w:rPr>
        <w:t xml:space="preserve">description </w:t>
      </w:r>
      <w:r>
        <w:rPr>
          <w:sz w:val="20"/>
          <w:szCs w:val="20"/>
        </w:rPr>
        <w:t xml:space="preserve">property</w:t>
      </w:r>
      <w:r>
        <w:rPr>
          <w:sz w:val="20"/>
          <w:szCs w:val="20"/>
          <w:highlight w:val="none"/>
        </w:rPr>
        <w:t xml:space="preserve">.</w:t>
      </w:r>
      <w:r>
        <w:rPr>
          <w:sz w:val="20"/>
          <w:szCs w:val="20"/>
        </w:rPr>
      </w:r>
      <w:r>
        <w:rPr>
          <w:sz w:val="20"/>
          <w:szCs w:val="20"/>
        </w:rPr>
      </w:r>
    </w:p>
    <w:p>
      <w:pPr>
        <w:pStyle w:val="2602"/>
        <w:numPr>
          <w:ilvl w:val="1"/>
          <w:numId w:val="25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when </w:t>
      </w:r>
      <w:r>
        <w:rPr>
          <w:rFonts w:ascii="Arial" w:hAnsi="Arial" w:eastAsia="Arial" w:cs="Arial"/>
          <w:color w:val="000000"/>
          <w:sz w:val="20"/>
          <w:szCs w:val="20"/>
          <w:u w:val="none"/>
        </w:rPr>
        <w:t xml:space="preserve">the smallest cell size is less than 75% of the largest cell size</w:t>
      </w:r>
      <w:r>
        <w:rPr>
          <w:rFonts w:ascii="Arial" w:hAnsi="Arial" w:eastAsia="Arial" w:cs="Arial"/>
          <w:color w:val="000000"/>
          <w:sz w:val="20"/>
          <w:szCs w:val="20"/>
          <w:u w:val="none"/>
        </w:rPr>
        <w:t xml:space="preserve">, in the Y direction.</w:t>
      </w:r>
      <w:r>
        <w:rPr>
          <w:sz w:val="20"/>
          <w:szCs w:val="20"/>
        </w:rPr>
      </w:r>
      <w:r>
        <w:rPr>
          <w:sz w:val="20"/>
          <w:szCs w:val="20"/>
        </w:rPr>
      </w:r>
    </w:p>
    <w:p>
      <w:pPr>
        <w:pStyle w:val="2602"/>
        <w:numPr>
          <w:ilvl w:val="1"/>
          <w:numId w:val="25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i/>
          <w:iCs/>
          <w:sz w:val="20"/>
          <w:szCs w:val="20"/>
        </w:rPr>
        <w:t xml:space="preserve">2.5</w:t>
      </w:r>
      <w:r>
        <w:rPr>
          <w:sz w:val="20"/>
          <w:szCs w:val="20"/>
        </w:rPr>
      </w:r>
      <w:r>
        <w:rPr>
          <w:sz w:val="20"/>
          <w:szCs w:val="20"/>
        </w:rPr>
      </w:r>
    </w:p>
    <w:p>
      <w:pPr>
        <w:pStyle w:val="2602"/>
        <w:numPr>
          <w:ilvl w:val="0"/>
          <w:numId w:val="25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horizontal_units</w:t>
      </w:r>
      <w:r>
        <w:rPr>
          <w:b/>
          <w:bCs/>
          <w:sz w:val="20"/>
          <w:szCs w:val="20"/>
        </w:rPr>
      </w:r>
      <w:r>
        <w:rPr>
          <w:b/>
          <w:bCs/>
          <w:sz w:val="20"/>
          <w:szCs w:val="20"/>
        </w:rPr>
      </w:r>
    </w:p>
    <w:p>
      <w:pPr>
        <w:pStyle w:val="2602"/>
        <w:numPr>
          <w:ilvl w:val="1"/>
          <w:numId w:val="25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physical units</w:t>
      </w:r>
      <w:r>
        <w:rPr>
          <w:rFonts w:ascii="Arial" w:hAnsi="Arial" w:eastAsia="Arial" w:cs="Arial"/>
          <w:color w:val="000000"/>
          <w:sz w:val="20"/>
          <w:szCs w:val="20"/>
          <w:u w:val="none"/>
        </w:rPr>
        <w:t xml:space="preserve"> of the</w:t>
      </w:r>
      <w:r>
        <w:rPr>
          <w:rFonts w:ascii="Arial" w:hAnsi="Arial" w:eastAsia="Arial" w:cs="Arial"/>
          <w:b w:val="0"/>
          <w:bCs w:val="0"/>
          <w:color w:val="000000"/>
          <w:sz w:val="20"/>
          <w:szCs w:val="20"/>
          <w:u w:val="none"/>
        </w:rPr>
        <w:t xml:space="preserve"> </w:t>
      </w:r>
      <w:r>
        <w:rPr>
          <w:rFonts w:ascii="Arial" w:hAnsi="Arial" w:eastAsia="Arial" w:cs="Arial"/>
          <w:b/>
          <w:bCs/>
          <w:color w:val="000000"/>
          <w:sz w:val="20"/>
          <w:szCs w:val="20"/>
          <w:u w:val="none"/>
        </w:rPr>
        <w:t xml:space="preserve">x_resolution </w:t>
      </w:r>
      <w:r>
        <w:rPr>
          <w:rFonts w:ascii="Arial" w:hAnsi="Arial" w:eastAsia="Arial" w:cs="Arial"/>
          <w:b w:val="0"/>
          <w:bCs w:val="0"/>
          <w:color w:val="000000"/>
          <w:sz w:val="20"/>
          <w:szCs w:val="20"/>
          <w:u w:val="none"/>
        </w:rPr>
        <w:t xml:space="preserve">and </w:t>
      </w:r>
      <w:r>
        <w:rPr>
          <w:rFonts w:ascii="Arial" w:hAnsi="Arial" w:eastAsia="Arial" w:cs="Arial"/>
          <w:b/>
          <w:bCs/>
          <w:color w:val="000000"/>
          <w:sz w:val="20"/>
          <w:szCs w:val="20"/>
          <w:u w:val="none"/>
        </w:rPr>
        <w:t xml:space="preserve">y_resolution</w:t>
      </w:r>
      <w:r>
        <w:rPr>
          <w:rFonts w:ascii="Arial" w:hAnsi="Arial" w:eastAsia="Arial" w:cs="Arial"/>
          <w:color w:val="000000"/>
          <w:sz w:val="20"/>
          <w:szCs w:val="20"/>
          <w:u w:val="none"/>
        </w:rPr>
        <w:t xml:space="preserve"> property values.</w:t>
      </w:r>
      <w:r>
        <w:rPr>
          <w:sz w:val="20"/>
          <w:szCs w:val="20"/>
        </w:rPr>
      </w:r>
      <w:r>
        <w:rPr>
          <w:sz w:val="20"/>
          <w:szCs w:val="20"/>
        </w:rPr>
      </w:r>
    </w:p>
    <w:p>
      <w:pPr>
        <w:pStyle w:val="2602"/>
        <w:numPr>
          <w:ilvl w:val="1"/>
          <w:numId w:val="31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hyperlink w:tooltip="#_7.9._horiz" w:anchor="_7.9._horiz" w:history="1">
        <w:r>
          <w:rPr>
            <w:rStyle w:val="2580"/>
            <w:rFonts w:ascii="Arial" w:hAnsi="Arial" w:eastAsia="Arial" w:cs="Arial"/>
            <w:sz w:val="20"/>
            <w:szCs w:val="20"/>
          </w:rPr>
          <w:t xml:space="preserve">7.9 (horizontal_units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257"/>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ins w:id="46" w:author="Karl Taylor" w:date="2025-02-12T20:16:09Z" oouserid="377fb9d8-4f52-45d0-a870-b8658ba8f5fd">
        <w:r>
          <w:rPr>
            <w:rFonts w:ascii="Arial" w:hAnsi="Arial" w:eastAsia="Arial" w:cs="Arial"/>
            <w:i w:val="0"/>
            <w:iCs w:val="0"/>
            <w:color w:val="000000"/>
            <w:sz w:val="20"/>
            <w:szCs w:val="20"/>
            <w:u w:val="none"/>
          </w:rPr>
        </w:r>
      </w:ins>
      <w:r>
        <w:rPr>
          <w:rFonts w:ascii="Arial" w:hAnsi="Arial" w:eastAsia="Arial" w:cs="Arial"/>
          <w:color w:val="000000"/>
          <w:sz w:val="20"/>
          <w:szCs w:val="20"/>
          <w:u w:val="none"/>
        </w:rPr>
        <w:t xml:space="preserve">Omit when</w:t>
      </w:r>
      <w:r>
        <w:rPr>
          <w:rFonts w:ascii="Arial" w:hAnsi="Arial" w:eastAsia="Arial" w:cs="Arial"/>
          <w:color w:val="000000"/>
          <w:sz w:val="20"/>
          <w:szCs w:val="20"/>
          <w:u w:val="none"/>
        </w:rPr>
        <w:t xml:space="preserve"> neither of </w:t>
      </w:r>
      <w:r>
        <w:rPr>
          <w:rFonts w:ascii="Arial" w:hAnsi="Arial" w:eastAsia="Arial" w:cs="Arial"/>
          <w:color w:val="000000"/>
          <w:sz w:val="20"/>
          <w:szCs w:val="20"/>
          <w:u w:val="none"/>
        </w:rPr>
        <w:t xml:space="preserve">the</w:t>
      </w:r>
      <w:r>
        <w:rPr>
          <w:rFonts w:ascii="Arial" w:hAnsi="Arial" w:eastAsia="Arial" w:cs="Arial"/>
          <w:b w:val="0"/>
          <w:bCs w:val="0"/>
          <w:color w:val="000000"/>
          <w:sz w:val="20"/>
          <w:szCs w:val="20"/>
          <w:u w:val="none"/>
        </w:rPr>
        <w:t xml:space="preserve"> </w:t>
      </w:r>
      <w:r>
        <w:rPr>
          <w:rFonts w:ascii="Arial" w:hAnsi="Arial" w:eastAsia="Arial" w:cs="Arial"/>
          <w:b/>
          <w:bCs/>
          <w:color w:val="000000"/>
          <w:sz w:val="20"/>
          <w:szCs w:val="20"/>
          <w:u w:val="none"/>
        </w:rPr>
        <w:t xml:space="preserve">x_resolution </w:t>
      </w:r>
      <w:r>
        <w:rPr>
          <w:rFonts w:ascii="Arial" w:hAnsi="Arial" w:eastAsia="Arial" w:cs="Arial"/>
          <w:b w:val="0"/>
          <w:bCs w:val="0"/>
          <w:color w:val="000000"/>
          <w:sz w:val="20"/>
          <w:szCs w:val="20"/>
          <w:u w:val="none"/>
        </w:rPr>
        <w:t xml:space="preserve">and </w:t>
      </w:r>
      <w:r>
        <w:rPr>
          <w:rFonts w:ascii="Arial" w:hAnsi="Arial" w:eastAsia="Arial" w:cs="Arial"/>
          <w:b/>
          <w:bCs/>
          <w:color w:val="000000"/>
          <w:sz w:val="20"/>
          <w:szCs w:val="20"/>
          <w:u w:val="none"/>
        </w:rPr>
        <w:t xml:space="preserve">y_resolution</w:t>
      </w:r>
      <w:r>
        <w:rPr>
          <w:rFonts w:ascii="Arial" w:hAnsi="Arial" w:eastAsia="Arial" w:cs="Arial"/>
          <w:color w:val="000000"/>
          <w:sz w:val="20"/>
          <w:szCs w:val="20"/>
          <w:u w:val="none"/>
        </w:rPr>
        <w:t xml:space="preserve"> properties are set</w:t>
      </w:r>
      <w:r>
        <w:rPr>
          <w:bCs w:val="0"/>
          <w:i w:val="0"/>
          <w:sz w:val="20"/>
          <w:szCs w:val="20"/>
        </w:rPr>
        <w:t xml:space="preserve">.</w:t>
      </w:r>
      <w:r>
        <w:rPr>
          <w:bCs w:val="0"/>
          <w:i w:val="0"/>
          <w:sz w:val="20"/>
          <w:szCs w:val="20"/>
        </w:rPr>
      </w:r>
      <w:r>
        <w:rPr>
          <w:bCs w:val="0"/>
          <w:i w:val="0"/>
          <w:sz w:val="20"/>
          <w:szCs w:val="20"/>
        </w:rPr>
      </w:r>
    </w:p>
    <w:p>
      <w:pPr>
        <w:pStyle w:val="2602"/>
        <w:numPr>
          <w:ilvl w:val="1"/>
          <w:numId w:val="257"/>
        </w:numPr>
        <w:pBdr>
          <w:top w:val="none" w:color="000000" w:sz="4" w:space="0"/>
          <w:left w:val="none" w:color="000000" w:sz="4" w:space="0"/>
          <w:bottom w:val="none" w:color="000000" w:sz="4" w:space="0"/>
          <w:right w:val="none" w:color="000000" w:sz="4" w:space="0"/>
        </w:pBdr>
        <w:spacing w:after="240" w:before="0" w:line="276" w:lineRule="auto"/>
        <w:ind w:right="0"/>
        <w:jc w:val="left"/>
        <w:rPr>
          <w:bCs w:val="0"/>
          <w:i w:val="0"/>
          <w:sz w:val="20"/>
          <w:szCs w:val="20"/>
        </w:rPr>
      </w:pPr>
      <w:r>
        <w:rPr>
          <w:rFonts w:ascii="Arial" w:hAnsi="Arial" w:eastAsia="Arial" w:cs="Arial"/>
          <w:color w:val="000000"/>
          <w:sz w:val="20"/>
          <w:szCs w:val="20"/>
          <w:u w:val="none"/>
        </w:rPr>
        <w:t xml:space="preserve">E.g.</w:t>
      </w:r>
      <w:r>
        <w:rPr>
          <w:rFonts w:ascii="Arial" w:hAnsi="Arial" w:eastAsia="Arial" w:cs="Arial"/>
          <w:i w:val="0"/>
          <w:iCs w:val="0"/>
          <w:color w:val="000000"/>
          <w:sz w:val="20"/>
          <w:szCs w:val="20"/>
          <w:u w:val="none"/>
        </w:rPr>
        <w:t xml:space="preserve"> </w:t>
      </w:r>
      <w:r>
        <w:rPr>
          <w:rFonts w:ascii="Arial" w:hAnsi="Arial" w:eastAsia="Arial" w:cs="Arial"/>
          <w:i/>
          <w:iCs/>
          <w:color w:val="000000"/>
          <w:sz w:val="20"/>
          <w:szCs w:val="20"/>
          <w:u w:val="single"/>
        </w:rPr>
        <w:t xml:space="preserve">k</w:t>
      </w:r>
      <w:r>
        <w:rPr>
          <w:rFonts w:ascii="Arial" w:hAnsi="Arial" w:eastAsia="Arial" w:cs="Arial"/>
          <w:i/>
          <w:iCs/>
          <w:color w:val="000000"/>
          <w:sz w:val="20"/>
          <w:szCs w:val="20"/>
          <w:u w:val="single"/>
        </w:rPr>
        <w:t xml:space="preserve">m</w:t>
      </w:r>
      <w:r>
        <w:rPr>
          <w:bCs w:val="0"/>
          <w:i w:val="0"/>
          <w:sz w:val="20"/>
          <w:szCs w:val="20"/>
        </w:rPr>
      </w:r>
      <w:r>
        <w:rPr>
          <w:bCs w:val="0"/>
          <w:i w:val="0"/>
          <w:sz w:val="20"/>
          <w:szCs w:val="20"/>
        </w:rPr>
      </w:r>
    </w:p>
    <w:p>
      <w:pPr>
        <w:pStyle w:val="2602"/>
        <w:numPr>
          <w:ilvl w:val="1"/>
          <w:numId w:val="257"/>
        </w:numPr>
        <w:pBdr>
          <w:top w:val="none" w:color="000000" w:sz="4" w:space="0"/>
          <w:left w:val="none" w:color="000000" w:sz="4" w:space="0"/>
          <w:bottom w:val="none" w:color="000000" w:sz="4" w:space="0"/>
          <w:right w:val="none" w:color="000000" w:sz="4" w:space="0"/>
        </w:pBdr>
        <w:spacing w:after="240" w:before="0" w:line="276" w:lineRule="auto"/>
        <w:ind w:right="0"/>
        <w:jc w:val="left"/>
        <w:rPr>
          <w:bCs w:val="0"/>
          <w:i w:val="0"/>
          <w:sz w:val="20"/>
          <w:szCs w:val="20"/>
        </w:rPr>
      </w:pPr>
      <w:r>
        <w:rPr>
          <w:rFonts w:ascii="Arial" w:hAnsi="Arial" w:eastAsia="Arial" w:cs="Arial"/>
          <w:i w:val="0"/>
          <w:iCs w:val="0"/>
          <w:color w:val="000000"/>
          <w:sz w:val="20"/>
          <w:szCs w:val="20"/>
          <w:highlight w:val="none"/>
          <w:u w:val="none"/>
        </w:rPr>
        <w:t xml:space="preserve">E.g. </w:t>
      </w:r>
      <w:r>
        <w:rPr>
          <w:rFonts w:ascii="Arial" w:hAnsi="Arial" w:eastAsia="Arial" w:cs="Arial"/>
          <w:i/>
          <w:iCs/>
          <w:color w:val="000000"/>
          <w:sz w:val="20"/>
          <w:szCs w:val="20"/>
          <w:highlight w:val="none"/>
          <w:u w:val="single"/>
        </w:rPr>
        <w:t xml:space="preserve">degree</w:t>
      </w:r>
      <w:r>
        <w:rPr>
          <w:bCs w:val="0"/>
          <w:i w:val="0"/>
          <w:sz w:val="20"/>
          <w:szCs w:val="20"/>
        </w:rPr>
      </w:r>
      <w:r>
        <w:rPr>
          <w:bCs w:val="0"/>
          <w:i w:val="0"/>
          <w:sz w:val="20"/>
          <w:szCs w:val="20"/>
        </w:rPr>
      </w:r>
    </w:p>
    <w:p>
      <w:pPr>
        <w:pStyle w:val="2602"/>
        <w:numPr>
          <w:ilvl w:val="0"/>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47" w:author="David Hassell" w:date="2025-10-10T14:48:34Z" oouserid="e42c3f48-66ba-4efd-805a-1ef7f6780645">
        <w:r>
          <w:rPr>
            <w:b/>
            <w:bCs/>
            <w:sz w:val="20"/>
            <w:szCs w:val="20"/>
            <w:highlight w:val="none"/>
          </w:rPr>
        </w:r>
      </w:ins>
      <w:r>
        <w:rPr>
          <w:b/>
          <w:bCs/>
          <w:sz w:val="20"/>
          <w:szCs w:val="20"/>
          <w:highlight w:val="none"/>
        </w:rPr>
        <w:t xml:space="preserve">southernmost_latitude</w:t>
      </w:r>
      <w:r>
        <w:rPr>
          <w:b/>
          <w:bCs/>
          <w:sz w:val="20"/>
          <w:szCs w:val="20"/>
        </w:rPr>
      </w:r>
      <w:r>
        <w:rPr>
          <w:b/>
          <w:bCs/>
          <w:sz w:val="20"/>
          <w:szCs w:val="20"/>
        </w:rPr>
      </w:r>
    </w:p>
    <w:p>
      <w:pPr>
        <w:pStyle w:val="2602"/>
        <w:numPr>
          <w:ilvl w:val="1"/>
          <w:numId w:val="626"/>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trike w:val="0"/>
          <w:sz w:val="20"/>
          <w:szCs w:val="20"/>
        </w:rPr>
      </w:pPr>
      <w:r>
        <w:rPr>
          <w:b w:val="0"/>
          <w:bCs w:val="0"/>
          <w:strike w:val="0"/>
          <w:sz w:val="20"/>
          <w:szCs w:val="20"/>
          <w:highlight w:val="none"/>
        </w:rPr>
        <w:t xml:space="preserve">The southernmost latitude coordinate of the grid cells, in degrees north.</w:t>
      </w:r>
      <w:r>
        <w:rPr>
          <w:b w:val="0"/>
          <w:bCs w:val="0"/>
          <w:strike w:val="0"/>
          <w:sz w:val="20"/>
          <w:szCs w:val="20"/>
        </w:rPr>
      </w:r>
      <w:r>
        <w:rPr>
          <w:b w:val="0"/>
          <w:bCs w:val="0"/>
          <w:strike w:val="0"/>
          <w:sz w:val="20"/>
          <w:szCs w:val="20"/>
        </w:rPr>
      </w:r>
    </w:p>
    <w:p>
      <w:pPr>
        <w:pStyle w:val="2602"/>
        <w:numPr>
          <w:ilvl w:val="1"/>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The value must be</w:t>
      </w:r>
      <w:r>
        <w:rPr>
          <w:b w:val="0"/>
          <w:bCs w:val="0"/>
          <w:sz w:val="20"/>
          <w:szCs w:val="20"/>
          <w:highlight w:val="none"/>
        </w:rPr>
        <w:t xml:space="preserve"> greater than or equal to </w:t>
      </w:r>
      <w:r>
        <w:rPr>
          <w:rFonts w:hint="default" w:ascii="Arial" w:hAnsi="Arial" w:eastAsia="Arial" w:cs="Arial"/>
          <w:b w:val="0"/>
          <w:bCs w:val="0"/>
          <w:i w:val="0"/>
          <w:strike w:val="0"/>
          <w:sz w:val="20"/>
          <w:szCs w:val="20"/>
          <w:u w:val="none"/>
        </w:rPr>
        <w:t xml:space="preserve">‒</w:t>
      </w:r>
      <w:r>
        <w:rPr>
          <w:b w:val="0"/>
          <w:bCs w:val="0"/>
          <w:sz w:val="20"/>
          <w:szCs w:val="20"/>
          <w:highlight w:val="none"/>
        </w:rPr>
        <w:t xml:space="preserve">9</w:t>
      </w:r>
      <w:r>
        <w:rPr>
          <w:b w:val="0"/>
          <w:bCs w:val="0"/>
          <w:sz w:val="20"/>
          <w:szCs w:val="20"/>
          <w:highlight w:val="none"/>
        </w:rPr>
        <w:t xml:space="preserve">0 and less than or e</w:t>
      </w:r>
      <w:r>
        <w:rPr>
          <w:b w:val="0"/>
          <w:bCs w:val="0"/>
          <w:sz w:val="20"/>
          <w:szCs w:val="20"/>
          <w:highlight w:val="none"/>
        </w:rPr>
        <w:t xml:space="preserve">qual to </w:t>
      </w:r>
      <w:r>
        <w:rPr>
          <w:b w:val="0"/>
          <w:bCs w:val="0"/>
          <w:sz w:val="20"/>
          <w:szCs w:val="20"/>
          <w:highlight w:val="none"/>
        </w:rPr>
        <w:t xml:space="preserve">90.</w:t>
      </w:r>
      <w:r>
        <w:rPr>
          <w:b w:val="0"/>
          <w:bCs w:val="0"/>
          <w:sz w:val="20"/>
          <w:szCs w:val="20"/>
        </w:rPr>
      </w:r>
      <w:r>
        <w:rPr>
          <w:b w:val="0"/>
          <w:bCs w:val="0"/>
          <w:sz w:val="20"/>
          <w:szCs w:val="20"/>
        </w:rPr>
      </w:r>
    </w:p>
    <w:p>
      <w:pPr>
        <w:pStyle w:val="2602"/>
        <w:numPr>
          <w:ilvl w:val="1"/>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Cells for which no calculations are made are </w:t>
      </w:r>
      <w:r>
        <w:rPr>
          <w:b w:val="0"/>
          <w:bCs w:val="0"/>
          <w:i w:val="0"/>
          <w:iCs w:val="0"/>
          <w:sz w:val="20"/>
          <w:szCs w:val="20"/>
          <w:highlight w:val="none"/>
        </w:rPr>
        <w:t xml:space="preserve">inclu</w:t>
      </w:r>
      <w:r>
        <w:rPr>
          <w:b w:val="0"/>
          <w:bCs w:val="0"/>
          <w:sz w:val="20"/>
          <w:szCs w:val="20"/>
          <w:highlight w:val="none"/>
        </w:rPr>
        <w:t xml:space="preserve">ded </w:t>
      </w:r>
      <w:r>
        <w:rPr>
          <w:sz w:val="20"/>
          <w:szCs w:val="20"/>
          <w:highlight w:val="none"/>
        </w:rPr>
        <w:t xml:space="preserve">(such as ocean areas for a land surface component)</w:t>
      </w:r>
      <w:r>
        <w:rPr>
          <w:b w:val="0"/>
          <w:bCs w:val="0"/>
          <w:sz w:val="20"/>
          <w:szCs w:val="20"/>
          <w:highlight w:val="none"/>
        </w:rPr>
        <w:t xml:space="preserve">.</w:t>
      </w:r>
      <w:r>
        <w:rPr>
          <w:b w:val="0"/>
          <w:bCs w:val="0"/>
          <w:sz w:val="20"/>
          <w:szCs w:val="20"/>
        </w:rPr>
      </w:r>
      <w:r>
        <w:rPr>
          <w:b w:val="0"/>
          <w:bCs w:val="0"/>
          <w:sz w:val="20"/>
          <w:szCs w:val="20"/>
        </w:rPr>
      </w:r>
    </w:p>
    <w:p>
      <w:pPr>
        <w:pStyle w:val="2602"/>
        <w:numPr>
          <w:ilvl w:val="1"/>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The southernmost coordinate latitude may be shared by multiple cells.</w:t>
      </w:r>
      <w:r>
        <w:rPr>
          <w:b w:val="0"/>
          <w:bCs w:val="0"/>
          <w:sz w:val="20"/>
          <w:szCs w:val="20"/>
        </w:rPr>
      </w:r>
      <w:r>
        <w:rPr>
          <w:b w:val="0"/>
          <w:bCs w:val="0"/>
          <w:sz w:val="20"/>
          <w:szCs w:val="20"/>
        </w:rPr>
      </w:r>
    </w:p>
    <w:p>
      <w:pPr>
        <w:pStyle w:val="2602"/>
        <w:numPr>
          <w:ilvl w:val="1"/>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ins w:id="48" w:author="David Hassell" w:date="2025-10-11T13:14:16Z" oouserid="e42c3f48-66ba-4efd-805a-1ef7f6780645">
        <w:r>
          <w:rPr>
            <w:b w:val="0"/>
            <w:bCs w:val="0"/>
            <w:sz w:val="20"/>
            <w:szCs w:val="20"/>
            <w:highlight w:val="none"/>
          </w:rPr>
        </w:r>
      </w:ins>
      <w:r>
        <w:rPr>
          <w:b w:val="0"/>
          <w:bCs w:val="0"/>
          <w:sz w:val="20"/>
          <w:szCs w:val="20"/>
          <w:highlight w:val="none"/>
        </w:rPr>
        <w:t xml:space="preserve">Omit when not applicable</w:t>
      </w:r>
      <w:r>
        <w:rPr>
          <w:b w:val="0"/>
          <w:bCs w:val="0"/>
          <w:sz w:val="20"/>
          <w:szCs w:val="20"/>
          <w:highlight w:val="none"/>
        </w:rPr>
        <w:t xml:space="preserve">, as</w:t>
      </w:r>
      <w:r>
        <w:rPr>
          <w:b w:val="0"/>
          <w:bCs w:val="0"/>
          <w:sz w:val="20"/>
          <w:szCs w:val="20"/>
          <w:highlight w:val="none"/>
        </w:rPr>
        <w:t xml:space="preserve"> could be the case for grids with an adaptive temporal refinement</w:t>
      </w:r>
      <w:r>
        <w:rPr>
          <w:b w:val="0"/>
          <w:bCs w:val="0"/>
          <w:sz w:val="20"/>
          <w:szCs w:val="20"/>
          <w:highlight w:val="none"/>
        </w:rPr>
        <w:t xml:space="preserve">, or for grids that do not map to a sphere.</w:t>
      </w:r>
      <w:r>
        <w:rPr>
          <w:b w:val="0"/>
          <w:bCs w:val="0"/>
          <w:sz w:val="20"/>
          <w:szCs w:val="20"/>
          <w:highlight w:val="none"/>
        </w:rPr>
      </w:r>
      <w:r>
        <w:rPr>
          <w:b w:val="0"/>
          <w:bCs w:val="0"/>
          <w:sz w:val="20"/>
          <w:szCs w:val="20"/>
          <w:highlight w:val="none"/>
        </w:rPr>
      </w:r>
    </w:p>
    <w:p>
      <w:pPr>
        <w:pStyle w:val="2602"/>
        <w:numPr>
          <w:ilvl w:val="1"/>
          <w:numId w:val="362"/>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ins w:id="49" w:author="David Hassell" w:date="2025-10-11T11:42:04Z" oouserid="e42c3f48-66ba-4efd-805a-1ef7f6780645">
        <w:r>
          <w:rPr>
            <w:b w:val="0"/>
            <w:bCs w:val="0"/>
            <w:sz w:val="20"/>
            <w:szCs w:val="20"/>
            <w:highlight w:val="none"/>
          </w:rPr>
        </w:r>
      </w:ins>
      <w:r>
        <w:rPr>
          <w:b w:val="0"/>
          <w:bCs w:val="0"/>
          <w:sz w:val="20"/>
          <w:szCs w:val="20"/>
          <w:highlight w:val="none"/>
        </w:rPr>
        <w:t xml:space="preserve">E.g. </w:t>
      </w:r>
      <w:r>
        <w:rPr>
          <w:rFonts w:hint="default" w:ascii="Arial" w:hAnsi="Arial" w:eastAsia="Arial" w:cs="Arial"/>
          <w:bCs w:val="0"/>
          <w:i w:val="0"/>
          <w:strike w:val="0"/>
          <w:sz w:val="20"/>
          <w:szCs w:val="20"/>
          <w:u w:val="none"/>
        </w:rPr>
        <w:t xml:space="preserve">‒</w:t>
      </w:r>
      <w:r>
        <w:rPr>
          <w:b w:val="0"/>
          <w:bCs w:val="0"/>
          <w:i/>
          <w:iCs/>
          <w:sz w:val="20"/>
          <w:szCs w:val="20"/>
          <w:highlight w:val="none"/>
        </w:rPr>
        <w:t xml:space="preserve">89.5</w:t>
      </w:r>
      <w:r>
        <w:rPr>
          <w:b w:val="0"/>
          <w:bCs w:val="0"/>
          <w:sz w:val="20"/>
          <w:szCs w:val="20"/>
        </w:rPr>
      </w:r>
      <w:r>
        <w:rPr>
          <w:b w:val="0"/>
          <w:bCs w:val="0"/>
          <w:sz w:val="20"/>
          <w:szCs w:val="20"/>
        </w:rPr>
      </w:r>
    </w:p>
    <w:p>
      <w:pPr>
        <w:pStyle w:val="2602"/>
        <w:numPr>
          <w:ilvl w:val="0"/>
          <w:numId w:val="36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50" w:author="David Hassell" w:date="2025-10-10T14:48:34Z" oouserid="e42c3f48-66ba-4efd-805a-1ef7f6780645">
        <w:r>
          <w:rPr>
            <w:b/>
            <w:bCs/>
            <w:sz w:val="20"/>
            <w:szCs w:val="20"/>
            <w:highlight w:val="none"/>
          </w:rPr>
        </w:r>
      </w:ins>
      <w:r>
        <w:rPr>
          <w:b/>
          <w:bCs/>
          <w:sz w:val="20"/>
          <w:szCs w:val="20"/>
          <w:highlight w:val="none"/>
        </w:rPr>
        <w:t xml:space="preserve">westernmost_longitude</w:t>
      </w:r>
      <w:r>
        <w:rPr>
          <w:b/>
          <w:bCs/>
          <w:sz w:val="20"/>
          <w:szCs w:val="20"/>
        </w:rPr>
      </w:r>
      <w:r>
        <w:rPr>
          <w:b/>
          <w:bCs/>
          <w:sz w:val="20"/>
          <w:szCs w:val="20"/>
        </w:rPr>
      </w:r>
    </w:p>
    <w:p>
      <w:pPr>
        <w:pStyle w:val="2602"/>
        <w:numPr>
          <w:ilvl w:val="1"/>
          <w:numId w:val="536"/>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r>
        <w:rPr>
          <w:b w:val="0"/>
          <w:bCs w:val="0"/>
          <w:sz w:val="20"/>
          <w:szCs w:val="20"/>
          <w:highlight w:val="none"/>
        </w:rPr>
        <w:t xml:space="preserve">The westernmost longitude coordinate,</w:t>
      </w:r>
      <w:r>
        <w:rPr>
          <w:b w:val="0"/>
          <w:bCs w:val="0"/>
          <w:sz w:val="20"/>
          <w:szCs w:val="20"/>
          <w:highlight w:val="none"/>
        </w:rPr>
        <w:t xml:space="preserve"> in degrees east</w:t>
      </w:r>
      <w:r>
        <w:rPr>
          <w:b w:val="0"/>
          <w:bCs w:val="0"/>
          <w:sz w:val="20"/>
          <w:szCs w:val="20"/>
          <w:highlight w:val="none"/>
        </w:rPr>
        <w:t xml:space="preserve">, of the southernmost grid </w:t>
      </w:r>
      <w:r>
        <w:rPr>
          <w:b w:val="0"/>
          <w:bCs w:val="0"/>
          <w:sz w:val="20"/>
          <w:szCs w:val="20"/>
          <w:highlight w:val="none"/>
        </w:rPr>
        <w:t xml:space="preserve">cell or </w:t>
      </w:r>
      <w:r>
        <w:rPr>
          <w:b w:val="0"/>
          <w:bCs w:val="0"/>
          <w:sz w:val="20"/>
          <w:szCs w:val="20"/>
          <w:highlight w:val="none"/>
        </w:rPr>
        <w:t xml:space="preserve">cells.</w:t>
      </w:r>
      <w:r>
        <w:rPr>
          <w:b w:val="0"/>
          <w:bCs w:val="0"/>
          <w:sz w:val="20"/>
          <w:szCs w:val="20"/>
          <w:highlight w:val="none"/>
        </w:rPr>
      </w:r>
      <w:r>
        <w:rPr>
          <w:b w:val="0"/>
          <w:bCs w:val="0"/>
          <w:sz w:val="20"/>
          <w:szCs w:val="20"/>
          <w:highlight w:val="none"/>
        </w:rPr>
      </w:r>
    </w:p>
    <w:p>
      <w:pPr>
        <w:pStyle w:val="2602"/>
        <w:numPr>
          <w:ilvl w:val="1"/>
          <w:numId w:val="375"/>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r>
        <w:rPr>
          <w:b w:val="0"/>
          <w:bCs w:val="0"/>
          <w:sz w:val="20"/>
          <w:szCs w:val="20"/>
          <w:highlight w:val="none"/>
        </w:rPr>
        <w:t xml:space="preserve">The value must be greater than or equal to 0 and strictly less than 360</w:t>
      </w:r>
      <w:r>
        <w:rPr>
          <w:b w:val="0"/>
          <w:bCs w:val="0"/>
          <w:sz w:val="20"/>
          <w:szCs w:val="20"/>
          <w:highlight w:val="none"/>
        </w:rPr>
        <w:t xml:space="preserve">.</w:t>
      </w:r>
      <w:r>
        <w:rPr>
          <w:b w:val="0"/>
          <w:bCs w:val="0"/>
          <w:sz w:val="20"/>
          <w:szCs w:val="20"/>
          <w:highlight w:val="none"/>
        </w:rPr>
      </w:r>
      <w:r>
        <w:rPr>
          <w:b w:val="0"/>
          <w:bCs w:val="0"/>
          <w:sz w:val="20"/>
          <w:szCs w:val="20"/>
          <w:highlight w:val="none"/>
        </w:rPr>
      </w:r>
    </w:p>
    <w:p>
      <w:pPr>
        <w:pStyle w:val="2602"/>
        <w:numPr>
          <w:ilvl w:val="1"/>
          <w:numId w:val="414"/>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Cells for which no calculations are made are</w:t>
      </w:r>
      <w:r>
        <w:rPr>
          <w:b w:val="0"/>
          <w:bCs w:val="0"/>
          <w:sz w:val="20"/>
          <w:szCs w:val="20"/>
          <w:highlight w:val="none"/>
        </w:rPr>
        <w:t xml:space="preserve"> included </w:t>
      </w:r>
      <w:r>
        <w:rPr>
          <w:sz w:val="20"/>
          <w:szCs w:val="20"/>
          <w:highlight w:val="none"/>
        </w:rPr>
        <w:t xml:space="preserve">(such as ocean areas for a land surface component)</w:t>
      </w:r>
      <w:r>
        <w:rPr>
          <w:b w:val="0"/>
          <w:bCs w:val="0"/>
          <w:sz w:val="20"/>
          <w:szCs w:val="20"/>
          <w:highlight w:val="none"/>
        </w:rPr>
        <w:t xml:space="preserve">.</w:t>
      </w:r>
      <w:r>
        <w:rPr>
          <w:b w:val="0"/>
          <w:bCs w:val="0"/>
          <w:sz w:val="20"/>
          <w:szCs w:val="20"/>
        </w:rPr>
      </w:r>
      <w:r>
        <w:rPr>
          <w:b w:val="0"/>
          <w:bCs w:val="0"/>
          <w:sz w:val="20"/>
          <w:szCs w:val="20"/>
        </w:rPr>
      </w:r>
    </w:p>
    <w:p>
      <w:pPr>
        <w:pStyle w:val="2602"/>
        <w:numPr>
          <w:ilvl w:val="1"/>
          <w:numId w:val="375"/>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highlight w:val="none"/>
        </w:rPr>
      </w:pPr>
      <w:r>
        <w:rPr>
          <w:b w:val="0"/>
          <w:bCs w:val="0"/>
          <w:sz w:val="20"/>
          <w:szCs w:val="20"/>
          <w:highlight w:val="none"/>
        </w:rPr>
        <w:t xml:space="preserve">The westernmost longitude coordinate is the smallest longitude (in the range 0 to 360) </w:t>
      </w:r>
      <w:r>
        <w:rPr>
          <w:b w:val="0"/>
          <w:bCs w:val="0"/>
          <w:sz w:val="20"/>
          <w:szCs w:val="20"/>
          <w:highlight w:val="none"/>
        </w:rPr>
        <w:t xml:space="preserve">of the cells that share the coordinate latitude given by the </w:t>
      </w:r>
      <w:r>
        <w:rPr>
          <w:b/>
          <w:bCs/>
          <w:sz w:val="20"/>
          <w:szCs w:val="20"/>
          <w:highlight w:val="none"/>
        </w:rPr>
        <w:t xml:space="preserve">southernmost_latitude</w:t>
      </w:r>
      <w:r>
        <w:rPr>
          <w:b w:val="0"/>
          <w:bCs w:val="0"/>
          <w:sz w:val="20"/>
          <w:szCs w:val="20"/>
          <w:highlight w:val="none"/>
        </w:rPr>
        <w:t xml:space="preserve"> property.</w:t>
      </w:r>
      <w:r>
        <w:rPr>
          <w:b w:val="0"/>
          <w:bCs w:val="0"/>
          <w:sz w:val="20"/>
          <w:szCs w:val="20"/>
          <w:highlight w:val="none"/>
        </w:rPr>
      </w:r>
      <w:r>
        <w:rPr>
          <w:b w:val="0"/>
          <w:bCs w:val="0"/>
          <w:sz w:val="20"/>
          <w:szCs w:val="20"/>
          <w:highlight w:val="none"/>
        </w:rPr>
      </w:r>
    </w:p>
    <w:p>
      <w:pPr>
        <w:pStyle w:val="2602"/>
        <w:numPr>
          <w:ilvl w:val="1"/>
          <w:numId w:val="378"/>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ins w:id="51" w:author="David Hassell" w:date="2025-10-11T12:01:01Z" oouserid="e42c3f48-66ba-4efd-805a-1ef7f6780645">
        <w:r>
          <w:rPr>
            <w:b w:val="0"/>
            <w:bCs w:val="0"/>
            <w:sz w:val="20"/>
            <w:szCs w:val="20"/>
            <w:highlight w:val="none"/>
          </w:rPr>
        </w:r>
      </w:ins>
      <w:r>
        <w:rPr>
          <w:b w:val="0"/>
          <w:bCs w:val="0"/>
          <w:sz w:val="20"/>
          <w:szCs w:val="20"/>
          <w:highlight w:val="none"/>
        </w:rPr>
        <w:t xml:space="preserve">Omit when not applicable</w:t>
      </w:r>
      <w:r>
        <w:rPr>
          <w:b w:val="0"/>
          <w:bCs w:val="0"/>
          <w:sz w:val="20"/>
          <w:szCs w:val="20"/>
          <w:highlight w:val="none"/>
        </w:rPr>
        <w:t xml:space="preserve">, as</w:t>
      </w:r>
      <w:r>
        <w:rPr>
          <w:b w:val="0"/>
          <w:bCs w:val="0"/>
          <w:sz w:val="20"/>
          <w:szCs w:val="20"/>
          <w:highlight w:val="none"/>
        </w:rPr>
        <w:t xml:space="preserve"> could be the case for grids with an adaptive temporal refinement</w:t>
      </w:r>
      <w:r>
        <w:rPr>
          <w:b w:val="0"/>
          <w:bCs w:val="0"/>
          <w:sz w:val="20"/>
          <w:szCs w:val="20"/>
          <w:highlight w:val="none"/>
        </w:rPr>
        <w:t xml:space="preserve">, or for grids that do not map to a sphere.</w:t>
      </w:r>
      <w:r>
        <w:rPr>
          <w:b w:val="0"/>
          <w:bCs w:val="0"/>
          <w:sz w:val="20"/>
          <w:szCs w:val="20"/>
        </w:rPr>
      </w:r>
      <w:r>
        <w:rPr>
          <w:b w:val="0"/>
          <w:bCs w:val="0"/>
          <w:sz w:val="20"/>
          <w:szCs w:val="20"/>
        </w:rPr>
      </w:r>
    </w:p>
    <w:p>
      <w:pPr>
        <w:pStyle w:val="2602"/>
        <w:numPr>
          <w:ilvl w:val="1"/>
          <w:numId w:val="363"/>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E.g. </w:t>
      </w:r>
      <w:r>
        <w:rPr>
          <w:b w:val="0"/>
          <w:bCs w:val="0"/>
          <w:i/>
          <w:iCs/>
          <w:sz w:val="20"/>
          <w:szCs w:val="20"/>
          <w:highlight w:val="none"/>
        </w:rPr>
        <w:t xml:space="preserve">0.5</w:t>
      </w:r>
      <w:r>
        <w:rPr>
          <w:b w:val="0"/>
          <w:bCs w:val="0"/>
          <w:sz w:val="20"/>
          <w:szCs w:val="20"/>
        </w:rPr>
      </w:r>
      <w:r>
        <w:rPr>
          <w:b w:val="0"/>
          <w:bCs w:val="0"/>
          <w:sz w:val="20"/>
          <w:szCs w:val="20"/>
        </w:rPr>
      </w:r>
    </w:p>
    <w:p>
      <w:pPr>
        <w:pStyle w:val="2602"/>
        <w:numPr>
          <w:ilvl w:val="0"/>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n_cells</w:t>
      </w:r>
      <w:r>
        <w:rPr>
          <w:b/>
          <w:bCs/>
          <w:sz w:val="20"/>
          <w:szCs w:val="20"/>
        </w:rPr>
      </w:r>
      <w:r>
        <w:rPr>
          <w:b/>
          <w:bCs/>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w:t>
      </w:r>
      <w:r>
        <w:rPr>
          <w:rFonts w:ascii="Arial" w:hAnsi="Arial" w:eastAsia="Arial" w:cs="Arial"/>
          <w:color w:val="000000"/>
          <w:sz w:val="20"/>
          <w:szCs w:val="20"/>
          <w:u w:val="none"/>
        </w:rPr>
        <w:t xml:space="preserve"> total</w:t>
      </w:r>
      <w:r>
        <w:rPr>
          <w:rFonts w:ascii="Arial" w:hAnsi="Arial" w:eastAsia="Arial" w:cs="Arial"/>
          <w:color w:val="000000"/>
          <w:sz w:val="20"/>
          <w:szCs w:val="20"/>
          <w:u w:val="none"/>
        </w:rPr>
        <w:t xml:space="preserve"> number of</w:t>
      </w:r>
      <w:r>
        <w:rPr>
          <w:rFonts w:ascii="Arial" w:hAnsi="Arial" w:eastAsia="Arial" w:cs="Arial"/>
          <w:color w:val="000000"/>
          <w:sz w:val="20"/>
          <w:szCs w:val="20"/>
          <w:u w:val="none"/>
        </w:rPr>
        <w:t xml:space="preserve"> cells </w:t>
      </w:r>
      <w:r>
        <w:rPr>
          <w:rFonts w:ascii="Arial" w:hAnsi="Arial" w:eastAsia="Arial" w:cs="Arial"/>
          <w:color w:val="000000"/>
          <w:sz w:val="20"/>
          <w:szCs w:val="20"/>
          <w:u w:val="none"/>
        </w:rPr>
        <w:t xml:space="preserve">in the horizontal grid</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467"/>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sz w:val="20"/>
          <w:szCs w:val="20"/>
        </w:rPr>
      </w:pPr>
      <w:r>
        <w:rPr>
          <w:b w:val="0"/>
          <w:bCs w:val="0"/>
          <w:sz w:val="20"/>
          <w:szCs w:val="20"/>
          <w:highlight w:val="none"/>
        </w:rPr>
        <w:t xml:space="preserve">Cells for which no calculations are made are</w:t>
      </w:r>
      <w:r>
        <w:rPr>
          <w:b w:val="0"/>
          <w:bCs w:val="0"/>
          <w:i/>
          <w:iCs/>
          <w:sz w:val="20"/>
          <w:szCs w:val="20"/>
          <w:highlight w:val="none"/>
        </w:rPr>
        <w:t xml:space="preserve"> </w:t>
      </w:r>
      <w:r>
        <w:rPr>
          <w:b w:val="0"/>
          <w:bCs w:val="0"/>
          <w:i w:val="0"/>
          <w:iCs w:val="0"/>
          <w:sz w:val="20"/>
          <w:szCs w:val="20"/>
          <w:highlight w:val="none"/>
        </w:rPr>
        <w:t xml:space="preserve">inclu</w:t>
      </w:r>
      <w:r>
        <w:rPr>
          <w:b w:val="0"/>
          <w:bCs w:val="0"/>
          <w:sz w:val="20"/>
          <w:szCs w:val="20"/>
          <w:highlight w:val="none"/>
        </w:rPr>
        <w:t xml:space="preserve">ded </w:t>
      </w:r>
      <w:r>
        <w:rPr>
          <w:sz w:val="20"/>
          <w:szCs w:val="20"/>
          <w:highlight w:val="none"/>
        </w:rPr>
        <w:t xml:space="preserve">(such as ocean areas for a land surface component)</w:t>
      </w:r>
      <w:r>
        <w:rPr>
          <w:b w:val="0"/>
          <w:bCs w:val="0"/>
          <w:sz w:val="20"/>
          <w:szCs w:val="20"/>
          <w:highlight w:val="none"/>
        </w:rPr>
        <w:t xml:space="preserve">.</w:t>
      </w:r>
      <w:r>
        <w:rPr>
          <w:b w:val="0"/>
          <w:bCs w:val="0"/>
          <w:sz w:val="20"/>
          <w:szCs w:val="20"/>
        </w:rPr>
      </w:r>
      <w:r>
        <w:rPr>
          <w:b w:val="0"/>
          <w:bCs w:val="0"/>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when not </w:t>
      </w:r>
      <w:r>
        <w:rPr>
          <w:rFonts w:ascii="Arial" w:hAnsi="Arial" w:eastAsia="Arial" w:cs="Arial"/>
          <w:color w:val="000000"/>
          <w:sz w:val="20"/>
          <w:szCs w:val="20"/>
          <w:u w:val="none"/>
        </w:rPr>
        <w:t xml:space="preserve">constant</w:t>
      </w:r>
      <w:r>
        <w:rPr>
          <w:b w:val="0"/>
          <w:bCs w:val="0"/>
          <w:sz w:val="20"/>
          <w:szCs w:val="20"/>
          <w:highlight w:val="none"/>
        </w:rPr>
        <w:t xml:space="preserve"> </w:t>
      </w:r>
      <w:r>
        <w:rPr>
          <w:b w:val="0"/>
          <w:bCs w:val="0"/>
          <w:sz w:val="20"/>
          <w:szCs w:val="20"/>
          <w:highlight w:val="none"/>
        </w:rPr>
        <w:t xml:space="preserve">(such </w:t>
      </w:r>
      <w:r>
        <w:rPr>
          <w:b w:val="0"/>
          <w:bCs w:val="0"/>
          <w:sz w:val="20"/>
          <w:szCs w:val="20"/>
          <w:highlight w:val="none"/>
        </w:rPr>
        <w:t xml:space="preserve">as</w:t>
      </w:r>
      <w:r>
        <w:rPr>
          <w:b w:val="0"/>
          <w:bCs w:val="0"/>
          <w:sz w:val="20"/>
          <w:szCs w:val="20"/>
          <w:highlight w:val="none"/>
        </w:rPr>
        <w:t xml:space="preserve"> could be the case for grids with an adaptive temporal refinement</w:t>
      </w:r>
      <w:r>
        <w:rPr>
          <w:sz w:val="20"/>
          <w:szCs w:val="20"/>
        </w:rPr>
        <w:t xml:space="preserve">).</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color w:val="000000"/>
          <w:sz w:val="20"/>
          <w:szCs w:val="20"/>
          <w:highlight w:val="none"/>
          <w:u w:val="none"/>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265160</w:t>
      </w:r>
      <w:r>
        <w:rPr>
          <w:rFonts w:ascii="Arial" w:hAnsi="Arial" w:eastAsia="Arial" w:cs="Arial"/>
          <w:b w:val="0"/>
          <w:bCs w:val="0"/>
          <w:color w:val="000000"/>
          <w:sz w:val="20"/>
          <w:szCs w:val="20"/>
          <w:highlight w:val="none"/>
          <w:u w:val="none"/>
        </w:rPr>
      </w:r>
      <w:r>
        <w:rPr>
          <w:rFonts w:ascii="Arial" w:hAnsi="Arial" w:eastAsia="Arial" w:cs="Arial"/>
          <w:b w:val="0"/>
          <w:bCs w:val="0"/>
          <w:color w:val="000000"/>
          <w:sz w:val="20"/>
          <w:szCs w:val="20"/>
          <w:highlight w:val="none"/>
          <w:u w:val="none"/>
        </w:rPr>
      </w:r>
    </w:p>
    <w:p>
      <w:pPr>
        <w:pStyle w:val="2602"/>
        <w:numPr>
          <w:ilvl w:val="0"/>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truncation_metho</w:t>
      </w:r>
      <w:r>
        <w:rPr>
          <w:rFonts w:ascii="Arial" w:hAnsi="Arial" w:eastAsia="Arial" w:cs="Arial"/>
          <w:b/>
          <w:bCs/>
          <w:color w:val="000000"/>
          <w:sz w:val="20"/>
          <w:szCs w:val="20"/>
          <w:u w:val="none"/>
        </w:rPr>
        <w:t xml:space="preserve">d</w:t>
      </w:r>
      <w:r>
        <w:rPr>
          <w:b/>
          <w:bCs/>
          <w:sz w:val="20"/>
          <w:szCs w:val="20"/>
        </w:rPr>
      </w:r>
      <w:r>
        <w:rPr>
          <w:b/>
          <w:bCs/>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w:t>
      </w:r>
      <w:r>
        <w:rPr>
          <w:rFonts w:ascii="Arial" w:hAnsi="Arial" w:eastAsia="Arial" w:cs="Arial"/>
          <w:color w:val="000000"/>
          <w:sz w:val="20"/>
          <w:szCs w:val="20"/>
          <w:u w:val="none"/>
        </w:rPr>
        <w:t xml:space="preserve">method </w:t>
      </w:r>
      <w:r>
        <w:rPr>
          <w:rFonts w:ascii="Arial" w:hAnsi="Arial" w:eastAsia="Arial" w:cs="Arial"/>
          <w:color w:val="000000"/>
          <w:sz w:val="20"/>
          <w:szCs w:val="20"/>
          <w:u w:val="none"/>
        </w:rPr>
        <w:t xml:space="preserve">for truncating the spherical harmonic </w:t>
      </w:r>
      <w:r>
        <w:rPr>
          <w:rFonts w:ascii="Arial" w:hAnsi="Arial" w:eastAsia="Arial" w:cs="Arial"/>
          <w:color w:val="000000"/>
          <w:sz w:val="20"/>
          <w:szCs w:val="20"/>
          <w:u w:val="none"/>
        </w:rPr>
        <w:t xml:space="preserve">representation of a spectral mode</w:t>
      </w:r>
      <w:r>
        <w:rPr>
          <w:rFonts w:ascii="Arial" w:hAnsi="Arial" w:eastAsia="Arial" w:cs="Arial"/>
          <w:color w:val="000000"/>
          <w:sz w:val="20"/>
          <w:szCs w:val="20"/>
          <w:u w:val="none"/>
        </w:rPr>
        <w:t xml:space="preserve">l.</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hyperlink w:tooltip="#_7.10._trun" w:anchor="_7.10._trun" w:history="1">
        <w:r>
          <w:rPr>
            <w:rStyle w:val="2580"/>
            <w:rFonts w:ascii="Arial" w:hAnsi="Arial" w:eastAsia="Arial" w:cs="Arial"/>
            <w:sz w:val="20"/>
            <w:szCs w:val="20"/>
          </w:rPr>
          <w:t xml:space="preserve">7.10 (truncation_method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when not applicable.</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single"/>
        </w:rPr>
        <w:t xml:space="preserve">triangular</w:t>
      </w:r>
      <w:r>
        <w:rPr>
          <w:sz w:val="20"/>
          <w:szCs w:val="20"/>
        </w:rPr>
      </w:r>
      <w:r>
        <w:rPr>
          <w:sz w:val="20"/>
          <w:szCs w:val="20"/>
        </w:rPr>
      </w:r>
    </w:p>
    <w:p>
      <w:pPr>
        <w:pStyle w:val="2602"/>
        <w:numPr>
          <w:ilvl w:val="0"/>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truncation_number</w:t>
      </w:r>
      <w:r>
        <w:rPr>
          <w:b/>
          <w:bCs/>
          <w:sz w:val="20"/>
          <w:szCs w:val="20"/>
        </w:rPr>
      </w:r>
      <w:r>
        <w:rPr>
          <w:b/>
          <w:bCs/>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zonal (east-west) wave number at which a spectral </w:t>
      </w:r>
      <w:r>
        <w:rPr>
          <w:rFonts w:ascii="Arial" w:hAnsi="Arial" w:eastAsia="Arial" w:cs="Arial"/>
          <w:color w:val="000000"/>
          <w:sz w:val="20"/>
          <w:szCs w:val="20"/>
          <w:u w:val="none"/>
        </w:rPr>
        <w:t xml:space="preserve">model </w:t>
      </w:r>
      <w:r>
        <w:rPr>
          <w:rFonts w:ascii="Arial" w:hAnsi="Arial" w:eastAsia="Arial" w:cs="Arial"/>
          <w:color w:val="000000"/>
          <w:sz w:val="20"/>
          <w:szCs w:val="20"/>
          <w:u w:val="none"/>
        </w:rPr>
        <w:t xml:space="preserve">is truncated.</w:t>
      </w:r>
      <w:r>
        <w:rPr>
          <w:sz w:val="20"/>
          <w:szCs w:val="20"/>
        </w:rPr>
      </w:r>
      <w:r>
        <w:rPr>
          <w:sz w:val="20"/>
          <w:szCs w:val="20"/>
        </w:rPr>
      </w:r>
    </w:p>
    <w:p>
      <w:pPr>
        <w:pStyle w:val="2602"/>
        <w:numPr>
          <w:ilvl w:val="1"/>
          <w:numId w:val="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when not applicable.</w:t>
      </w:r>
      <w:r>
        <w:rPr>
          <w:sz w:val="20"/>
          <w:szCs w:val="20"/>
        </w:rPr>
      </w:r>
      <w:r>
        <w:rPr>
          <w:sz w:val="20"/>
          <w:szCs w:val="20"/>
        </w:rPr>
      </w:r>
    </w:p>
    <w:p>
      <w:pPr>
        <w:pStyle w:val="2602"/>
        <w:numPr>
          <w:ilvl w:val="1"/>
          <w:numId w:val="9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63</w:t>
      </w:r>
      <w:r>
        <w:rPr>
          <w:sz w:val="20"/>
          <w:szCs w:val="20"/>
        </w:rPr>
      </w:r>
      <w:r>
        <w:rPr>
          <w:sz w:val="20"/>
          <w:szCs w:val="20"/>
        </w:rPr>
      </w:r>
    </w:p>
    <w:p>
      <w:pPr>
        <w:pStyle w:val="2424"/>
        <w:pBdr/>
        <w:spacing w:after="283" w:afterAutospacing="0" w:line="276" w:lineRule="auto"/>
        <w:ind/>
        <w:jc w:val="left"/>
        <w:rPr>
          <w:color w:val="000000" w:themeColor="text1"/>
        </w:rPr>
      </w:pPr>
      <w:r/>
      <w:bookmarkStart w:id="528" w:name="_4.2._Verti"/>
      <w:r/>
      <w:bookmarkEnd w:id="528"/>
      <w:r/>
      <w:bookmarkStart w:id="492" w:name="_4.2._Nativ"/>
      <w:r/>
      <w:bookmarkEnd w:id="492"/>
      <w:ins w:id="52" w:author="David Hassell" w:date="2025-11-11T10:08:13Z" oouserid="e42c3f48-66ba-4efd-805a-1ef7f6780645">
        <w:r>
          <w:rPr>
            <w:color w:val="000000" w:themeColor="text1"/>
            <w:rPrChange w:id="53" w:author="David Hassell" w:date="2025-11-11T10:08:29Z" oouserid="e42c3f48-66ba-4efd-805a-1ef7f6780645">
              <w:rPr/>
            </w:rPrChange>
          </w:rPr>
        </w:r>
      </w:ins>
      <w:bookmarkStart w:id="488" w:name="_4.2._Model"/>
      <w:ins w:id="54" w:author="David Hassell" w:date="2025-11-11T10:08:13Z" oouserid="e42c3f48-66ba-4efd-805a-1ef7f6780645">
        <w:r>
          <w:rPr>
            <w:color w:val="000000" w:themeColor="text1"/>
            <w:rPrChange w:id="55" w:author="David Hassell" w:date="2025-11-11T10:08:29Z" oouserid="e42c3f48-66ba-4efd-805a-1ef7f6780645">
              <w:rPr/>
            </w:rPrChange>
          </w:rPr>
        </w:r>
      </w:ins>
      <w:bookmarkEnd w:id="488"/>
      <w:r>
        <w:rPr>
          <w:rFonts w:ascii="Arial" w:hAnsi="Arial" w:eastAsia="Arial" w:cs="Arial"/>
          <w:color w:val="000000" w:themeColor="text1"/>
          <w:sz w:val="28"/>
          <w:u w:val="none"/>
        </w:rPr>
        <w:t xml:space="preserve">V</w:t>
      </w:r>
      <w:r>
        <w:rPr>
          <w:rFonts w:ascii="Arial" w:hAnsi="Arial" w:eastAsia="Arial" w:cs="Arial"/>
          <w:color w:val="000000" w:themeColor="text1"/>
          <w:sz w:val="28"/>
          <w:u w:val="none"/>
        </w:rPr>
        <w:t xml:space="preserve">ertical </w:t>
      </w:r>
      <w:r>
        <w:rPr>
          <w:rFonts w:ascii="Arial" w:hAnsi="Arial" w:eastAsia="Arial" w:cs="Arial"/>
          <w:color w:val="000000" w:themeColor="text1"/>
          <w:sz w:val="28"/>
          <w:u w:val="none"/>
        </w:rPr>
        <w:t xml:space="preserve">grid</w:t>
      </w:r>
      <w:r>
        <w:rPr>
          <w:color w:val="000000" w:themeColor="text1"/>
        </w:rPr>
      </w:r>
      <w:r>
        <w:rPr>
          <w:color w:val="000000" w:themeColor="text1"/>
        </w:rPr>
      </w:r>
    </w:p>
    <w:p>
      <w:pPr>
        <w:pStyle w:val="2426"/>
        <w:pBdr/>
        <w:spacing w:line="276" w:lineRule="auto"/>
        <w:ind w:firstLine="708"/>
        <w:rPr>
          <w:bCs/>
          <w:i/>
          <w:strike w:val="0"/>
          <w:sz w:val="28"/>
          <w:szCs w:val="28"/>
        </w:rPr>
      </w:pPr>
      <w:r/>
      <w:bookmarkStart w:id="530" w:name="_4.2.1.__Ve"/>
      <w:r/>
      <w:bookmarkEnd w:id="530"/>
      <w:r>
        <w:rPr>
          <w:bCs w:val="0"/>
          <w:i/>
          <w:iCs/>
          <w:strike w:val="0"/>
          <w:sz w:val="32"/>
          <w:szCs w:val="32"/>
          <w:highlight w:val="none"/>
        </w:rPr>
        <w:t xml:space="preserve">4.2.1</w:t>
      </w:r>
      <w:r>
        <w:rPr>
          <w:bCs w:val="0"/>
          <w:i/>
          <w:iCs/>
          <w:strike w:val="0"/>
          <w:sz w:val="32"/>
          <w:szCs w:val="32"/>
          <w:highlight w:val="none"/>
        </w:rPr>
        <w:t xml:space="preserve">.  </w:t>
      </w:r>
      <w:r>
        <w:rPr>
          <w:bCs w:val="0"/>
          <w:i/>
          <w:iCs/>
          <w:strike w:val="0"/>
          <w:sz w:val="28"/>
          <w:szCs w:val="28"/>
          <w:highlight w:val="none"/>
        </w:rPr>
        <w:t xml:space="preserve">Vertical computational grid</w:t>
      </w:r>
      <w:r>
        <w:rPr>
          <w:bCs/>
          <w:i/>
          <w:strike w:val="0"/>
          <w:sz w:val="28"/>
          <w:szCs w:val="28"/>
        </w:rPr>
      </w:r>
      <w:r>
        <w:rPr>
          <w:bCs/>
          <w:i/>
          <w:strike w:val="0"/>
          <w:sz w:val="28"/>
          <w:szCs w:val="28"/>
        </w:rPr>
      </w:r>
    </w:p>
    <w:p>
      <w:pPr>
        <w:suppressLineNumbers w:val="false"/>
        <w:pBdr/>
        <w:spacing w:line="276" w:lineRule="auto"/>
        <w:ind/>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A</w:t>
      </w:r>
      <w:r>
        <w:rPr>
          <w:rFonts w:ascii="Arial" w:hAnsi="Arial" w:eastAsia="Arial" w:cs="Arial"/>
          <w:color w:val="000000"/>
          <w:sz w:val="20"/>
          <w:szCs w:val="20"/>
          <w:u w:val="none"/>
        </w:rPr>
        <w:t xml:space="preserve"> model component's vertical computational grid defines </w:t>
      </w:r>
      <w:r>
        <w:rPr>
          <w:rFonts w:ascii="Arial" w:hAnsi="Arial" w:eastAsia="Arial" w:cs="Arial"/>
          <w:color w:val="000000"/>
          <w:sz w:val="20"/>
          <w:szCs w:val="20"/>
          <w:u w:val="none"/>
        </w:rPr>
        <w:t xml:space="preserve">the layers in which mass-related variables (e.g. pressure, temperature, water vapour and other mass constituents)</w:t>
      </w:r>
      <w:r>
        <w:rPr>
          <w:rFonts w:ascii="Arial" w:hAnsi="Arial" w:eastAsia="Arial" w:cs="Arial"/>
          <w:color w:val="000000"/>
          <w:sz w:val="20"/>
          <w:szCs w:val="20"/>
          <w:u w:val="none"/>
        </w:rPr>
        <w:t xml:space="preserve"> are</w:t>
      </w:r>
      <w:r>
        <w:rPr>
          <w:rFonts w:ascii="Arial" w:hAnsi="Arial" w:eastAsia="Arial" w:cs="Arial"/>
          <w:color w:val="000000"/>
          <w:sz w:val="20"/>
          <w:szCs w:val="20"/>
          <w:u w:val="none"/>
        </w:rPr>
        <w:t xml:space="preserve"> calculated.</w:t>
      </w:r>
      <w:r>
        <w:rPr>
          <w:sz w:val="20"/>
          <w:szCs w:val="20"/>
        </w:rPr>
        <w:t xml:space="preserve"> See </w:t>
      </w:r>
      <w:r>
        <w:rPr>
          <w:sz w:val="20"/>
          <w:szCs w:val="20"/>
          <w:highlight w:val="none"/>
        </w:rPr>
        <w:t xml:space="preserve">section </w:t>
      </w:r>
      <w:hyperlink w:tooltip="#_3.__Model_" w:anchor="_3.__Model_" w:history="1">
        <w:r>
          <w:rPr>
            <w:rStyle w:val="2580"/>
            <w:sz w:val="20"/>
            <w:szCs w:val="20"/>
            <w:highlight w:val="none"/>
          </w:rPr>
          <w:t xml:space="preserve">3 (Model components)</w:t>
        </w:r>
      </w:hyperlink>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spacing w:line="276" w:lineRule="auto"/>
        <w:ind/>
        <w:contextualSpacing w:val="false"/>
        <w:jc w:val="both"/>
        <w:rPr>
          <w:rFonts w:ascii="Arial" w:hAnsi="Arial" w:eastAsia="Arial" w:cs="Arial"/>
          <w:bCs/>
          <w:i/>
          <w:color w:val="000000"/>
          <w:sz w:val="20"/>
          <w:szCs w:val="20"/>
          <w:u w:val="none"/>
        </w:rPr>
      </w:pPr>
      <w:r>
        <w:rPr>
          <w:rFonts w:ascii="Arial" w:hAnsi="Arial" w:eastAsia="Arial" w:cs="Arial"/>
          <w:b/>
          <w:bCs/>
          <w:i/>
          <w:iCs/>
          <w:color w:val="000000"/>
          <w:sz w:val="20"/>
          <w:szCs w:val="20"/>
          <w:u w:val="none"/>
        </w:rPr>
        <w:t xml:space="preserve">Note</w:t>
      </w:r>
      <w:r>
        <w:rPr>
          <w:rFonts w:ascii="Arial" w:hAnsi="Arial" w:eastAsia="Arial" w:cs="Arial"/>
          <w:i/>
          <w:iCs/>
          <w:color w:val="000000"/>
          <w:sz w:val="20"/>
          <w:szCs w:val="20"/>
          <w:u w:val="none"/>
        </w:rPr>
        <w:t xml:space="preserve">: The vertical computational grid is not divided into subgrids, </w:t>
      </w:r>
      <w:r>
        <w:rPr>
          <w:rFonts w:ascii="Arial" w:hAnsi="Arial" w:eastAsia="Arial" w:cs="Arial"/>
          <w:i/>
          <w:iCs/>
          <w:color w:val="000000"/>
          <w:sz w:val="20"/>
          <w:szCs w:val="20"/>
          <w:u w:val="none"/>
        </w:rPr>
        <w:t xml:space="preserve">as is done in </w:t>
      </w:r>
      <w:r>
        <w:rPr>
          <w:rFonts w:ascii="Arial" w:hAnsi="Arial" w:eastAsia="Arial" w:cs="Arial"/>
          <w:i/>
          <w:iCs/>
          <w:color w:val="000000"/>
          <w:sz w:val="20"/>
          <w:szCs w:val="20"/>
          <w:u w:val="none"/>
        </w:rPr>
        <w:t xml:space="preserve">the horizontal </w:t>
      </w:r>
      <w:r>
        <w:rPr>
          <w:rFonts w:ascii="Arial" w:hAnsi="Arial" w:eastAsia="Arial" w:cs="Arial"/>
          <w:i/>
          <w:iCs/>
          <w:color w:val="000000"/>
          <w:sz w:val="20"/>
          <w:szCs w:val="20"/>
          <w:u w:val="none"/>
        </w:rPr>
        <w:t xml:space="preserve">case </w:t>
      </w:r>
      <w:r>
        <w:rPr>
          <w:rFonts w:ascii="Arial" w:hAnsi="Arial" w:eastAsia="Arial" w:cs="Arial"/>
          <w:i/>
          <w:iCs/>
          <w:color w:val="000000"/>
          <w:sz w:val="20"/>
          <w:szCs w:val="20"/>
          <w:u w:val="none"/>
        </w:rPr>
        <w:t xml:space="preserve">(</w:t>
      </w:r>
      <w:r>
        <w:rPr>
          <w:rFonts w:ascii="Arial" w:hAnsi="Arial" w:eastAsia="Arial" w:cs="Arial"/>
          <w:i/>
          <w:iCs/>
          <w:color w:val="000000"/>
          <w:sz w:val="20"/>
          <w:szCs w:val="20"/>
          <w:highlight w:val="none"/>
          <w:u w:val="none"/>
        </w:rPr>
        <w:t xml:space="preserve">see </w:t>
      </w:r>
      <w:r>
        <w:rPr>
          <w:rFonts w:ascii="Arial" w:hAnsi="Arial" w:eastAsia="Arial" w:cs="Arial"/>
          <w:i/>
          <w:iCs/>
          <w:color w:val="000000"/>
          <w:sz w:val="20"/>
          <w:szCs w:val="20"/>
          <w:highlight w:val="none"/>
          <w:u w:val="none"/>
        </w:rPr>
        <w:t xml:space="preserve">sectio</w:t>
      </w:r>
      <w:r>
        <w:rPr>
          <w:rFonts w:ascii="Arial" w:hAnsi="Arial" w:eastAsia="Arial" w:cs="Arial"/>
          <w:i/>
          <w:iCs/>
          <w:color w:val="000000"/>
          <w:sz w:val="20"/>
          <w:szCs w:val="20"/>
          <w:u w:val="none"/>
        </w:rPr>
        <w:t xml:space="preserve">n </w:t>
      </w:r>
      <w:r>
        <w:rPr>
          <w:rFonts w:ascii="Arial" w:hAnsi="Arial" w:eastAsia="Arial" w:cs="Arial"/>
          <w:i/>
          <w:iCs/>
          <w:color w:val="000000"/>
          <w:sz w:val="20"/>
          <w:szCs w:val="20"/>
          <w:u w:val="none"/>
          <w:rPrChange w:id="56" w:author="David Hassell" w:date="2025-12-01T17:09:39Z" oouserid="e42c3f48-66ba-4efd-805a-1ef7f6780645">
            <w:rPr>
              <w:rFonts w:ascii="Arial" w:hAnsi="Arial" w:eastAsia="Arial" w:cs="Arial"/>
              <w:i/>
              <w:iCs/>
              <w:color w:val="000000"/>
              <w:sz w:val="20"/>
              <w:szCs w:val="20"/>
              <w:u w:val="none"/>
            </w:rPr>
          </w:rPrChange>
        </w:rPr>
      </w:r>
      <w:hyperlink w:tooltip="#_4.1.1.__Ho_8" w:anchor="_4.1.1.__Ho_8" w:history="1">
        <w:r>
          <w:rPr>
            <w:rStyle w:val="2580"/>
            <w:rFonts w:ascii="Arial" w:hAnsi="Arial" w:eastAsia="Arial" w:cs="Arial"/>
            <w:i/>
            <w:iCs/>
            <w:sz w:val="20"/>
            <w:szCs w:val="20"/>
          </w:rPr>
          <w:t xml:space="preserve">4.1.1 (Horizontal computational grid)</w:t>
        </w:r>
      </w:hyperlink>
      <w:r>
        <w:rPr>
          <w:rFonts w:ascii="Arial" w:hAnsi="Arial" w:eastAsia="Arial" w:cs="Arial"/>
          <w:i/>
          <w:iCs/>
          <w:color w:val="000000"/>
          <w:sz w:val="20"/>
          <w:szCs w:val="20"/>
          <w:u w:val="none"/>
        </w:rPr>
        <w:t xml:space="preserve">)</w:t>
      </w:r>
      <w:r>
        <w:rPr>
          <w:rFonts w:ascii="Arial" w:hAnsi="Arial" w:eastAsia="Arial" w:cs="Arial"/>
          <w:i/>
          <w:iCs/>
          <w:color w:val="000000"/>
          <w:sz w:val="20"/>
          <w:szCs w:val="20"/>
          <w:u w:val="none"/>
        </w:rPr>
        <w:t xml:space="preserve">, because </w:t>
      </w:r>
      <w:r>
        <w:rPr>
          <w:rFonts w:ascii="Arial" w:hAnsi="Arial" w:eastAsia="Arial" w:cs="Arial"/>
          <w:i/>
          <w:iCs/>
          <w:color w:val="000000"/>
          <w:sz w:val="20"/>
          <w:szCs w:val="20"/>
          <w:u w:val="none"/>
        </w:rPr>
        <w:t xml:space="preserve">there are no current alternatives for the placement of vertical velocity-related variables, other than at the mass layer boundaries</w:t>
      </w:r>
      <w:r>
        <w:rPr>
          <w:rFonts w:ascii="Arial" w:hAnsi="Arial" w:eastAsia="Arial" w:cs="Arial"/>
          <w:i/>
          <w:iCs/>
          <w:color w:val="000000"/>
          <w:sz w:val="20"/>
          <w:szCs w:val="20"/>
          <w:u w:val="none"/>
        </w:rPr>
        <w:t xml:space="preserve">.</w:t>
      </w:r>
      <w:r>
        <w:rPr>
          <w:rFonts w:ascii="Arial" w:hAnsi="Arial" w:eastAsia="Arial" w:cs="Arial"/>
          <w:bCs/>
          <w:i/>
          <w:color w:val="000000"/>
          <w:sz w:val="20"/>
          <w:szCs w:val="20"/>
          <w:u w:val="none"/>
        </w:rPr>
      </w:r>
      <w:r>
        <w:rPr>
          <w:rFonts w:ascii="Arial" w:hAnsi="Arial" w:eastAsia="Arial" w:cs="Arial"/>
          <w:bCs/>
          <w:i/>
          <w:color w:val="000000"/>
          <w:sz w:val="20"/>
          <w:szCs w:val="20"/>
          <w:u w:val="none"/>
        </w:rPr>
      </w:r>
    </w:p>
    <w:p>
      <w:pPr>
        <w:suppressLineNumbers w:val="false"/>
        <w:pBdr/>
        <w:spacing w:line="276" w:lineRule="auto"/>
        <w:ind/>
        <w:contextualSpacing w:val="false"/>
        <w:jc w:val="both"/>
        <w:rPr>
          <w:rFonts w:ascii="Arial" w:hAnsi="Arial" w:eastAsia="Arial" w:cs="Arial"/>
          <w:color w:val="000000"/>
          <w:sz w:val="20"/>
          <w:szCs w:val="20"/>
          <w:highlight w:val="none"/>
          <w:u w:val="none"/>
        </w:rPr>
      </w:pPr>
      <w:r>
        <w:rPr>
          <w:rFonts w:ascii="Arial" w:hAnsi="Arial" w:eastAsia="Arial" w:cs="Arial"/>
          <w:i/>
          <w:iCs/>
          <w:color w:val="000000"/>
          <w:sz w:val="20"/>
          <w:szCs w:val="20"/>
          <w:u w:val="none"/>
          <w:rPrChange w:id="57" w:author="David Hassell" w:date="2025-12-01T17:09:39Z" oouserid="e42c3f48-66ba-4efd-805a-1ef7f6780645">
            <w:rPr>
              <w:rFonts w:ascii="Arial" w:hAnsi="Arial" w:eastAsia="Arial" w:cs="Arial"/>
              <w:i/>
              <w:iCs/>
              <w:color w:val="000000"/>
              <w:sz w:val="20"/>
              <w:szCs w:val="20"/>
              <w:u w:val="none"/>
            </w:rPr>
          </w:rPrChange>
        </w:rPr>
      </w:r>
      <w:r>
        <w:rPr>
          <w:rFonts w:ascii="Arial" w:hAnsi="Arial" w:eastAsia="Arial" w:cs="Arial"/>
          <w:color w:val="000000"/>
          <w:sz w:val="20"/>
          <w:szCs w:val="20"/>
          <w:highlight w:val="none"/>
          <w:u w:val="none"/>
        </w:rPr>
        <w:t xml:space="preserve">In general, a model component has a sing</w:t>
      </w:r>
      <w:r>
        <w:rPr>
          <w:rFonts w:ascii="Arial" w:hAnsi="Arial" w:eastAsia="Arial" w:cs="Arial"/>
          <w:color w:val="000000"/>
          <w:sz w:val="20"/>
          <w:szCs w:val="20"/>
          <w:highlight w:val="none"/>
          <w:u w:val="none"/>
        </w:rPr>
        <w:t xml:space="preserve">l</w:t>
      </w:r>
      <w:r>
        <w:rPr>
          <w:rFonts w:ascii="Arial" w:hAnsi="Arial" w:eastAsia="Arial" w:cs="Arial"/>
          <w:color w:val="000000"/>
          <w:sz w:val="20"/>
          <w:szCs w:val="20"/>
          <w:highlight w:val="none"/>
          <w:u w:val="none"/>
        </w:rPr>
        <w:t xml:space="preserve">e vertical compu</w:t>
      </w:r>
      <w:r>
        <w:rPr>
          <w:rFonts w:ascii="Arial" w:hAnsi="Arial" w:eastAsia="Arial" w:cs="Arial"/>
          <w:color w:val="000000"/>
          <w:sz w:val="20"/>
          <w:szCs w:val="20"/>
          <w:highlight w:val="none"/>
          <w:u w:val="none"/>
        </w:rPr>
        <w:t xml:space="preserve">tational grid, for which most of the grid-defining properties can be unambiguously provided. However, some model components may have different and wholly independent vertical grids for different physical processes. For instance, this could occur for a land</w:t>
      </w:r>
      <w:r>
        <w:rPr>
          <w:sz w:val="20"/>
          <w:szCs w:val="20"/>
          <w:highlight w:val="none"/>
        </w:rPr>
        <w:t xml:space="preserve"> surface model with soil, lake and snow sub-models. In such </w:t>
      </w:r>
      <w:r>
        <w:rPr>
          <w:rFonts w:ascii="Arial" w:hAnsi="Arial" w:eastAsia="Arial" w:cs="Arial"/>
          <w:color w:val="000000"/>
          <w:sz w:val="20"/>
          <w:szCs w:val="20"/>
          <w:highlight w:val="none"/>
          <w:u w:val="none"/>
        </w:rPr>
        <w:t xml:space="preserve">cases it may not be possible to provide some of the properties that define the component’s vertical computational grid, because a single value might not apply to the grids of all of the different </w:t>
      </w:r>
      <w:r>
        <w:rPr>
          <w:rFonts w:ascii="Arial" w:hAnsi="Arial" w:eastAsia="Arial" w:cs="Arial"/>
          <w:color w:val="000000"/>
          <w:sz w:val="20"/>
          <w:szCs w:val="20"/>
          <w:highlight w:val="none"/>
          <w:u w:val="none"/>
        </w:rPr>
        <w:t xml:space="preserve">physical process</w:t>
      </w:r>
      <w:r>
        <w:rPr>
          <w:rFonts w:ascii="Arial" w:hAnsi="Arial" w:eastAsia="Arial" w:cs="Arial"/>
          <w:color w:val="000000"/>
          <w:sz w:val="20"/>
          <w:szCs w:val="20"/>
          <w:highlight w:val="none"/>
          <w:u w:val="none"/>
        </w:rPr>
        <w:t xml:space="preserve">es. When this happens, the </w:t>
      </w:r>
      <w:r>
        <w:rPr>
          <w:rFonts w:ascii="Arial" w:hAnsi="Arial" w:eastAsia="Arial" w:cs="Arial"/>
          <w:b/>
          <w:bCs/>
          <w:color w:val="000000"/>
          <w:sz w:val="20"/>
          <w:szCs w:val="20"/>
          <w:highlight w:val="none"/>
          <w:u w:val="none"/>
        </w:rPr>
        <w:t xml:space="preserve">description</w:t>
      </w:r>
      <w:r>
        <w:rPr>
          <w:rFonts w:ascii="Arial" w:hAnsi="Arial" w:eastAsia="Arial" w:cs="Arial"/>
          <w:color w:val="000000"/>
          <w:sz w:val="20"/>
          <w:szCs w:val="20"/>
          <w:highlight w:val="none"/>
          <w:u w:val="none"/>
        </w:rPr>
        <w:t xml:space="preserve"> property should be used instead to record the relevant information </w:t>
      </w:r>
      <w:r>
        <w:rPr>
          <w:rFonts w:ascii="Arial" w:hAnsi="Arial" w:eastAsia="Arial" w:cs="Arial"/>
          <w:color w:val="000000"/>
          <w:sz w:val="20"/>
          <w:szCs w:val="20"/>
          <w:highlight w:val="none"/>
          <w:u w:val="none"/>
        </w:rPr>
        <w:t xml:space="preserve">that applies to each physical process</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spacing w:line="276" w:lineRule="auto"/>
        <w:ind/>
        <w:contextualSpacing w:val="false"/>
        <w:jc w:val="both"/>
        <w:rPr>
          <w:rFonts w:ascii="Arial" w:hAnsi="Arial" w:eastAsia="Arial" w:cs="Arial"/>
          <w:bCs/>
          <w:i/>
          <w:color w:val="000000"/>
          <w:sz w:val="20"/>
          <w:szCs w:val="20"/>
          <w:highlight w:val="none"/>
          <w:u w:val="none"/>
        </w:rPr>
      </w:pPr>
      <w:ins w:id="58" w:author="David Hassell" w:date="2025-12-01T09:49:53Z" oouserid="e42c3f48-66ba-4efd-805a-1ef7f6780645">
        <w:r>
          <w:rPr>
            <w:rFonts w:ascii="Arial" w:hAnsi="Arial" w:eastAsia="Arial" w:cs="Arial"/>
            <w:i/>
            <w:iCs/>
            <w:color w:val="000000"/>
            <w:sz w:val="20"/>
            <w:szCs w:val="20"/>
            <w:u w:val="none"/>
            <w:rPrChange w:id="59" w:author="David Hassell" w:date="2025-12-01T17:09:39Z" oouserid="e42c3f48-66ba-4efd-805a-1ef7f6780645">
              <w:rPr>
                <w:rFonts w:ascii="Arial" w:hAnsi="Arial" w:eastAsia="Arial" w:cs="Arial"/>
                <w:i/>
                <w:iCs/>
                <w:color w:val="000000"/>
                <w:sz w:val="20"/>
                <w:szCs w:val="20"/>
                <w:u w:val="none"/>
              </w:rPr>
            </w:rPrChange>
          </w:rPr>
        </w:r>
      </w:ins>
      <w:r>
        <w:rPr>
          <w:rFonts w:ascii="Arial" w:hAnsi="Arial" w:eastAsia="Arial" w:cs="Arial"/>
          <w:color w:val="000000"/>
          <w:sz w:val="20"/>
          <w:szCs w:val="20"/>
          <w:u w:val="none"/>
        </w:rPr>
        <w:t xml:space="preserve">Examples of vertical computational grid descriptions are given</w:t>
      </w:r>
      <w:r>
        <w:rPr>
          <w:rFonts w:ascii="Arial" w:hAnsi="Arial" w:eastAsia="Arial" w:cs="Arial"/>
          <w:color w:val="000000"/>
          <w:sz w:val="20"/>
          <w:szCs w:val="20"/>
          <w:u w:val="none"/>
        </w:rPr>
        <w:t xml:space="preserve"> in section </w:t>
      </w:r>
      <w:hyperlink w:tooltip="#_6.__Exampl" w:anchor="_6.__Exampl" w:history="1">
        <w:r>
          <w:rPr>
            <w:rStyle w:val="2580"/>
            <w:rFonts w:ascii="Arial" w:hAnsi="Arial" w:eastAsia="Arial" w:cs="Arial"/>
            <w:sz w:val="20"/>
            <w:szCs w:val="20"/>
          </w:rPr>
          <w:t xml:space="preserve">6 (Examples)</w:t>
        </w:r>
      </w:hyperlink>
      <w:r>
        <w:rPr>
          <w:rFonts w:ascii="Arial" w:hAnsi="Arial" w:eastAsia="Arial" w:cs="Arial"/>
          <w:color w:val="000000"/>
          <w:sz w:val="20"/>
          <w:szCs w:val="20"/>
          <w:u w:val="none"/>
        </w:rPr>
        <w:t xml:space="preserve">.</w:t>
      </w:r>
      <w:r>
        <w:rPr>
          <w:rFonts w:ascii="Arial" w:hAnsi="Arial" w:eastAsia="Arial" w:cs="Arial"/>
          <w:bCs/>
          <w:i/>
          <w:color w:val="000000"/>
          <w:sz w:val="20"/>
          <w:szCs w:val="20"/>
          <w:highlight w:val="none"/>
          <w:u w:val="none"/>
        </w:rPr>
      </w:r>
      <w:r>
        <w:rPr>
          <w:rFonts w:ascii="Arial" w:hAnsi="Arial" w:eastAsia="Arial" w:cs="Arial"/>
          <w:bCs/>
          <w:i/>
          <w:color w:val="000000"/>
          <w:sz w:val="20"/>
          <w:szCs w:val="20"/>
          <w:highlight w:val="none"/>
          <w:u w:val="none"/>
        </w:rPr>
      </w:r>
    </w:p>
    <w:p>
      <w:pPr>
        <w:suppressLineNumbers w:val="false"/>
        <w:pBdr/>
        <w:spacing w:line="276" w:lineRule="auto"/>
        <w:ind/>
        <w:contextualSpacing w:val="false"/>
        <w:jc w:val="both"/>
        <w:rPr>
          <w:rFonts w:ascii="Arial" w:hAnsi="Arial" w:eastAsia="Arial" w:cs="Arial"/>
          <w:b/>
          <w:bCs/>
          <w:color w:val="000000"/>
          <w:sz w:val="20"/>
          <w:szCs w:val="20"/>
          <w:highlight w:val="none"/>
          <w:u w:val="none"/>
        </w:rPr>
      </w:pPr>
      <w:r>
        <w:rPr>
          <w:rFonts w:ascii="Arial" w:hAnsi="Arial" w:eastAsia="Arial" w:cs="Arial"/>
          <w:color w:val="000000"/>
          <w:sz w:val="20"/>
          <w:szCs w:val="20"/>
          <w:u w:val="none"/>
        </w:rPr>
        <w:t xml:space="preserve">A vertical computational grid</w:t>
      </w:r>
      <w:r>
        <w:rPr>
          <w:rFonts w:ascii="Arial" w:hAnsi="Arial" w:eastAsia="Arial" w:cs="Arial"/>
          <w:color w:val="000000"/>
          <w:sz w:val="20"/>
          <w:szCs w:val="20"/>
          <w:u w:val="none"/>
        </w:rPr>
        <w:t xml:space="preserve"> is described by the following properties</w:t>
      </w:r>
      <w:r>
        <w:rPr>
          <w:rFonts w:ascii="Arial" w:hAnsi="Arial" w:eastAsia="Arial" w:cs="Arial"/>
          <w:color w:val="000000"/>
          <w:sz w:val="20"/>
          <w:szCs w:val="20"/>
          <w:u w:val="none"/>
        </w:rPr>
        <w:t xml:space="preserve">, for which</w:t>
      </w:r>
      <w:r>
        <w:rPr>
          <w:rFonts w:ascii="Arial" w:hAnsi="Arial" w:eastAsia="Arial" w:cs="Arial"/>
          <w:color w:val="000000"/>
          <w:sz w:val="20"/>
          <w:szCs w:val="20"/>
          <w:highlight w:val="none"/>
          <w:u w:val="none"/>
        </w:rPr>
        <w:t xml:space="preserve"> </w:t>
      </w:r>
      <w:r>
        <w:rPr>
          <w:rFonts w:ascii="Arial" w:hAnsi="Arial" w:eastAsia="Arial" w:cs="Arial"/>
          <w:i/>
          <w:iCs/>
          <w:color w:val="000000"/>
          <w:sz w:val="20"/>
          <w:szCs w:val="20"/>
          <w:highlight w:val="none"/>
          <w:u w:val="single"/>
        </w:rPr>
        <w:t xml:space="preserve">underlined</w:t>
      </w:r>
      <w:r>
        <w:rPr>
          <w:rFonts w:ascii="Arial" w:hAnsi="Arial" w:eastAsia="Arial" w:cs="Arial"/>
          <w:color w:val="000000"/>
          <w:sz w:val="20"/>
          <w:szCs w:val="20"/>
          <w:highlight w:val="none"/>
          <w:u w:val="none"/>
        </w:rPr>
        <w:t xml:space="preserve"> values in the examples are taken </w:t>
      </w:r>
      <w:r>
        <w:rPr>
          <w:rFonts w:ascii="Arial" w:hAnsi="Arial" w:eastAsia="Arial" w:cs="Arial"/>
          <w:color w:val="000000"/>
          <w:sz w:val="20"/>
          <w:szCs w:val="20"/>
          <w:highlight w:val="none"/>
          <w:u w:val="none"/>
        </w:rPr>
        <w:t xml:space="preserve">from section </w:t>
      </w:r>
      <w:hyperlink w:tooltip="#_7.__Contro" w:anchor="_7.__Contro" w:history="1">
        <w:r>
          <w:rPr>
            <w:rStyle w:val="2580"/>
            <w:rFonts w:ascii="Arial" w:hAnsi="Arial" w:eastAsia="Arial" w:cs="Arial"/>
            <w:sz w:val="20"/>
            <w:szCs w:val="20"/>
            <w:highlight w:val="none"/>
          </w:rPr>
          <w:t xml:space="preserve">7 (Controlled vocabularies)</w:t>
        </w:r>
      </w:hyperlink>
      <w:r>
        <w:rPr>
          <w:rFonts w:ascii="Arial" w:hAnsi="Arial" w:eastAsia="Arial" w:cs="Arial"/>
          <w:color w:val="000000"/>
          <w:sz w:val="20"/>
          <w:szCs w:val="20"/>
          <w:u w:val="none"/>
        </w:rPr>
        <w:t xml:space="preserve">:</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0"/>
          <w:numId w:val="32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del w:id="60" w:author="David Hassell" w:date="2025-11-26T17:22:40Z" oouserid="e42c3f48-66ba-4efd-805a-1ef7f6780645">
        <w:r>
          <w:rPr>
            <w:sz w:val="20"/>
            <w:szCs w:val="20"/>
            <w:rPrChange w:id="61" w:author="David Hassell" w:date="2025-12-02T17:32:17Z" oouserid="e42c3f48-66ba-4efd-805a-1ef7f6780645">
              <w:rPr>
                <w:sz w:val="20"/>
                <w:szCs w:val="20"/>
              </w:rPr>
            </w:rPrChange>
          </w:rPr>
        </w:r>
      </w:del>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coordinate</w:t>
      </w:r>
      <w:r>
        <w:rPr>
          <w:b/>
          <w:bCs/>
          <w:sz w:val="20"/>
          <w:szCs w:val="20"/>
        </w:rPr>
      </w:r>
      <w:r>
        <w:rPr>
          <w:b/>
          <w:bCs/>
          <w:sz w:val="20"/>
          <w:szCs w:val="20"/>
        </w:rPr>
      </w:r>
    </w:p>
    <w:p>
      <w:pPr>
        <w:pStyle w:val="2602"/>
        <w:numPr>
          <w:ilvl w:val="1"/>
          <w:numId w:val="3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coordinate type of the vertical grid.</w:t>
      </w:r>
      <w:r>
        <w:rPr>
          <w:sz w:val="20"/>
          <w:szCs w:val="20"/>
        </w:rPr>
      </w:r>
      <w:r>
        <w:rPr>
          <w:sz w:val="20"/>
          <w:szCs w:val="20"/>
        </w:rPr>
      </w:r>
    </w:p>
    <w:p>
      <w:pPr>
        <w:pStyle w:val="2602"/>
        <w:numPr>
          <w:ilvl w:val="1"/>
          <w:numId w:val="3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Taken from a standardised list: </w:t>
      </w:r>
      <w:hyperlink w:tooltip="#_7.11._vert" w:anchor="_7.11._vert" w:history="1">
        <w:r>
          <w:rPr>
            <w:rStyle w:val="2580"/>
            <w:rFonts w:ascii="Arial" w:hAnsi="Arial" w:eastAsia="Arial" w:cs="Arial"/>
            <w:sz w:val="20"/>
            <w:szCs w:val="20"/>
          </w:rPr>
          <w:t xml:space="preserve">7.11 (vertical_coordinate CV)</w:t>
        </w:r>
      </w:hyperlink>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3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ins w:id="62" w:author="David Hassell" w:date="2025-12-02T10:23:06Z" oouserid="e42c3f48-66ba-4efd-805a-1ef7f6780645">
        <w:r>
          <w:rPr>
            <w:sz w:val="20"/>
            <w:szCs w:val="20"/>
            <w:highlight w:val="none"/>
            <w:rPrChange w:id="63" w:author="David Hassell" w:date="2025-12-02T17:32:17Z" oouserid="e42c3f48-66ba-4efd-805a-1ef7f6780645">
              <w:rPr>
                <w:sz w:val="20"/>
                <w:szCs w:val="20"/>
                <w:highlight w:val="none"/>
              </w:rPr>
            </w:rPrChange>
          </w:rPr>
        </w:r>
      </w:ins>
      <w:r>
        <w:rPr>
          <w:rFonts w:ascii="Arial" w:hAnsi="Arial" w:eastAsia="Arial" w:cs="Arial"/>
          <w:color w:val="000000"/>
          <w:sz w:val="20"/>
          <w:szCs w:val="20"/>
          <w:u w:val="none"/>
        </w:rPr>
        <w:t xml:space="preserve">Omit </w:t>
      </w:r>
      <w:r>
        <w:rPr>
          <w:sz w:val="20"/>
          <w:szCs w:val="20"/>
          <w:highlight w:val="none"/>
        </w:rPr>
        <w:t xml:space="preserve">if different physical processes</w:t>
      </w:r>
      <w:r>
        <w:rPr>
          <w:sz w:val="20"/>
          <w:szCs w:val="20"/>
        </w:rPr>
        <w:t xml:space="preserve"> </w:t>
      </w:r>
      <w:r>
        <w:rPr>
          <w:sz w:val="20"/>
          <w:szCs w:val="20"/>
          <w:highlight w:val="none"/>
        </w:rPr>
        <w:t xml:space="preserve">have </w:t>
      </w:r>
      <w:r>
        <w:rPr>
          <w:sz w:val="20"/>
          <w:szCs w:val="20"/>
          <w:highlight w:val="none"/>
        </w:rPr>
        <w:t xml:space="preserve">grids with </w:t>
      </w:r>
      <w:r>
        <w:rPr>
          <w:sz w:val="20"/>
          <w:szCs w:val="20"/>
          <w:highlight w:val="none"/>
        </w:rPr>
        <w:t xml:space="preserve">different vertical coordinate types</w:t>
      </w:r>
      <w:r>
        <w:rPr>
          <w:sz w:val="20"/>
          <w:szCs w:val="20"/>
          <w:highlight w:val="none"/>
        </w:rPr>
        <w:t xml:space="preserve">, </w:t>
      </w:r>
      <w:r>
        <w:rPr>
          <w:rFonts w:ascii="Arial" w:hAnsi="Arial" w:eastAsia="Arial" w:cs="Arial"/>
          <w:color w:val="000000"/>
          <w:sz w:val="20"/>
          <w:szCs w:val="20"/>
          <w:u w:val="none"/>
        </w:rPr>
        <w:t xml:space="preserve">noting this in the </w:t>
      </w:r>
      <w:r>
        <w:rPr>
          <w:rFonts w:ascii="Arial" w:hAnsi="Arial" w:eastAsia="Arial" w:cs="Arial"/>
          <w:b/>
          <w:bCs/>
          <w:color w:val="000000"/>
          <w:sz w:val="20"/>
          <w:szCs w:val="20"/>
          <w:u w:val="none"/>
        </w:rPr>
        <w:t xml:space="preserve">description</w:t>
      </w:r>
      <w:r>
        <w:rPr>
          <w:rFonts w:ascii="Arial" w:hAnsi="Arial" w:eastAsia="Arial" w:cs="Arial"/>
          <w:color w:val="000000"/>
          <w:sz w:val="20"/>
          <w:szCs w:val="20"/>
          <w:u w:val="none"/>
        </w:rPr>
        <w:t xml:space="preserve"> property</w:t>
      </w:r>
      <w:r>
        <w:rPr>
          <w:sz w:val="20"/>
          <w:szCs w:val="20"/>
          <w:highlight w:val="none"/>
        </w:rPr>
        <w:t xml:space="preserve">.</w:t>
      </w:r>
      <w:r>
        <w:rPr>
          <w:sz w:val="20"/>
          <w:szCs w:val="20"/>
        </w:rPr>
      </w:r>
      <w:r>
        <w:rPr>
          <w:sz w:val="20"/>
          <w:szCs w:val="20"/>
        </w:rPr>
      </w:r>
    </w:p>
    <w:p>
      <w:pPr>
        <w:pStyle w:val="2602"/>
        <w:numPr>
          <w:ilvl w:val="1"/>
          <w:numId w:val="32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del w:id="64" w:author="David Hassell" w:date="2025-10-27T09:57:30Z" oouserid="e42c3f48-66ba-4efd-805a-1ef7f6780645">
        <w:r>
          <w:rPr>
            <w:rFonts w:ascii="Arial" w:hAnsi="Arial" w:eastAsia="Arial" w:cs="Arial"/>
            <w:color w:val="000000"/>
            <w:sz w:val="20"/>
            <w:szCs w:val="20"/>
            <w:u w:val="none"/>
            <w:rPrChange w:id="65" w:author="David Hassell" w:date="2025-12-02T17:32:17Z" oouserid="e42c3f48-66ba-4efd-805a-1ef7f6780645">
              <w:rPr>
                <w:rFonts w:ascii="Arial" w:hAnsi="Arial" w:eastAsia="Arial" w:cs="Arial"/>
                <w:color w:val="000000"/>
                <w:sz w:val="20"/>
                <w:szCs w:val="20"/>
                <w:u w:val="none"/>
              </w:rPr>
            </w:rPrChange>
          </w:rPr>
        </w:r>
      </w:del>
      <w:r>
        <w:rPr>
          <w:rFonts w:ascii="Arial" w:hAnsi="Arial" w:eastAsia="Arial" w:cs="Arial"/>
          <w:color w:val="000000"/>
          <w:sz w:val="20"/>
          <w:szCs w:val="20"/>
          <w:u w:val="none"/>
        </w:rPr>
        <w:t xml:space="preserve">E.g. </w:t>
      </w:r>
      <w:r>
        <w:rPr>
          <w:rFonts w:ascii="Arial" w:hAnsi="Arial" w:eastAsia="Arial" w:cs="Arial"/>
          <w:i/>
          <w:color w:val="000000"/>
          <w:sz w:val="20"/>
          <w:szCs w:val="20"/>
          <w:u w:val="single"/>
        </w:rPr>
        <w:t xml:space="preserve">height</w:t>
      </w:r>
      <w:r>
        <w:rPr>
          <w:sz w:val="20"/>
          <w:szCs w:val="20"/>
        </w:rPr>
      </w:r>
      <w:r>
        <w:rPr>
          <w:sz w:val="20"/>
          <w:szCs w:val="20"/>
        </w:rPr>
      </w:r>
    </w:p>
    <w:p>
      <w:pPr>
        <w:pStyle w:val="2602"/>
        <w:numPr>
          <w:ilvl w:val="0"/>
          <w:numId w:val="27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description</w:t>
      </w:r>
      <w:r>
        <w:rPr>
          <w:b/>
          <w:bCs/>
          <w:sz w:val="20"/>
          <w:szCs w:val="20"/>
        </w:rPr>
      </w:r>
      <w:r>
        <w:rPr>
          <w:b/>
          <w:bCs/>
          <w:sz w:val="20"/>
          <w:szCs w:val="20"/>
        </w:rPr>
      </w:r>
    </w:p>
    <w:p>
      <w:pPr>
        <w:pStyle w:val="2602"/>
        <w:numPr>
          <w:ilvl w:val="1"/>
          <w:numId w:val="27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description of the vertical grid.</w:t>
      </w:r>
      <w:r>
        <w:rPr>
          <w:sz w:val="20"/>
          <w:szCs w:val="20"/>
        </w:rPr>
      </w:r>
      <w:r>
        <w:rPr>
          <w:sz w:val="20"/>
          <w:szCs w:val="20"/>
        </w:rPr>
      </w:r>
    </w:p>
    <w:p>
      <w:pPr>
        <w:pStyle w:val="2602"/>
        <w:numPr>
          <w:ilvl w:val="1"/>
          <w:numId w:val="27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description is only required if there is information that is not covered by any of the other properties.</w:t>
      </w:r>
      <w:r>
        <w:rPr>
          <w:sz w:val="20"/>
          <w:szCs w:val="20"/>
        </w:rPr>
      </w:r>
      <w:r>
        <w:rPr>
          <w:sz w:val="20"/>
          <w:szCs w:val="20"/>
        </w:rPr>
      </w:r>
    </w:p>
    <w:p>
      <w:pPr>
        <w:pStyle w:val="2602"/>
        <w:numPr>
          <w:ilvl w:val="1"/>
          <w:numId w:val="27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Omit </w:t>
      </w:r>
      <w:r>
        <w:rPr>
          <w:rFonts w:ascii="Arial" w:hAnsi="Arial" w:eastAsia="Arial" w:cs="Arial"/>
          <w:color w:val="000000"/>
          <w:sz w:val="20"/>
          <w:szCs w:val="20"/>
          <w:u w:val="none"/>
        </w:rPr>
        <w:t xml:space="preserve">when</w:t>
      </w:r>
      <w:r>
        <w:rPr>
          <w:rFonts w:ascii="Arial" w:hAnsi="Arial" w:eastAsia="Arial" w:cs="Arial"/>
          <w:color w:val="000000"/>
          <w:sz w:val="20"/>
          <w:szCs w:val="20"/>
          <w:u w:val="none"/>
        </w:rPr>
        <w:t xml:space="preserve"> not </w:t>
      </w:r>
      <w:r>
        <w:rPr>
          <w:rFonts w:ascii="Arial" w:hAnsi="Arial" w:eastAsia="Arial" w:cs="Arial"/>
          <w:color w:val="000000"/>
          <w:sz w:val="20"/>
          <w:szCs w:val="20"/>
          <w:u w:val="none"/>
        </w:rPr>
        <w:t xml:space="preserve">required</w:t>
      </w:r>
      <w:r>
        <w:rPr>
          <w:rFonts w:ascii="Arial" w:hAnsi="Arial" w:eastAsia="Arial" w:cs="Arial"/>
          <w:color w:val="000000"/>
          <w:sz w:val="20"/>
          <w:szCs w:val="20"/>
          <w:u w:val="none"/>
        </w:rPr>
        <w:t xml:space="preserve">.</w:t>
      </w:r>
      <w:r>
        <w:rPr>
          <w:sz w:val="20"/>
          <w:szCs w:val="20"/>
        </w:rPr>
      </w:r>
      <w:r>
        <w:rPr>
          <w:sz w:val="20"/>
          <w:szCs w:val="20"/>
        </w:rPr>
      </w:r>
    </w:p>
    <w:p>
      <w:pPr>
        <w:pStyle w:val="2602"/>
        <w:numPr>
          <w:ilvl w:val="0"/>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rPr>
        <w:t xml:space="preserve">n_z</w:t>
      </w:r>
      <w:r>
        <w:rPr>
          <w:b/>
          <w:bCs/>
          <w:sz w:val="20"/>
          <w:szCs w:val="20"/>
        </w:rPr>
      </w:r>
      <w:r>
        <w:rPr>
          <w:b/>
          <w:bCs/>
          <w:sz w:val="20"/>
          <w:szCs w:val="20"/>
        </w:rPr>
      </w:r>
    </w:p>
    <w:p>
      <w:pPr>
        <w:pStyle w:val="2602"/>
        <w:numPr>
          <w:ilvl w:val="1"/>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number of </w:t>
      </w:r>
      <w:r>
        <w:rPr>
          <w:rFonts w:ascii="Arial" w:hAnsi="Arial" w:eastAsia="Arial" w:cs="Arial"/>
          <w:color w:val="000000"/>
          <w:sz w:val="20"/>
          <w:szCs w:val="20"/>
          <w:u w:val="none"/>
        </w:rPr>
        <w:t xml:space="preserve">mass </w:t>
      </w:r>
      <w:r>
        <w:rPr>
          <w:rFonts w:ascii="Arial" w:hAnsi="Arial" w:eastAsia="Arial" w:cs="Arial"/>
          <w:color w:val="000000"/>
          <w:sz w:val="20"/>
          <w:szCs w:val="20"/>
          <w:u w:val="none"/>
        </w:rPr>
        <w:t xml:space="preserve">layers</w:t>
      </w:r>
      <w:r>
        <w:rPr>
          <w:rFonts w:ascii="Arial" w:hAnsi="Arial" w:eastAsia="Arial" w:cs="Arial"/>
          <w:color w:val="000000"/>
          <w:sz w:val="20"/>
          <w:szCs w:val="20"/>
          <w:u w:val="none"/>
        </w:rPr>
        <w:t xml:space="preserve"> (i.e. grid cells) in the vertical grid</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79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ins w:id="66" w:author="David Hassell" w:date="2025-12-02T11:21:31Z" oouserid="e42c3f48-66ba-4efd-805a-1ef7f6780645">
        <w:r>
          <w:rPr>
            <w:rFonts w:ascii="Arial" w:hAnsi="Arial" w:eastAsia="Arial" w:cs="Arial"/>
            <w:color w:val="000000"/>
            <w:sz w:val="20"/>
            <w:szCs w:val="20"/>
            <w:highlight w:val="none"/>
            <w:u w:val="none"/>
            <w:rPrChange w:id="67" w:author="David Hassell" w:date="2025-12-02T17:32:17Z" oouserid="e42c3f48-66ba-4efd-805a-1ef7f6780645">
              <w:rPr>
                <w:rFonts w:ascii="Arial" w:hAnsi="Arial" w:eastAsia="Arial" w:cs="Arial"/>
                <w:color w:val="000000"/>
                <w:sz w:val="20"/>
                <w:szCs w:val="20"/>
                <w:highlight w:val="none"/>
                <w:u w:val="none"/>
              </w:rPr>
            </w:rPrChange>
          </w:rPr>
        </w:r>
      </w:ins>
      <w:r>
        <w:rPr>
          <w:rFonts w:ascii="Arial" w:hAnsi="Arial" w:eastAsia="Arial" w:cs="Arial"/>
          <w:color w:val="000000"/>
          <w:sz w:val="20"/>
          <w:szCs w:val="20"/>
          <w:u w:val="none"/>
        </w:rPr>
        <w:t xml:space="preserve">Omit </w:t>
      </w:r>
      <w:r>
        <w:rPr>
          <w:sz w:val="20"/>
          <w:szCs w:val="20"/>
          <w:highlight w:val="none"/>
        </w:rPr>
        <w:t xml:space="preserve">if different physical processes</w:t>
      </w:r>
      <w:r>
        <w:rPr>
          <w:sz w:val="20"/>
          <w:szCs w:val="20"/>
        </w:rPr>
        <w:t xml:space="preserve"> </w:t>
      </w:r>
      <w:r>
        <w:rPr>
          <w:sz w:val="20"/>
          <w:szCs w:val="20"/>
          <w:highlight w:val="none"/>
        </w:rPr>
        <w:t xml:space="preserve">have </w:t>
      </w:r>
      <w:r>
        <w:rPr>
          <w:sz w:val="20"/>
          <w:szCs w:val="20"/>
          <w:highlight w:val="none"/>
        </w:rPr>
        <w:t xml:space="preserve">grids with </w:t>
      </w:r>
      <w:r>
        <w:rPr>
          <w:sz w:val="20"/>
          <w:szCs w:val="20"/>
          <w:highlight w:val="none"/>
        </w:rPr>
        <w:t xml:space="preserve">different numbers of layers</w:t>
      </w:r>
      <w:r>
        <w:rPr>
          <w:sz w:val="20"/>
          <w:szCs w:val="20"/>
          <w:highlight w:val="none"/>
        </w:rPr>
        <w:t xml:space="preserve">, noting this</w:t>
      </w:r>
      <w:r>
        <w:rPr>
          <w:rFonts w:ascii="Arial" w:hAnsi="Arial" w:eastAsia="Arial" w:cs="Arial"/>
          <w:color w:val="000000"/>
          <w:sz w:val="20"/>
          <w:szCs w:val="20"/>
          <w:u w:val="none"/>
        </w:rPr>
        <w:t xml:space="preserve"> in the </w:t>
      </w:r>
      <w:r>
        <w:rPr>
          <w:rFonts w:ascii="Arial" w:hAnsi="Arial" w:eastAsia="Arial" w:cs="Arial"/>
          <w:b/>
          <w:bCs/>
          <w:color w:val="000000"/>
          <w:sz w:val="20"/>
          <w:szCs w:val="20"/>
          <w:u w:val="none"/>
        </w:rPr>
        <w:t xml:space="preserve">description</w:t>
      </w:r>
      <w:r>
        <w:rPr>
          <w:rFonts w:ascii="Arial" w:hAnsi="Arial" w:eastAsia="Arial" w:cs="Arial"/>
          <w:color w:val="000000"/>
          <w:sz w:val="20"/>
          <w:szCs w:val="20"/>
          <w:u w:val="none"/>
        </w:rPr>
        <w:t xml:space="preserve"> property</w:t>
      </w:r>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highlight w:val="none"/>
          <w:u w:val="none"/>
        </w:rPr>
      </w:pPr>
      <w:r>
        <w:rPr>
          <w:sz w:val="20"/>
          <w:szCs w:val="20"/>
          <w:highlight w:val="none"/>
          <w:rPrChange w:id="68" w:author="David Hassell" w:date="2025-12-02T17:32:17Z" oouserid="e42c3f48-66ba-4efd-805a-1ef7f6780645">
            <w:rPr>
              <w:sz w:val="20"/>
              <w:szCs w:val="20"/>
              <w:highlight w:val="none"/>
            </w:rPr>
          </w:rPrChange>
        </w:rPr>
        <w:t xml:space="preserve">Omit </w:t>
      </w:r>
      <w:r>
        <w:rPr>
          <w:rFonts w:ascii="Arial" w:hAnsi="Arial" w:eastAsia="Arial" w:cs="Arial"/>
          <w:color w:val="000000"/>
          <w:sz w:val="20"/>
          <w:szCs w:val="20"/>
          <w:u w:val="none"/>
        </w:rPr>
        <w:t xml:space="preserve">if the number of layers varies in time or across the horizontal grid</w:t>
      </w:r>
      <w:r>
        <w:rPr>
          <w:sz w:val="20"/>
          <w:szCs w:val="20"/>
          <w:highlight w:val="none"/>
        </w:rPr>
        <w:t xml:space="preserve">, in which case the </w:t>
      </w:r>
      <w:r>
        <w:rPr>
          <w:b/>
          <w:bCs/>
          <w:sz w:val="20"/>
          <w:szCs w:val="20"/>
          <w:highlight w:val="none"/>
        </w:rPr>
        <w:t xml:space="preserve">n_z_range</w:t>
      </w:r>
      <w:r>
        <w:rPr>
          <w:sz w:val="20"/>
          <w:szCs w:val="20"/>
          <w:highlight w:val="none"/>
        </w:rPr>
        <w:t xml:space="preserve"> property should be considered instead.</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1"/>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70</w:t>
      </w:r>
      <w:r>
        <w:rPr>
          <w:sz w:val="20"/>
          <w:szCs w:val="20"/>
        </w:rPr>
      </w:r>
      <w:r>
        <w:rPr>
          <w:sz w:val="20"/>
          <w:szCs w:val="20"/>
        </w:rPr>
      </w:r>
    </w:p>
    <w:p>
      <w:pPr>
        <w:pStyle w:val="2602"/>
        <w:numPr>
          <w:ilvl w:val="0"/>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n_z_range</w:t>
      </w:r>
      <w:r>
        <w:rPr>
          <w:b/>
          <w:bCs/>
          <w:sz w:val="20"/>
          <w:szCs w:val="20"/>
        </w:rPr>
      </w:r>
      <w:r>
        <w:rPr>
          <w:b/>
          <w:bCs/>
          <w:sz w:val="20"/>
          <w:szCs w:val="20"/>
        </w:rPr>
      </w:r>
    </w:p>
    <w:p>
      <w:pPr>
        <w:pStyle w:val="2602"/>
        <w:numPr>
          <w:ilvl w:val="1"/>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minimum and maximum number of </w:t>
      </w:r>
      <w:r>
        <w:rPr>
          <w:rFonts w:ascii="Arial" w:hAnsi="Arial" w:eastAsia="Arial" w:cs="Arial"/>
          <w:color w:val="000000"/>
          <w:sz w:val="20"/>
          <w:szCs w:val="20"/>
          <w:u w:val="none"/>
        </w:rPr>
        <w:t xml:space="preserve">mass </w:t>
      </w:r>
      <w:r>
        <w:rPr>
          <w:rFonts w:ascii="Arial" w:hAnsi="Arial" w:eastAsia="Arial" w:cs="Arial"/>
          <w:color w:val="000000"/>
          <w:sz w:val="20"/>
          <w:szCs w:val="20"/>
          <w:u w:val="none"/>
        </w:rPr>
        <w:t xml:space="preserve">layers</w:t>
      </w:r>
      <w:r>
        <w:rPr>
          <w:rFonts w:ascii="Arial" w:hAnsi="Arial" w:eastAsia="Arial" w:cs="Arial"/>
          <w:color w:val="000000"/>
          <w:sz w:val="20"/>
          <w:szCs w:val="20"/>
          <w:u w:val="none"/>
        </w:rPr>
        <w:t xml:space="preserve"> in a vertical grid for which the number of layers varies in time </w:t>
      </w:r>
      <w:r>
        <w:rPr>
          <w:rFonts w:ascii="Arial" w:hAnsi="Arial" w:eastAsia="Arial" w:cs="Arial"/>
          <w:color w:val="000000"/>
          <w:sz w:val="20"/>
          <w:szCs w:val="20"/>
          <w:u w:val="none"/>
        </w:rPr>
        <w:t xml:space="preserve">or across the horizontal grid</w:t>
      </w:r>
      <w:r>
        <w:rPr>
          <w:sz w:val="20"/>
          <w:szCs w:val="20"/>
          <w:highlight w:val="none"/>
        </w:rPr>
        <w:t xml:space="preserve">.</w:t>
      </w:r>
      <w:r>
        <w:rPr>
          <w:sz w:val="20"/>
          <w:szCs w:val="20"/>
        </w:rPr>
      </w:r>
      <w:r>
        <w:rPr>
          <w:sz w:val="20"/>
          <w:szCs w:val="20"/>
        </w:rPr>
      </w:r>
    </w:p>
    <w:p>
      <w:pPr>
        <w:pStyle w:val="2602"/>
        <w:numPr>
          <w:ilvl w:val="1"/>
          <w:numId w:val="79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highlight w:val="none"/>
          <w:u w:val="none"/>
        </w:rPr>
        <w:t xml:space="preserve">O</w:t>
      </w:r>
      <w:r>
        <w:rPr>
          <w:rFonts w:ascii="Arial" w:hAnsi="Arial" w:eastAsia="Arial" w:cs="Arial"/>
          <w:color w:val="000000"/>
          <w:sz w:val="20"/>
          <w:szCs w:val="20"/>
          <w:u w:val="none"/>
        </w:rPr>
        <w:t xml:space="preserve">mit </w:t>
      </w:r>
      <w:r>
        <w:rPr>
          <w:sz w:val="20"/>
          <w:szCs w:val="20"/>
          <w:highlight w:val="none"/>
        </w:rPr>
        <w:t xml:space="preserve">if different physical</w:t>
      </w:r>
      <w:r>
        <w:rPr>
          <w:sz w:val="20"/>
          <w:szCs w:val="20"/>
          <w:highlight w:val="none"/>
        </w:rPr>
        <w:t xml:space="preserve"> processes</w:t>
      </w:r>
      <w:r>
        <w:rPr>
          <w:sz w:val="20"/>
          <w:szCs w:val="20"/>
        </w:rPr>
        <w:t xml:space="preserve"> </w:t>
      </w:r>
      <w:r>
        <w:rPr>
          <w:sz w:val="20"/>
          <w:szCs w:val="20"/>
          <w:highlight w:val="none"/>
        </w:rPr>
        <w:t xml:space="preserve">have </w:t>
      </w:r>
      <w:r>
        <w:rPr>
          <w:sz w:val="20"/>
          <w:szCs w:val="20"/>
          <w:highlight w:val="none"/>
        </w:rPr>
        <w:t xml:space="preserve">grids with </w:t>
      </w:r>
      <w:r>
        <w:rPr>
          <w:sz w:val="20"/>
          <w:szCs w:val="20"/>
          <w:highlight w:val="none"/>
        </w:rPr>
        <w:t xml:space="preserve">different ranges</w:t>
      </w:r>
      <w:r>
        <w:rPr>
          <w:sz w:val="20"/>
          <w:szCs w:val="20"/>
          <w:highlight w:val="none"/>
        </w:rPr>
        <w:t xml:space="preserve">, noting this</w:t>
      </w:r>
      <w:r>
        <w:rPr>
          <w:rFonts w:ascii="Arial" w:hAnsi="Arial" w:eastAsia="Arial" w:cs="Arial"/>
          <w:color w:val="000000"/>
          <w:sz w:val="20"/>
          <w:szCs w:val="20"/>
          <w:u w:val="none"/>
        </w:rPr>
        <w:t xml:space="preserve"> in the </w:t>
      </w:r>
      <w:r>
        <w:rPr>
          <w:rFonts w:ascii="Arial" w:hAnsi="Arial" w:eastAsia="Arial" w:cs="Arial"/>
          <w:b/>
          <w:bCs/>
          <w:color w:val="000000"/>
          <w:sz w:val="20"/>
          <w:szCs w:val="20"/>
          <w:u w:val="none"/>
        </w:rPr>
        <w:t xml:space="preserve">description</w:t>
      </w:r>
      <w:r>
        <w:rPr>
          <w:rFonts w:ascii="Arial" w:hAnsi="Arial" w:eastAsia="Arial" w:cs="Arial"/>
          <w:color w:val="000000"/>
          <w:sz w:val="20"/>
          <w:szCs w:val="20"/>
          <w:u w:val="none"/>
        </w:rPr>
        <w:t xml:space="preserve"> property</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78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69" w:author="David Hassell" w:date="2025-12-02T11:21:53Z" oouserid="e42c3f48-66ba-4efd-805a-1ef7f6780645">
        <w:r>
          <w:rPr>
            <w:rFonts w:ascii="Arial" w:hAnsi="Arial" w:eastAsia="Arial" w:cs="Arial"/>
            <w:color w:val="000000"/>
            <w:sz w:val="20"/>
            <w:szCs w:val="20"/>
            <w:highlight w:val="none"/>
            <w:u w:val="none"/>
            <w:rPrChange w:id="70" w:author="David Hassell" w:date="2025-12-02T17:32:17Z" oouserid="e42c3f48-66ba-4efd-805a-1ef7f6780645">
              <w:rPr>
                <w:rFonts w:ascii="Arial" w:hAnsi="Arial" w:eastAsia="Arial" w:cs="Arial"/>
                <w:color w:val="000000"/>
                <w:sz w:val="20"/>
                <w:szCs w:val="20"/>
                <w:highlight w:val="none"/>
                <w:u w:val="none"/>
              </w:rPr>
            </w:rPrChange>
          </w:rPr>
        </w:r>
      </w:ins>
      <w:r>
        <w:rPr>
          <w:rFonts w:ascii="Arial" w:hAnsi="Arial" w:eastAsia="Arial" w:cs="Arial"/>
          <w:color w:val="000000"/>
          <w:sz w:val="20"/>
          <w:szCs w:val="20"/>
          <w:u w:val="none"/>
        </w:rPr>
        <w:t xml:space="preserve">Omit </w:t>
      </w:r>
      <w:r>
        <w:rPr>
          <w:rFonts w:ascii="Arial" w:hAnsi="Arial" w:eastAsia="Arial" w:cs="Arial"/>
          <w:color w:val="000000"/>
          <w:sz w:val="20"/>
          <w:szCs w:val="20"/>
          <w:u w:val="none"/>
        </w:rPr>
        <w:t xml:space="preserve">when</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the </w:t>
      </w:r>
      <w:r>
        <w:rPr>
          <w:rFonts w:ascii="Arial" w:hAnsi="Arial" w:eastAsia="Arial" w:cs="Arial"/>
          <w:b/>
          <w:color w:val="000000"/>
          <w:sz w:val="20"/>
          <w:szCs w:val="20"/>
          <w:u w:val="none"/>
        </w:rPr>
        <w:t xml:space="preserve">n_z</w:t>
      </w:r>
      <w:r>
        <w:rPr>
          <w:rFonts w:ascii="Arial" w:hAnsi="Arial" w:eastAsia="Arial" w:cs="Arial"/>
          <w:color w:val="000000"/>
          <w:sz w:val="20"/>
          <w:szCs w:val="20"/>
          <w:u w:val="none"/>
        </w:rPr>
        <w:t xml:space="preserve"> property has </w:t>
      </w:r>
      <w:r>
        <w:rPr>
          <w:rFonts w:ascii="Arial" w:hAnsi="Arial" w:eastAsia="Arial" w:cs="Arial"/>
          <w:color w:val="000000"/>
          <w:sz w:val="20"/>
          <w:szCs w:val="20"/>
          <w:u w:val="none"/>
        </w:rPr>
        <w:t xml:space="preserve">been set.</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759"/>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
        <w:t xml:space="preserve">Omit</w:t>
      </w:r>
      <w:r>
        <w:rPr>
          <w:rFonts w:ascii="Arial" w:hAnsi="Arial" w:eastAsia="Arial" w:cs="Arial"/>
          <w:color w:val="000000"/>
          <w:sz w:val="20"/>
          <w:szCs w:val="20"/>
          <w:u w:val="none"/>
        </w:rPr>
        <w:t xml:space="preserve"> if there is otherwise not a well defined range</w:t>
      </w:r>
      <w:r>
        <w:rPr>
          <w:sz w:val="20"/>
          <w:szCs w:val="20"/>
          <w:highlight w:val="none"/>
        </w:rPr>
        <w:t xml:space="preserve">, </w:t>
      </w:r>
      <w:r>
        <w:rPr>
          <w:rFonts w:ascii="Arial" w:hAnsi="Arial" w:eastAsia="Arial" w:cs="Arial"/>
          <w:color w:val="000000"/>
          <w:sz w:val="20"/>
          <w:szCs w:val="20"/>
          <w:u w:val="none"/>
        </w:rPr>
        <w:t xml:space="preserve">noting this in the </w:t>
      </w:r>
      <w:r>
        <w:rPr>
          <w:rFonts w:ascii="Arial" w:hAnsi="Arial" w:eastAsia="Arial" w:cs="Arial"/>
          <w:b/>
          <w:bCs/>
          <w:color w:val="000000"/>
          <w:sz w:val="20"/>
          <w:szCs w:val="20"/>
          <w:u w:val="none"/>
        </w:rPr>
        <w:t xml:space="preserve">description</w:t>
      </w:r>
      <w:r>
        <w:rPr>
          <w:rFonts w:ascii="Arial" w:hAnsi="Arial" w:eastAsia="Arial" w:cs="Arial"/>
          <w:color w:val="000000"/>
          <w:sz w:val="20"/>
          <w:szCs w:val="20"/>
          <w:u w:val="none"/>
        </w:rPr>
        <w:t xml:space="preserve"> property</w:t>
      </w:r>
      <w:r>
        <w:rPr>
          <w:sz w:val="20"/>
          <w:szCs w:val="20"/>
          <w:highlight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5, 15</w:t>
      </w:r>
      <w:r>
        <w:rPr>
          <w:sz w:val="20"/>
          <w:szCs w:val="20"/>
        </w:rPr>
      </w:r>
      <w:r>
        <w:rPr>
          <w:sz w:val="20"/>
          <w:szCs w:val="20"/>
        </w:rPr>
      </w:r>
    </w:p>
    <w:p>
      <w:pPr>
        <w:pStyle w:val="2602"/>
        <w:numPr>
          <w:ilvl w:val="0"/>
          <w:numId w:val="82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top_</w:t>
      </w:r>
      <w:r>
        <w:rPr>
          <w:rFonts w:ascii="Arial" w:hAnsi="Arial" w:eastAsia="Arial" w:cs="Arial"/>
          <w:b/>
          <w:bCs/>
          <w:color w:val="000000"/>
          <w:sz w:val="20"/>
          <w:szCs w:val="20"/>
          <w:u w:val="none"/>
        </w:rPr>
        <w:t xml:space="preserve">layer_</w:t>
      </w:r>
      <w:r>
        <w:rPr>
          <w:rFonts w:ascii="Arial" w:hAnsi="Arial" w:eastAsia="Arial" w:cs="Arial"/>
          <w:b/>
          <w:bCs/>
          <w:color w:val="000000"/>
          <w:sz w:val="20"/>
          <w:szCs w:val="20"/>
          <w:u w:val="none"/>
        </w:rPr>
        <w:t xml:space="preserve">thicknes</w:t>
      </w:r>
      <w:r>
        <w:rPr>
          <w:rFonts w:ascii="Arial" w:hAnsi="Arial" w:eastAsia="Arial" w:cs="Arial"/>
          <w:b/>
          <w:bCs/>
          <w:color w:val="000000"/>
          <w:sz w:val="20"/>
          <w:szCs w:val="20"/>
          <w:u w:val="none"/>
        </w:rPr>
        <w:t xml:space="preserve">s</w:t>
      </w:r>
      <w:r>
        <w:rPr>
          <w:b/>
          <w:bCs/>
          <w:sz w:val="20"/>
          <w:szCs w:val="20"/>
        </w:rPr>
      </w:r>
      <w:r>
        <w:rPr>
          <w:b/>
          <w:bCs/>
          <w:sz w:val="20"/>
          <w:szCs w:val="20"/>
        </w:rPr>
      </w:r>
    </w:p>
    <w:p>
      <w:pPr>
        <w:pStyle w:val="2602"/>
        <w:numPr>
          <w:ilvl w:val="1"/>
          <w:numId w:val="82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thickness</w:t>
      </w:r>
      <w:r>
        <w:rPr>
          <w:rFonts w:ascii="Arial" w:hAnsi="Arial" w:eastAsia="Arial" w:cs="Arial"/>
          <w:color w:val="000000"/>
          <w:sz w:val="20"/>
          <w:szCs w:val="20"/>
          <w:u w:val="none"/>
        </w:rPr>
        <w:t xml:space="preserve">, in metres,</w:t>
      </w:r>
      <w:r>
        <w:rPr>
          <w:rFonts w:ascii="Arial" w:hAnsi="Arial" w:eastAsia="Arial" w:cs="Arial"/>
          <w:color w:val="000000"/>
          <w:sz w:val="20"/>
          <w:szCs w:val="20"/>
          <w:u w:val="none"/>
        </w:rPr>
        <w:t xml:space="preserve"> of the top </w:t>
      </w:r>
      <w:r>
        <w:rPr>
          <w:rFonts w:ascii="Arial" w:hAnsi="Arial" w:eastAsia="Arial" w:cs="Arial"/>
          <w:color w:val="000000"/>
          <w:sz w:val="20"/>
          <w:szCs w:val="20"/>
          <w:u w:val="none"/>
        </w:rPr>
        <w:t xml:space="preserve">model </w:t>
      </w:r>
      <w:r>
        <w:rPr>
          <w:rFonts w:ascii="Arial" w:hAnsi="Arial" w:eastAsia="Arial" w:cs="Arial"/>
          <w:color w:val="000000"/>
          <w:sz w:val="20"/>
          <w:szCs w:val="20"/>
          <w:u w:val="none"/>
        </w:rPr>
        <w:t xml:space="preserve">mass </w:t>
      </w:r>
      <w:r>
        <w:rPr>
          <w:rFonts w:ascii="Arial" w:hAnsi="Arial" w:eastAsia="Arial" w:cs="Arial"/>
          <w:color w:val="000000"/>
          <w:sz w:val="20"/>
          <w:szCs w:val="20"/>
          <w:u w:val="none"/>
        </w:rPr>
        <w:t xml:space="preserve">layer, </w:t>
      </w:r>
      <w:r>
        <w:rPr>
          <w:rFonts w:ascii="Arial" w:hAnsi="Arial" w:eastAsia="Arial" w:cs="Arial"/>
          <w:color w:val="000000"/>
          <w:sz w:val="20"/>
          <w:szCs w:val="20"/>
          <w:u w:val="none"/>
        </w:rPr>
        <w:t xml:space="preserve">i.e. the </w:t>
      </w:r>
      <w:r>
        <w:rPr>
          <w:rFonts w:ascii="Arial" w:hAnsi="Arial" w:eastAsia="Arial" w:cs="Arial"/>
          <w:color w:val="000000"/>
          <w:sz w:val="20"/>
          <w:szCs w:val="20"/>
          <w:u w:val="none"/>
        </w:rPr>
        <w:t xml:space="preserve">layer </w:t>
      </w:r>
      <w:r>
        <w:rPr>
          <w:rFonts w:ascii="Arial" w:hAnsi="Arial" w:eastAsia="Arial" w:cs="Arial"/>
          <w:color w:val="000000"/>
          <w:sz w:val="20"/>
          <w:szCs w:val="20"/>
          <w:u w:val="none"/>
        </w:rPr>
        <w:t xml:space="preserve">furthest away from the centre of the Earth</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82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r>
        <w:rPr>
          <w:rFonts w:ascii="Arial" w:hAnsi="Arial" w:eastAsia="Arial" w:cs="Arial"/>
          <w:i w:val="0"/>
          <w:iCs w:val="0"/>
          <w:color w:val="000000"/>
          <w:sz w:val="20"/>
          <w:szCs w:val="20"/>
          <w:u w:val="none"/>
        </w:rPr>
        <w:t xml:space="preserve">If th</w:t>
      </w:r>
      <w:r>
        <w:rPr>
          <w:rFonts w:ascii="Arial" w:hAnsi="Arial" w:eastAsia="Arial" w:cs="Arial"/>
          <w:color w:val="000000"/>
          <w:sz w:val="20"/>
          <w:szCs w:val="20"/>
          <w:u w:val="none"/>
        </w:rPr>
        <w:t xml:space="preserve">e </w:t>
      </w:r>
      <w:r>
        <w:rPr>
          <w:rFonts w:ascii="Arial" w:hAnsi="Arial" w:eastAsia="Arial" w:cs="Arial"/>
          <w:color w:val="000000"/>
          <w:sz w:val="20"/>
          <w:szCs w:val="20"/>
          <w:u w:val="none"/>
        </w:rPr>
        <w:t xml:space="preserve">thickness </w:t>
      </w:r>
      <w:r>
        <w:rPr>
          <w:rFonts w:ascii="Arial" w:hAnsi="Arial" w:eastAsia="Arial" w:cs="Arial"/>
          <w:color w:val="000000"/>
          <w:sz w:val="20"/>
          <w:szCs w:val="20"/>
          <w:u w:val="none"/>
        </w:rPr>
        <w:t xml:space="preserve">varies in time or across the horizontal grid, </w:t>
      </w:r>
      <w:r>
        <w:rPr>
          <w:rFonts w:ascii="Arial" w:hAnsi="Arial" w:eastAsia="Arial" w:cs="Arial"/>
          <w:color w:val="000000"/>
          <w:sz w:val="20"/>
          <w:szCs w:val="20"/>
          <w:u w:val="none"/>
        </w:rPr>
        <w:t xml:space="preserve">then</w:t>
      </w:r>
      <w:r>
        <w:rPr>
          <w:rFonts w:ascii="Arial" w:hAnsi="Arial" w:eastAsia="Arial" w:cs="Arial"/>
          <w:color w:val="000000"/>
          <w:sz w:val="20"/>
          <w:szCs w:val="20"/>
          <w:u w:val="none"/>
        </w:rPr>
        <w:t xml:space="preserve"> a nominal or representative maximum</w:t>
      </w:r>
      <w:r>
        <w:rPr>
          <w:rFonts w:ascii="Arial" w:hAnsi="Arial" w:eastAsia="Arial" w:cs="Arial"/>
          <w:color w:val="000000"/>
          <w:sz w:val="20"/>
          <w:szCs w:val="20"/>
          <w:u w:val="none"/>
        </w:rPr>
        <w:t xml:space="preserve"> value</w:t>
      </w:r>
      <w:r>
        <w:rPr>
          <w:rFonts w:ascii="Arial" w:hAnsi="Arial" w:eastAsia="Arial" w:cs="Arial"/>
          <w:color w:val="000000"/>
          <w:sz w:val="20"/>
          <w:szCs w:val="20"/>
          <w:u w:val="none"/>
        </w:rPr>
        <w:t xml:space="preserve"> should </w:t>
      </w:r>
      <w:r>
        <w:rPr>
          <w:rFonts w:ascii="Arial" w:hAnsi="Arial" w:eastAsia="Arial" w:cs="Arial"/>
          <w:color w:val="000000"/>
          <w:sz w:val="20"/>
          <w:szCs w:val="20"/>
          <w:u w:val="none"/>
        </w:rPr>
        <w:t xml:space="preserve">be </w:t>
      </w:r>
      <w:r>
        <w:rPr>
          <w:rFonts w:ascii="Arial" w:hAnsi="Arial" w:eastAsia="Arial" w:cs="Arial"/>
          <w:color w:val="000000"/>
          <w:sz w:val="20"/>
          <w:szCs w:val="20"/>
          <w:u w:val="none"/>
        </w:rPr>
        <w:t xml:space="preserve">provided</w:t>
      </w:r>
      <w:r>
        <w:rPr>
          <w:rFonts w:ascii="Arial" w:hAnsi="Arial" w:eastAsia="Arial" w:cs="Arial"/>
          <w:color w:val="000000"/>
          <w:sz w:val="20"/>
          <w:szCs w:val="20"/>
          <w:u w:val="none"/>
        </w:rPr>
        <w:t xml:space="preserve"> (e.g. as could be the case for an atmosphere grid with air pressure-based vertical coordinates)</w:t>
      </w:r>
      <w:r>
        <w:rPr>
          <w:sz w:val="20"/>
          <w:szCs w:val="20"/>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83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71" w:author="David Hassell" w:date="2025-12-02T14:51:44Z" oouserid="e42c3f48-66ba-4efd-805a-1ef7f6780645">
        <w:r>
          <w:rPr>
            <w:rFonts w:ascii="Arial" w:hAnsi="Arial" w:eastAsia="Arial" w:cs="Arial"/>
            <w:color w:val="000000"/>
            <w:sz w:val="20"/>
            <w:szCs w:val="20"/>
            <w:u w:val="none"/>
            <w:rPrChange w:id="72" w:author="David Hassell" w:date="2025-12-02T17:32:17Z" oouserid="e42c3f48-66ba-4efd-805a-1ef7f6780645">
              <w:rPr>
                <w:rFonts w:ascii="Arial" w:hAnsi="Arial" w:eastAsia="Arial" w:cs="Arial"/>
                <w:color w:val="000000"/>
                <w:sz w:val="20"/>
                <w:szCs w:val="20"/>
                <w:u w:val="none"/>
              </w:rPr>
            </w:rPrChange>
          </w:rPr>
        </w:r>
      </w:ins>
      <w:r>
        <w:rPr>
          <w:rFonts w:ascii="Arial" w:hAnsi="Arial" w:eastAsia="Arial" w:cs="Arial"/>
          <w:color w:val="000000"/>
          <w:sz w:val="20"/>
          <w:szCs w:val="20"/>
          <w:u w:val="none"/>
        </w:rPr>
        <w:t xml:space="preserve">Omit </w:t>
      </w:r>
      <w:r>
        <w:rPr>
          <w:sz w:val="20"/>
          <w:szCs w:val="20"/>
          <w:highlight w:val="none"/>
        </w:rPr>
        <w:t xml:space="preserve">if different physical processes</w:t>
      </w:r>
      <w:r>
        <w:rPr>
          <w:sz w:val="20"/>
          <w:szCs w:val="20"/>
        </w:rPr>
        <w:t xml:space="preserve"> </w:t>
      </w:r>
      <w:r>
        <w:rPr>
          <w:sz w:val="20"/>
          <w:szCs w:val="20"/>
          <w:highlight w:val="none"/>
        </w:rPr>
        <w:t xml:space="preserve">have </w:t>
      </w:r>
      <w:r>
        <w:rPr>
          <w:sz w:val="20"/>
          <w:szCs w:val="20"/>
          <w:highlight w:val="none"/>
        </w:rPr>
        <w:t xml:space="preserve">grids with </w:t>
      </w:r>
      <w:r>
        <w:rPr>
          <w:sz w:val="20"/>
          <w:szCs w:val="20"/>
          <w:highlight w:val="none"/>
        </w:rPr>
        <w:t xml:space="preserve">different top layer thicknesses</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sz w:val="20"/>
          <w:szCs w:val="20"/>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829"/>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73" w:author="David Hassell" w:date="2025-12-02T14:51:44Z" oouserid="e42c3f48-66ba-4efd-805a-1ef7f6780645">
        <w:r>
          <w:rPr>
            <w:rFonts w:ascii="Arial" w:hAnsi="Arial" w:eastAsia="Arial" w:cs="Arial"/>
            <w:color w:val="000000"/>
            <w:sz w:val="20"/>
            <w:szCs w:val="20"/>
            <w:highlight w:val="none"/>
            <w:u w:val="none"/>
            <w:rPrChange w:id="74" w:author="David Hassell" w:date="2025-12-02T17:32:17Z" oouserid="e42c3f48-66ba-4efd-805a-1ef7f6780645">
              <w:rPr>
                <w:rFonts w:ascii="Arial" w:hAnsi="Arial" w:eastAsia="Arial" w:cs="Arial"/>
                <w:color w:val="000000"/>
                <w:sz w:val="20"/>
                <w:szCs w:val="20"/>
                <w:highlight w:val="none"/>
                <w:u w:val="none"/>
              </w:rPr>
            </w:rPrChange>
          </w:rPr>
        </w:r>
      </w:ins>
      <w:r>
        <w:rPr>
          <w:rFonts w:ascii="Arial" w:hAnsi="Arial" w:eastAsia="Arial" w:cs="Arial"/>
          <w:color w:val="000000"/>
          <w:sz w:val="20"/>
          <w:szCs w:val="20"/>
          <w:u w:val="none"/>
        </w:rPr>
        <w:t xml:space="preserve">Omit if </w:t>
      </w:r>
      <w:r>
        <w:rPr>
          <w:rFonts w:ascii="Arial" w:hAnsi="Arial" w:eastAsia="Arial" w:cs="Arial"/>
          <w:color w:val="000000"/>
          <w:sz w:val="20"/>
          <w:szCs w:val="20"/>
          <w:u w:val="none"/>
        </w:rPr>
        <w:t xml:space="preserve">there is </w:t>
      </w:r>
      <w:r>
        <w:rPr>
          <w:rFonts w:ascii="Arial" w:hAnsi="Arial" w:eastAsia="Arial" w:cs="Arial"/>
          <w:color w:val="000000"/>
          <w:sz w:val="20"/>
          <w:szCs w:val="20"/>
          <w:u w:val="none"/>
        </w:rPr>
        <w:t xml:space="preserve">no nominal or representative maximum</w:t>
      </w:r>
      <w:r>
        <w:rPr>
          <w:rFonts w:ascii="Arial" w:hAnsi="Arial" w:eastAsia="Arial" w:cs="Arial"/>
          <w:color w:val="000000"/>
          <w:sz w:val="20"/>
          <w:szCs w:val="20"/>
          <w:u w:val="none"/>
        </w:rPr>
        <w:t xml:space="preserve"> val</w:t>
      </w:r>
      <w:r>
        <w:rPr>
          <w:rFonts w:ascii="Arial" w:hAnsi="Arial" w:eastAsia="Arial" w:cs="Arial"/>
          <w:color w:val="000000"/>
          <w:sz w:val="20"/>
          <w:szCs w:val="20"/>
          <w:u w:val="none"/>
        </w:rPr>
        <w:t xml:space="preserve">ue</w:t>
      </w:r>
      <w:r>
        <w:rPr>
          <w:rFonts w:ascii="Arial" w:hAnsi="Arial" w:eastAsia="Arial" w:cs="Arial"/>
          <w:color w:val="000000"/>
          <w:sz w:val="20"/>
          <w:szCs w:val="20"/>
          <w:u w:val="none"/>
        </w:rPr>
        <w:t xml:space="preserve">,</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82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1</w:t>
      </w:r>
      <w:r>
        <w:rPr>
          <w:rFonts w:ascii="Arial" w:hAnsi="Arial" w:eastAsia="Arial" w:cs="Arial"/>
          <w:i/>
          <w:color w:val="000000"/>
          <w:sz w:val="20"/>
          <w:szCs w:val="20"/>
          <w:u w:val="none"/>
        </w:rPr>
        <w:t xml:space="preserve">50</w:t>
      </w:r>
      <w:r>
        <w:rPr>
          <w:sz w:val="20"/>
          <w:szCs w:val="20"/>
        </w:rPr>
      </w:r>
      <w:r>
        <w:rPr>
          <w:sz w:val="20"/>
          <w:szCs w:val="20"/>
        </w:rPr>
      </w:r>
    </w:p>
    <w:p>
      <w:pPr>
        <w:pStyle w:val="2602"/>
        <w:numPr>
          <w:ilvl w:val="0"/>
          <w:numId w:val="15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Change w:id="75" w:author="David Hassell" w:date="2025-12-02T17:32:17Z" oouserid="e42c3f48-66ba-4efd-805a-1ef7f6780645">
            <w:rPr>
              <w:rFonts w:ascii="Arial" w:hAnsi="Arial" w:eastAsia="Arial" w:cs="Arial"/>
              <w:b/>
              <w:bCs/>
              <w:color w:val="000000"/>
              <w:sz w:val="20"/>
              <w:szCs w:val="20"/>
              <w:u w:val="none"/>
            </w:rPr>
          </w:rPrChange>
        </w:rPr>
      </w:r>
      <w:r>
        <w:rPr>
          <w:rFonts w:ascii="Arial" w:hAnsi="Arial" w:eastAsia="Arial" w:cs="Arial"/>
          <w:b/>
          <w:bCs/>
          <w:color w:val="000000"/>
          <w:sz w:val="20"/>
          <w:szCs w:val="20"/>
          <w:u w:val="none"/>
        </w:rPr>
        <w:t xml:space="preserve">bottom_</w:t>
      </w:r>
      <w:r>
        <w:rPr>
          <w:rFonts w:ascii="Arial" w:hAnsi="Arial" w:eastAsia="Arial" w:cs="Arial"/>
          <w:b/>
          <w:bCs/>
          <w:color w:val="000000"/>
          <w:sz w:val="20"/>
          <w:szCs w:val="20"/>
          <w:u w:val="none"/>
        </w:rPr>
        <w:t xml:space="preserve">layer_</w:t>
      </w:r>
      <w:r>
        <w:rPr>
          <w:rFonts w:ascii="Arial" w:hAnsi="Arial" w:eastAsia="Arial" w:cs="Arial"/>
          <w:b/>
          <w:bCs/>
          <w:color w:val="000000"/>
          <w:sz w:val="20"/>
          <w:szCs w:val="20"/>
          <w:u w:val="none"/>
        </w:rPr>
        <w:t xml:space="preserve">thicknes</w:t>
      </w:r>
      <w:r>
        <w:rPr>
          <w:rFonts w:ascii="Arial" w:hAnsi="Arial" w:eastAsia="Arial" w:cs="Arial"/>
          <w:b/>
          <w:bCs/>
          <w:color w:val="000000"/>
          <w:sz w:val="20"/>
          <w:szCs w:val="20"/>
          <w:u w:val="none"/>
        </w:rPr>
        <w:t xml:space="preserve">s</w:t>
      </w:r>
      <w:r>
        <w:rPr>
          <w:b/>
          <w:bCs/>
          <w:sz w:val="20"/>
          <w:szCs w:val="20"/>
        </w:rPr>
      </w:r>
      <w:r>
        <w:rPr>
          <w:b/>
          <w:bCs/>
          <w:sz w:val="20"/>
          <w:szCs w:val="20"/>
        </w:rPr>
      </w:r>
    </w:p>
    <w:p>
      <w:pPr>
        <w:pStyle w:val="2602"/>
        <w:numPr>
          <w:ilvl w:val="1"/>
          <w:numId w:val="15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The thickness</w:t>
      </w:r>
      <w:r>
        <w:rPr>
          <w:rFonts w:ascii="Arial" w:hAnsi="Arial" w:eastAsia="Arial" w:cs="Arial"/>
          <w:color w:val="000000"/>
          <w:sz w:val="20"/>
          <w:szCs w:val="20"/>
          <w:u w:val="none"/>
        </w:rPr>
        <w:t xml:space="preserve">, in metres,</w:t>
      </w:r>
      <w:r>
        <w:rPr>
          <w:rFonts w:ascii="Arial" w:hAnsi="Arial" w:eastAsia="Arial" w:cs="Arial"/>
          <w:color w:val="000000"/>
          <w:sz w:val="20"/>
          <w:szCs w:val="20"/>
          <w:u w:val="none"/>
        </w:rPr>
        <w:t xml:space="preserve"> of the bottom </w:t>
      </w:r>
      <w:r>
        <w:rPr>
          <w:rFonts w:ascii="Arial" w:hAnsi="Arial" w:eastAsia="Arial" w:cs="Arial"/>
          <w:color w:val="000000"/>
          <w:sz w:val="20"/>
          <w:szCs w:val="20"/>
          <w:u w:val="none"/>
        </w:rPr>
        <w:t xml:space="preserve">model </w:t>
      </w:r>
      <w:r>
        <w:rPr>
          <w:rFonts w:ascii="Arial" w:hAnsi="Arial" w:eastAsia="Arial" w:cs="Arial"/>
          <w:color w:val="000000"/>
          <w:sz w:val="20"/>
          <w:szCs w:val="20"/>
          <w:u w:val="none"/>
        </w:rPr>
        <w:t xml:space="preserve">mass </w:t>
      </w:r>
      <w:r>
        <w:rPr>
          <w:rFonts w:ascii="Arial" w:hAnsi="Arial" w:eastAsia="Arial" w:cs="Arial"/>
          <w:color w:val="000000"/>
          <w:sz w:val="20"/>
          <w:szCs w:val="20"/>
          <w:u w:val="none"/>
        </w:rPr>
        <w:t xml:space="preserve">layer, </w:t>
      </w:r>
      <w:r>
        <w:rPr>
          <w:rFonts w:ascii="Arial" w:hAnsi="Arial" w:eastAsia="Arial" w:cs="Arial"/>
          <w:color w:val="000000"/>
          <w:sz w:val="20"/>
          <w:szCs w:val="20"/>
          <w:u w:val="none"/>
        </w:rPr>
        <w:t xml:space="preserve">i.e. the </w:t>
      </w:r>
      <w:r>
        <w:rPr>
          <w:rFonts w:ascii="Arial" w:hAnsi="Arial" w:eastAsia="Arial" w:cs="Arial"/>
          <w:color w:val="000000"/>
          <w:sz w:val="20"/>
          <w:szCs w:val="20"/>
          <w:u w:val="none"/>
        </w:rPr>
        <w:t xml:space="preserve">layer </w:t>
      </w:r>
      <w:r>
        <w:rPr>
          <w:rFonts w:ascii="Arial" w:hAnsi="Arial" w:eastAsia="Arial" w:cs="Arial"/>
          <w:color w:val="000000"/>
          <w:sz w:val="20"/>
          <w:szCs w:val="20"/>
          <w:u w:val="none"/>
        </w:rPr>
        <w:t xml:space="preserve">closest to the centre of the Earth</w:t>
      </w:r>
      <w:r>
        <w:rPr>
          <w:rFonts w:ascii="Arial" w:hAnsi="Arial" w:eastAsia="Arial" w:cs="Arial"/>
          <w:color w:val="000000"/>
          <w:sz w:val="20"/>
          <w:szCs w:val="20"/>
          <w:u w:val="none"/>
        </w:rPr>
        <w:t xml:space="preserve">.</w:t>
      </w:r>
      <w:r>
        <w:rPr>
          <w:sz w:val="20"/>
          <w:szCs w:val="20"/>
        </w:rPr>
      </w:r>
      <w:r>
        <w:rPr>
          <w:sz w:val="20"/>
          <w:szCs w:val="20"/>
        </w:rPr>
      </w:r>
    </w:p>
    <w:p>
      <w:pPr>
        <w:pStyle w:val="2602"/>
        <w:numPr>
          <w:ilvl w:val="1"/>
          <w:numId w:val="66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del w:id="76" w:author="David Hassell" w:date="2025-11-26T22:57:21Z" oouserid="e42c3f48-66ba-4efd-805a-1ef7f6780645">
        <w:r>
          <w:rPr>
            <w:rFonts w:ascii="Arial" w:hAnsi="Arial" w:eastAsia="Arial" w:cs="Arial"/>
            <w:bCs w:val="0"/>
            <w:i w:val="0"/>
            <w:color w:val="000000"/>
            <w:sz w:val="20"/>
            <w:szCs w:val="20"/>
            <w:u w:val="none"/>
            <w:rPrChange w:id="77" w:author="David Hassell" w:date="2025-12-02T17:32:17Z" oouserid="e42c3f48-66ba-4efd-805a-1ef7f6780645">
              <w:rPr>
                <w:rFonts w:ascii="Arial" w:hAnsi="Arial" w:eastAsia="Arial" w:cs="Arial"/>
                <w:bCs w:val="0"/>
                <w:i w:val="0"/>
                <w:color w:val="000000"/>
                <w:sz w:val="20"/>
                <w:szCs w:val="20"/>
                <w:u w:val="none"/>
              </w:rPr>
            </w:rPrChange>
          </w:rPr>
        </w:r>
      </w:del>
      <w:r>
        <w:rPr>
          <w:rFonts w:ascii="Arial" w:hAnsi="Arial" w:eastAsia="Arial" w:cs="Arial"/>
          <w:i w:val="0"/>
          <w:iCs w:val="0"/>
          <w:color w:val="000000"/>
          <w:sz w:val="20"/>
          <w:szCs w:val="20"/>
          <w:u w:val="none"/>
        </w:rPr>
        <w:t xml:space="preserve">If th</w:t>
      </w:r>
      <w:r>
        <w:rPr>
          <w:rFonts w:ascii="Arial" w:hAnsi="Arial" w:eastAsia="Arial" w:cs="Arial"/>
          <w:color w:val="000000"/>
          <w:sz w:val="20"/>
          <w:szCs w:val="20"/>
          <w:u w:val="none"/>
        </w:rPr>
        <w:t xml:space="preserve">e </w:t>
      </w:r>
      <w:r>
        <w:rPr>
          <w:rFonts w:ascii="Arial" w:hAnsi="Arial" w:eastAsia="Arial" w:cs="Arial"/>
          <w:color w:val="000000"/>
          <w:sz w:val="20"/>
          <w:szCs w:val="20"/>
          <w:u w:val="none"/>
        </w:rPr>
        <w:t xml:space="preserve">thickness </w:t>
      </w:r>
      <w:r>
        <w:rPr>
          <w:rFonts w:ascii="Arial" w:hAnsi="Arial" w:eastAsia="Arial" w:cs="Arial"/>
          <w:color w:val="000000"/>
          <w:sz w:val="20"/>
          <w:szCs w:val="20"/>
          <w:u w:val="none"/>
        </w:rPr>
        <w:t xml:space="preserve">varies in time or across the horizontal grid,</w:t>
      </w:r>
      <w:r>
        <w:rPr>
          <w:rFonts w:ascii="Arial" w:hAnsi="Arial" w:eastAsia="Arial" w:cs="Arial"/>
          <w:color w:val="000000"/>
          <w:sz w:val="20"/>
          <w:szCs w:val="20"/>
          <w:u w:val="none"/>
        </w:rPr>
        <w:t xml:space="preserve"> then</w:t>
      </w:r>
      <w:r>
        <w:rPr>
          <w:rFonts w:ascii="Arial" w:hAnsi="Arial" w:eastAsia="Arial" w:cs="Arial"/>
          <w:color w:val="000000"/>
          <w:sz w:val="20"/>
          <w:szCs w:val="20"/>
          <w:u w:val="none"/>
        </w:rPr>
        <w:t xml:space="preserve"> a nominal or</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representative maximum</w:t>
      </w:r>
      <w:r>
        <w:rPr>
          <w:rFonts w:ascii="Arial" w:hAnsi="Arial" w:eastAsia="Arial" w:cs="Arial"/>
          <w:color w:val="000000"/>
          <w:sz w:val="20"/>
          <w:szCs w:val="20"/>
          <w:u w:val="none"/>
        </w:rPr>
        <w:t xml:space="preserve"> value </w:t>
      </w:r>
      <w:r>
        <w:rPr>
          <w:rFonts w:ascii="Arial" w:hAnsi="Arial" w:eastAsia="Arial" w:cs="Arial"/>
          <w:color w:val="000000"/>
          <w:sz w:val="20"/>
          <w:szCs w:val="20"/>
          <w:u w:val="none"/>
        </w:rPr>
        <w:t xml:space="preserve">should </w:t>
      </w:r>
      <w:r>
        <w:rPr>
          <w:rFonts w:ascii="Arial" w:hAnsi="Arial" w:eastAsia="Arial" w:cs="Arial"/>
          <w:color w:val="000000"/>
          <w:sz w:val="20"/>
          <w:szCs w:val="20"/>
          <w:u w:val="none"/>
        </w:rPr>
        <w:t xml:space="preserve">be </w:t>
      </w:r>
      <w:r>
        <w:rPr>
          <w:rFonts w:ascii="Arial" w:hAnsi="Arial" w:eastAsia="Arial" w:cs="Arial"/>
          <w:color w:val="000000"/>
          <w:sz w:val="20"/>
          <w:szCs w:val="20"/>
          <w:u w:val="none"/>
        </w:rPr>
        <w:t xml:space="preserve">provided</w:t>
      </w:r>
      <w:r>
        <w:rPr>
          <w:rFonts w:ascii="Arial" w:hAnsi="Arial" w:eastAsia="Arial" w:cs="Arial"/>
          <w:color w:val="000000"/>
          <w:sz w:val="20"/>
          <w:szCs w:val="20"/>
          <w:u w:val="none"/>
        </w:rPr>
        <w:t xml:space="preserve"> (e.g. as could be the case for an atmosphere grid with air pressure</w:t>
      </w:r>
      <w:r>
        <w:rPr>
          <w:rFonts w:ascii="Arial" w:hAnsi="Arial" w:eastAsia="Arial" w:cs="Arial"/>
          <w:color w:val="000000"/>
          <w:sz w:val="20"/>
          <w:szCs w:val="20"/>
          <w:u w:val="none"/>
        </w:rPr>
        <w:t xml:space="preserve">-based</w:t>
      </w:r>
      <w:r>
        <w:rPr>
          <w:rFonts w:ascii="Arial" w:hAnsi="Arial" w:eastAsia="Arial" w:cs="Arial"/>
          <w:color w:val="000000"/>
          <w:sz w:val="20"/>
          <w:szCs w:val="20"/>
          <w:u w:val="none"/>
        </w:rPr>
        <w:t xml:space="preserve"> vertical coordinates)</w:t>
      </w:r>
      <w:r>
        <w:rPr>
          <w:sz w:val="20"/>
          <w:szCs w:val="20"/>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66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78" w:author="David Hassell" w:date="2025-12-02T10:58:07Z" oouserid="e42c3f48-66ba-4efd-805a-1ef7f6780645">
        <w:r>
          <w:rPr>
            <w:rFonts w:ascii="Arial" w:hAnsi="Arial" w:eastAsia="Arial" w:cs="Arial"/>
            <w:color w:val="000000"/>
            <w:sz w:val="20"/>
            <w:szCs w:val="20"/>
            <w:highlight w:val="none"/>
            <w:u w:val="none"/>
            <w:rPrChange w:id="79" w:author="David Hassell" w:date="2025-12-02T17:32:17Z" oouserid="e42c3f48-66ba-4efd-805a-1ef7f6780645">
              <w:rPr>
                <w:rFonts w:ascii="Arial" w:hAnsi="Arial" w:eastAsia="Arial" w:cs="Arial"/>
                <w:color w:val="000000"/>
                <w:sz w:val="20"/>
                <w:szCs w:val="20"/>
                <w:highlight w:val="none"/>
                <w:u w:val="none"/>
              </w:rPr>
            </w:rPrChange>
          </w:rPr>
        </w:r>
      </w:ins>
      <w:r>
        <w:rPr>
          <w:rFonts w:ascii="Arial" w:hAnsi="Arial" w:eastAsia="Arial" w:cs="Arial"/>
          <w:color w:val="000000"/>
          <w:sz w:val="20"/>
          <w:szCs w:val="20"/>
          <w:u w:val="none"/>
        </w:rPr>
        <w:t xml:space="preserve">Omit </w:t>
      </w:r>
      <w:r>
        <w:rPr>
          <w:sz w:val="20"/>
          <w:szCs w:val="20"/>
          <w:highlight w:val="none"/>
        </w:rPr>
        <w:t xml:space="preserve">if different physical processes</w:t>
      </w:r>
      <w:r>
        <w:rPr>
          <w:sz w:val="20"/>
          <w:szCs w:val="20"/>
        </w:rPr>
        <w:t xml:space="preserve"> </w:t>
      </w:r>
      <w:r>
        <w:rPr>
          <w:sz w:val="20"/>
          <w:szCs w:val="20"/>
          <w:highlight w:val="none"/>
        </w:rPr>
        <w:t xml:space="preserve">have </w:t>
      </w:r>
      <w:r>
        <w:rPr>
          <w:sz w:val="20"/>
          <w:szCs w:val="20"/>
          <w:highlight w:val="none"/>
        </w:rPr>
        <w:t xml:space="preserve">grids with </w:t>
      </w:r>
      <w:r>
        <w:rPr>
          <w:sz w:val="20"/>
          <w:szCs w:val="20"/>
          <w:highlight w:val="none"/>
        </w:rPr>
        <w:t xml:space="preserve">different bottom layer thicknesses</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rFonts w:ascii="Arial" w:hAnsi="Arial" w:eastAsia="Arial" w:cs="Arial"/>
          <w:color w:val="000000"/>
          <w:sz w:val="20"/>
          <w:szCs w:val="20"/>
          <w:highlight w:val="none"/>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66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80" w:author="David Hassell" w:date="2025-11-26T23:10:26Z" oouserid="e42c3f48-66ba-4efd-805a-1ef7f6780645">
        <w:r>
          <w:rPr>
            <w:rFonts w:ascii="Arial" w:hAnsi="Arial" w:eastAsia="Arial" w:cs="Arial"/>
            <w:color w:val="000000"/>
            <w:sz w:val="20"/>
            <w:szCs w:val="20"/>
            <w:u w:val="none"/>
            <w:rPrChange w:id="81" w:author="David Hassell" w:date="2025-12-02T17:32:17Z" oouserid="e42c3f48-66ba-4efd-805a-1ef7f6780645">
              <w:rPr>
                <w:rFonts w:ascii="Arial" w:hAnsi="Arial" w:eastAsia="Arial" w:cs="Arial"/>
                <w:color w:val="000000"/>
                <w:sz w:val="20"/>
                <w:szCs w:val="20"/>
                <w:u w:val="none"/>
              </w:rPr>
            </w:rPrChange>
          </w:rPr>
        </w:r>
      </w:ins>
      <w:r>
        <w:rPr>
          <w:rFonts w:ascii="Arial" w:hAnsi="Arial" w:eastAsia="Arial" w:cs="Arial"/>
          <w:color w:val="000000"/>
          <w:sz w:val="20"/>
          <w:szCs w:val="20"/>
          <w:u w:val="none"/>
        </w:rPr>
        <w:t xml:space="preserve">Omit if</w:t>
      </w:r>
      <w:r>
        <w:rPr>
          <w:rFonts w:ascii="Arial" w:hAnsi="Arial" w:eastAsia="Arial" w:cs="Arial"/>
          <w:color w:val="000000"/>
          <w:sz w:val="20"/>
          <w:szCs w:val="20"/>
          <w:u w:val="none"/>
        </w:rPr>
        <w:t xml:space="preserve"> there is </w:t>
      </w:r>
      <w:r>
        <w:rPr>
          <w:rFonts w:ascii="Arial" w:hAnsi="Arial" w:eastAsia="Arial" w:cs="Arial"/>
          <w:color w:val="000000"/>
          <w:sz w:val="20"/>
          <w:szCs w:val="20"/>
          <w:u w:val="none"/>
        </w:rPr>
        <w:t xml:space="preserve">no nominal or representative maximum</w:t>
      </w:r>
      <w:r>
        <w:rPr>
          <w:rFonts w:ascii="Arial" w:hAnsi="Arial" w:eastAsia="Arial" w:cs="Arial"/>
          <w:color w:val="000000"/>
          <w:sz w:val="20"/>
          <w:szCs w:val="20"/>
          <w:u w:val="none"/>
        </w:rPr>
        <w:t xml:space="preserve"> val</w:t>
      </w:r>
      <w:r>
        <w:rPr>
          <w:rFonts w:ascii="Arial" w:hAnsi="Arial" w:eastAsia="Arial" w:cs="Arial"/>
          <w:color w:val="000000"/>
          <w:sz w:val="20"/>
          <w:szCs w:val="20"/>
          <w:u w:val="none"/>
        </w:rPr>
        <w:t xml:space="preserve">ue</w:t>
      </w:r>
      <w:r>
        <w:rPr>
          <w:sz w:val="20"/>
          <w:szCs w:val="20"/>
        </w:rPr>
        <w:t xml:space="preserve"> (e.g. as could be the case for a land ice model for which the bottom</w:t>
      </w:r>
      <w:r>
        <w:rPr>
          <w:sz w:val="20"/>
          <w:szCs w:val="20"/>
        </w:rPr>
        <w:t xml:space="preserve"> </w:t>
      </w:r>
      <w:r>
        <w:rPr>
          <w:sz w:val="20"/>
          <w:szCs w:val="20"/>
        </w:rPr>
        <w:t xml:space="preserve">layer can expand to hold any amount of accumulated mass)</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15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E.g. </w:t>
      </w:r>
      <w:r>
        <w:rPr>
          <w:rFonts w:ascii="Arial" w:hAnsi="Arial" w:eastAsia="Arial" w:cs="Arial"/>
          <w:i/>
          <w:color w:val="000000"/>
          <w:sz w:val="20"/>
          <w:szCs w:val="20"/>
          <w:u w:val="none"/>
        </w:rPr>
        <w:t xml:space="preserve">10</w:t>
      </w:r>
      <w:r>
        <w:rPr>
          <w:sz w:val="20"/>
          <w:szCs w:val="20"/>
        </w:rPr>
      </w:r>
      <w:r>
        <w:rPr>
          <w:sz w:val="20"/>
          <w:szCs w:val="20"/>
        </w:rPr>
      </w:r>
    </w:p>
    <w:p>
      <w:pPr>
        <w:pStyle w:val="2602"/>
        <w:numPr>
          <w:ilvl w:val="0"/>
          <w:numId w:val="15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rPr>
        <w:t xml:space="preserve">total_thickness</w:t>
      </w:r>
      <w:r>
        <w:rPr>
          <w:b/>
          <w:bCs/>
          <w:sz w:val="20"/>
          <w:szCs w:val="20"/>
        </w:rPr>
      </w:r>
      <w:r>
        <w:rPr>
          <w:b/>
          <w:bCs/>
          <w:sz w:val="20"/>
          <w:szCs w:val="20"/>
        </w:rPr>
      </w:r>
    </w:p>
    <w:p>
      <w:pPr>
        <w:pStyle w:val="2602"/>
        <w:numPr>
          <w:ilvl w:val="1"/>
          <w:numId w:val="15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r>
        <w:rPr>
          <w:rFonts w:ascii="Arial" w:hAnsi="Arial" w:eastAsia="Arial" w:cs="Arial"/>
          <w:color w:val="000000"/>
          <w:sz w:val="20"/>
          <w:szCs w:val="20"/>
          <w:u w:val="none"/>
          <w:rPrChange w:id="82" w:author="David Hassell" w:date="2025-12-02T17:32:17Z" oouserid="e42c3f48-66ba-4efd-805a-1ef7f6780645">
            <w:rPr>
              <w:rFonts w:ascii="Arial" w:hAnsi="Arial" w:eastAsia="Arial" w:cs="Arial"/>
              <w:color w:val="000000"/>
              <w:sz w:val="20"/>
              <w:szCs w:val="20"/>
              <w:u w:val="none"/>
            </w:rPr>
          </w:rPrChange>
        </w:rPr>
      </w:r>
      <w:r>
        <w:rPr>
          <w:rFonts w:ascii="Arial" w:hAnsi="Arial" w:eastAsia="Arial" w:cs="Arial"/>
          <w:color w:val="000000"/>
          <w:sz w:val="20"/>
          <w:szCs w:val="20"/>
          <w:u w:val="none"/>
        </w:rPr>
        <w:t xml:space="preserve">The </w:t>
      </w:r>
      <w:r>
        <w:rPr>
          <w:rFonts w:ascii="Arial" w:hAnsi="Arial" w:eastAsia="Arial" w:cs="Arial"/>
          <w:color w:val="000000"/>
          <w:sz w:val="20"/>
          <w:szCs w:val="20"/>
          <w:u w:val="none"/>
        </w:rPr>
        <w:t xml:space="preserve">total thickness</w:t>
      </w:r>
      <w:r>
        <w:rPr>
          <w:rFonts w:ascii="Arial" w:hAnsi="Arial" w:eastAsia="Arial" w:cs="Arial"/>
          <w:color w:val="000000"/>
          <w:sz w:val="20"/>
          <w:szCs w:val="20"/>
          <w:u w:val="none"/>
        </w:rPr>
        <w:t xml:space="preserve">, in metres,</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spanned by </w:t>
      </w:r>
      <w:r>
        <w:rPr>
          <w:rFonts w:ascii="Arial" w:hAnsi="Arial" w:eastAsia="Arial" w:cs="Arial"/>
          <w:color w:val="000000"/>
          <w:sz w:val="20"/>
          <w:szCs w:val="20"/>
          <w:u w:val="none"/>
        </w:rPr>
        <w:t xml:space="preserve">all </w:t>
      </w:r>
      <w:r>
        <w:rPr>
          <w:rFonts w:ascii="Arial" w:hAnsi="Arial" w:eastAsia="Arial" w:cs="Arial"/>
          <w:color w:val="000000"/>
          <w:sz w:val="20"/>
          <w:szCs w:val="20"/>
          <w:u w:val="none"/>
        </w:rPr>
        <w:t xml:space="preserve">the </w:t>
      </w:r>
      <w:r>
        <w:rPr>
          <w:rFonts w:ascii="Arial" w:hAnsi="Arial" w:eastAsia="Arial" w:cs="Arial"/>
          <w:color w:val="000000"/>
          <w:sz w:val="20"/>
          <w:szCs w:val="20"/>
          <w:u w:val="none"/>
        </w:rPr>
        <w:t xml:space="preserve">model </w:t>
      </w:r>
      <w:r>
        <w:rPr>
          <w:rFonts w:ascii="Arial" w:hAnsi="Arial" w:eastAsia="Arial" w:cs="Arial"/>
          <w:color w:val="000000"/>
          <w:sz w:val="20"/>
          <w:szCs w:val="20"/>
          <w:u w:val="none"/>
        </w:rPr>
        <w:t xml:space="preserve">layers</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66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del w:id="83" w:author="David Hassell" w:date="2025-11-11T13:07:07Z" oouserid="e42c3f48-66ba-4efd-805a-1ef7f6780645">
        <w:r>
          <w:rPr>
            <w:rFonts w:ascii="Arial" w:hAnsi="Arial" w:eastAsia="Arial" w:cs="Arial"/>
            <w:color w:val="000000"/>
            <w:sz w:val="20"/>
            <w:szCs w:val="20"/>
            <w:u w:val="none"/>
            <w:rPrChange w:id="84" w:author="David Hassell" w:date="2025-12-02T17:32:17Z" oouserid="e42c3f48-66ba-4efd-805a-1ef7f6780645">
              <w:rPr>
                <w:rFonts w:ascii="Arial" w:hAnsi="Arial" w:eastAsia="Arial" w:cs="Arial"/>
                <w:color w:val="000000"/>
                <w:sz w:val="20"/>
                <w:szCs w:val="20"/>
                <w:u w:val="none"/>
              </w:rPr>
            </w:rPrChange>
          </w:rPr>
        </w:r>
      </w:del>
      <w:r>
        <w:rPr>
          <w:rFonts w:ascii="Arial" w:hAnsi="Arial" w:eastAsia="Arial" w:cs="Arial"/>
          <w:i w:val="0"/>
          <w:iCs w:val="0"/>
          <w:color w:val="000000"/>
          <w:sz w:val="20"/>
          <w:szCs w:val="20"/>
          <w:u w:val="none"/>
        </w:rPr>
        <w:t xml:space="preserve">If th</w:t>
      </w:r>
      <w:r>
        <w:rPr>
          <w:rFonts w:ascii="Arial" w:hAnsi="Arial" w:eastAsia="Arial" w:cs="Arial"/>
          <w:color w:val="000000"/>
          <w:sz w:val="20"/>
          <w:szCs w:val="20"/>
          <w:u w:val="none"/>
        </w:rPr>
        <w:t xml:space="preserve">e </w:t>
      </w:r>
      <w:r>
        <w:rPr>
          <w:rFonts w:ascii="Arial" w:hAnsi="Arial" w:eastAsia="Arial" w:cs="Arial"/>
          <w:color w:val="000000"/>
          <w:sz w:val="20"/>
          <w:szCs w:val="20"/>
          <w:u w:val="none"/>
        </w:rPr>
        <w:t xml:space="preserve">thickness </w:t>
      </w:r>
      <w:r>
        <w:rPr>
          <w:rFonts w:ascii="Arial" w:hAnsi="Arial" w:eastAsia="Arial" w:cs="Arial"/>
          <w:color w:val="000000"/>
          <w:sz w:val="20"/>
          <w:szCs w:val="20"/>
          <w:u w:val="none"/>
        </w:rPr>
        <w:t xml:space="preserve">varies in time or across the horizontal grid, then</w:t>
      </w:r>
      <w:r>
        <w:rPr>
          <w:rFonts w:ascii="Arial" w:hAnsi="Arial" w:eastAsia="Arial" w:cs="Arial"/>
          <w:color w:val="000000"/>
          <w:sz w:val="20"/>
          <w:szCs w:val="20"/>
          <w:u w:val="none"/>
        </w:rPr>
        <w:t xml:space="preserve"> a</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nominal or representative</w:t>
      </w:r>
      <w:r>
        <w:rPr>
          <w:rFonts w:ascii="Arial" w:hAnsi="Arial" w:eastAsia="Arial" w:cs="Arial"/>
          <w:color w:val="000000"/>
          <w:sz w:val="20"/>
          <w:szCs w:val="20"/>
          <w:u w:val="none"/>
        </w:rPr>
        <w:t xml:space="preserve"> maximum</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value </w:t>
      </w:r>
      <w:r>
        <w:rPr>
          <w:rFonts w:ascii="Arial" w:hAnsi="Arial" w:eastAsia="Arial" w:cs="Arial"/>
          <w:color w:val="000000"/>
          <w:sz w:val="20"/>
          <w:szCs w:val="20"/>
          <w:u w:val="none"/>
        </w:rPr>
        <w:t xml:space="preserve">should </w:t>
      </w:r>
      <w:r>
        <w:rPr>
          <w:rFonts w:ascii="Arial" w:hAnsi="Arial" w:eastAsia="Arial" w:cs="Arial"/>
          <w:color w:val="000000"/>
          <w:sz w:val="20"/>
          <w:szCs w:val="20"/>
          <w:u w:val="none"/>
        </w:rPr>
        <w:t xml:space="preserve">be </w:t>
      </w:r>
      <w:r>
        <w:rPr>
          <w:rFonts w:ascii="Arial" w:hAnsi="Arial" w:eastAsia="Arial" w:cs="Arial"/>
          <w:color w:val="000000"/>
          <w:sz w:val="20"/>
          <w:szCs w:val="20"/>
          <w:u w:val="none"/>
        </w:rPr>
        <w:t xml:space="preserve">provided</w:t>
      </w:r>
      <w:r>
        <w:rPr>
          <w:rFonts w:ascii="Arial" w:hAnsi="Arial" w:eastAsia="Arial" w:cs="Arial"/>
          <w:color w:val="000000"/>
          <w:sz w:val="20"/>
          <w:szCs w:val="20"/>
          <w:u w:val="none"/>
        </w:rPr>
        <w:t xml:space="preserve"> (e.g. as could be the case for an atmosphere grid with air pressure-based vertical coordinates)</w:t>
      </w:r>
      <w:r>
        <w:rPr>
          <w:sz w:val="20"/>
          <w:szCs w:val="20"/>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77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85" w:author="David Hassell" w:date="2025-12-02T10:41:44Z" oouserid="e42c3f48-66ba-4efd-805a-1ef7f6780645">
        <w:r>
          <w:rPr>
            <w:rFonts w:ascii="Arial" w:hAnsi="Arial" w:eastAsia="Arial" w:cs="Arial"/>
            <w:color w:val="000000"/>
            <w:sz w:val="20"/>
            <w:szCs w:val="20"/>
            <w:u w:val="none"/>
            <w:rPrChange w:id="86" w:author="David Hassell" w:date="2025-12-02T17:32:17Z" oouserid="e42c3f48-66ba-4efd-805a-1ef7f6780645">
              <w:rPr>
                <w:rFonts w:ascii="Arial" w:hAnsi="Arial" w:eastAsia="Arial" w:cs="Arial"/>
                <w:color w:val="000000"/>
                <w:sz w:val="20"/>
                <w:szCs w:val="20"/>
                <w:u w:val="none"/>
              </w:rPr>
            </w:rPrChange>
          </w:rPr>
        </w:r>
      </w:ins>
      <w:r>
        <w:rPr>
          <w:rFonts w:ascii="Arial" w:hAnsi="Arial" w:eastAsia="Arial" w:cs="Arial"/>
          <w:color w:val="000000"/>
          <w:sz w:val="20"/>
          <w:szCs w:val="20"/>
          <w:u w:val="none"/>
        </w:rPr>
        <w:t xml:space="preserve">Omit </w:t>
      </w:r>
      <w:r>
        <w:rPr>
          <w:sz w:val="20"/>
          <w:szCs w:val="20"/>
          <w:highlight w:val="none"/>
        </w:rPr>
        <w:t xml:space="preserve">if different physical processes</w:t>
      </w:r>
      <w:r>
        <w:rPr>
          <w:sz w:val="20"/>
          <w:szCs w:val="20"/>
        </w:rPr>
        <w:t xml:space="preserve"> </w:t>
      </w:r>
      <w:r>
        <w:rPr>
          <w:sz w:val="20"/>
          <w:szCs w:val="20"/>
          <w:highlight w:val="none"/>
        </w:rPr>
        <w:t xml:space="preserve">have grids with different total thicknesses</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sz w:val="20"/>
          <w:szCs w:val="20"/>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77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color w:val="000000"/>
          <w:sz w:val="20"/>
          <w:szCs w:val="20"/>
          <w:u w:val="none"/>
        </w:rPr>
      </w:pPr>
      <w:ins w:id="87" w:author="David Hassell" w:date="2025-12-02T10:41:44Z" oouserid="e42c3f48-66ba-4efd-805a-1ef7f6780645">
        <w:r>
          <w:rPr>
            <w:rFonts w:ascii="Arial" w:hAnsi="Arial" w:eastAsia="Arial" w:cs="Arial"/>
            <w:color w:val="000000"/>
            <w:sz w:val="20"/>
            <w:szCs w:val="20"/>
            <w:highlight w:val="none"/>
            <w:u w:val="none"/>
            <w:rPrChange w:id="88" w:author="David Hassell" w:date="2025-12-02T17:32:17Z" oouserid="e42c3f48-66ba-4efd-805a-1ef7f6780645">
              <w:rPr>
                <w:rFonts w:ascii="Arial" w:hAnsi="Arial" w:eastAsia="Arial" w:cs="Arial"/>
                <w:color w:val="000000"/>
                <w:sz w:val="20"/>
                <w:szCs w:val="20"/>
                <w:highlight w:val="none"/>
                <w:u w:val="none"/>
              </w:rPr>
            </w:rPrChange>
          </w:rPr>
        </w:r>
      </w:ins>
      <w:r>
        <w:rPr>
          <w:rFonts w:ascii="Arial" w:hAnsi="Arial" w:eastAsia="Arial" w:cs="Arial"/>
          <w:color w:val="000000"/>
          <w:sz w:val="20"/>
          <w:szCs w:val="20"/>
          <w:u w:val="none"/>
        </w:rPr>
        <w:t xml:space="preserve">Omit if </w:t>
      </w:r>
      <w:r>
        <w:rPr>
          <w:rFonts w:ascii="Arial" w:hAnsi="Arial" w:eastAsia="Arial" w:cs="Arial"/>
          <w:color w:val="000000"/>
          <w:sz w:val="20"/>
          <w:szCs w:val="20"/>
          <w:u w:val="none"/>
        </w:rPr>
        <w:t xml:space="preserve">there is </w:t>
      </w:r>
      <w:r>
        <w:rPr>
          <w:rFonts w:ascii="Arial" w:hAnsi="Arial" w:eastAsia="Arial" w:cs="Arial"/>
          <w:color w:val="000000"/>
          <w:sz w:val="20"/>
          <w:szCs w:val="20"/>
          <w:u w:val="none"/>
        </w:rPr>
        <w:t xml:space="preserve">no nominal or representative maximum</w:t>
      </w:r>
      <w:r>
        <w:rPr>
          <w:rFonts w:ascii="Arial" w:hAnsi="Arial" w:eastAsia="Arial" w:cs="Arial"/>
          <w:color w:val="000000"/>
          <w:sz w:val="20"/>
          <w:szCs w:val="20"/>
          <w:u w:val="none"/>
        </w:rPr>
        <w:t xml:space="preserve"> val</w:t>
      </w:r>
      <w:r>
        <w:rPr>
          <w:rFonts w:ascii="Arial" w:hAnsi="Arial" w:eastAsia="Arial" w:cs="Arial"/>
          <w:color w:val="000000"/>
          <w:sz w:val="20"/>
          <w:szCs w:val="20"/>
          <w:u w:val="none"/>
        </w:rPr>
        <w:t xml:space="preserve">ue</w:t>
      </w:r>
      <w:r>
        <w:rPr>
          <w:sz w:val="20"/>
          <w:szCs w:val="20"/>
        </w:rPr>
        <w:t xml:space="preserve"> </w:t>
      </w:r>
      <w:r>
        <w:rPr>
          <w:sz w:val="20"/>
          <w:szCs w:val="20"/>
        </w:rPr>
        <w:t xml:space="preserve">(e.g. as could be the case for a land ice model for which</w:t>
      </w:r>
      <w:r>
        <w:rPr>
          <w:sz w:val="20"/>
          <w:szCs w:val="20"/>
        </w:rPr>
        <w:t xml:space="preserve"> can expand to hold any amount of accumulated mass)</w:t>
      </w:r>
      <w:r>
        <w:rPr>
          <w:rFonts w:ascii="Arial" w:hAnsi="Arial" w:eastAsia="Arial" w:cs="Arial"/>
          <w:color w:val="000000"/>
          <w:sz w:val="20"/>
          <w:szCs w:val="20"/>
          <w:u w:val="none"/>
        </w:rPr>
        <w:t xml:space="preserve">,</w:t>
      </w:r>
      <w:r>
        <w:rPr>
          <w:rFonts w:ascii="Arial" w:hAnsi="Arial" w:eastAsia="Arial" w:cs="Arial"/>
          <w:color w:val="000000"/>
          <w:sz w:val="20"/>
          <w:szCs w:val="20"/>
          <w:u w:val="none"/>
        </w:rPr>
        <w:t xml:space="preserve"> noting this in the </w:t>
      </w:r>
      <w:r>
        <w:rPr>
          <w:rFonts w:ascii="Arial" w:hAnsi="Arial" w:eastAsia="Arial" w:cs="Arial"/>
          <w:b/>
          <w:bCs/>
          <w:color w:val="000000"/>
          <w:sz w:val="20"/>
          <w:szCs w:val="20"/>
          <w:u w:val="none"/>
        </w:rPr>
        <w:t xml:space="preserve">description </w:t>
      </w:r>
      <w:r>
        <w:rPr>
          <w:rFonts w:ascii="Arial" w:hAnsi="Arial" w:eastAsia="Arial" w:cs="Arial"/>
          <w:color w:val="000000"/>
          <w:sz w:val="20"/>
          <w:szCs w:val="20"/>
          <w:u w:val="none"/>
        </w:rPr>
        <w:t xml:space="preserve">property</w:t>
      </w:r>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Style w:val="2602"/>
        <w:numPr>
          <w:ilvl w:val="1"/>
          <w:numId w:val="15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Cs w:val="0"/>
          <w:i w:val="0"/>
          <w:color w:val="000000"/>
          <w:sz w:val="20"/>
          <w:szCs w:val="20"/>
          <w:u w:val="none"/>
        </w:rPr>
      </w:pPr>
      <w:del w:id="89" w:author="David Hassell" w:date="2025-11-26T18:35:33Z" oouserid="e42c3f48-66ba-4efd-805a-1ef7f6780645">
        <w:r>
          <w:rPr>
            <w:rFonts w:ascii="Arial" w:hAnsi="Arial" w:eastAsia="Arial" w:cs="Arial"/>
            <w:i w:val="0"/>
            <w:iCs w:val="0"/>
            <w:color w:val="000000"/>
            <w:sz w:val="20"/>
            <w:szCs w:val="20"/>
            <w:u w:val="none"/>
            <w:rPrChange w:id="90" w:author="David Hassell" w:date="2025-12-02T11:05:24Z" oouserid="e42c3f48-66ba-4efd-805a-1ef7f6780645">
              <w:rPr>
                <w:rFonts w:ascii="Arial" w:hAnsi="Arial" w:eastAsia="Arial" w:cs="Arial"/>
                <w:color w:val="000000"/>
                <w:sz w:val="20"/>
                <w:szCs w:val="20"/>
                <w:u w:val="none"/>
              </w:rPr>
            </w:rPrChange>
          </w:rPr>
        </w:r>
      </w:del>
      <w:r>
        <w:rPr>
          <w:rFonts w:ascii="Arial" w:hAnsi="Arial" w:eastAsia="Arial" w:cs="Arial"/>
          <w:i w:val="0"/>
          <w:iCs w:val="0"/>
          <w:color w:val="000000"/>
          <w:sz w:val="20"/>
          <w:szCs w:val="20"/>
          <w:u w:val="none"/>
        </w:rPr>
        <w:t xml:space="preserve">E.g</w:t>
      </w:r>
      <w:r>
        <w:rPr>
          <w:rFonts w:ascii="Arial" w:hAnsi="Arial" w:eastAsia="Arial" w:cs="Arial"/>
          <w:i w:val="0"/>
          <w:iCs w:val="0"/>
          <w:color w:val="000000"/>
          <w:sz w:val="20"/>
          <w:szCs w:val="20"/>
          <w:u w:val="none"/>
        </w:rPr>
        <w:t xml:space="preserve">. </w:t>
      </w:r>
      <w:r>
        <w:rPr>
          <w:i w:val="0"/>
          <w:iCs w:val="0"/>
          <w:sz w:val="20"/>
          <w:szCs w:val="20"/>
          <w:highlight w:val="none"/>
        </w:rPr>
        <w:t xml:space="preserve">for a global ocean grid, a nominal total thicknes</w:t>
      </w:r>
      <w:r>
        <w:rPr>
          <w:i w:val="0"/>
          <w:iCs w:val="0"/>
          <w:sz w:val="20"/>
          <w:szCs w:val="20"/>
          <w:highlight w:val="none"/>
        </w:rPr>
        <w:t xml:space="preserve">s </w:t>
      </w:r>
      <w:r>
        <w:rPr>
          <w:i w:val="0"/>
          <w:iCs w:val="0"/>
          <w:sz w:val="20"/>
          <w:szCs w:val="20"/>
          <w:highlight w:val="none"/>
        </w:rPr>
        <w:t xml:space="preserve">could be</w:t>
      </w:r>
      <w:r>
        <w:rPr>
          <w:i/>
          <w:iCs/>
          <w:sz w:val="20"/>
          <w:szCs w:val="20"/>
          <w:highlight w:val="none"/>
        </w:rPr>
        <w:t xml:space="preserve"> 5500</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Style w:val="2602"/>
        <w:numPr>
          <w:ilvl w:val="1"/>
          <w:numId w:val="798"/>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highlight w:val="none"/>
        </w:rPr>
      </w:pPr>
      <w:del w:id="91" w:author="David Hassell" w:date="2025-12-02T10:51:52Z" oouserid="e42c3f48-66ba-4efd-805a-1ef7f6780645">
        <w:r>
          <w:rPr>
            <w:rFonts w:ascii="Arial" w:hAnsi="Arial" w:eastAsia="Arial" w:cs="Arial"/>
            <w:i w:val="0"/>
            <w:iCs w:val="0"/>
            <w:color w:val="000000"/>
            <w:sz w:val="20"/>
            <w:szCs w:val="20"/>
            <w:u w:val="none"/>
            <w:rPrChange w:id="92" w:author="David Hassell" w:date="2025-12-02T12:32:50Z" oouserid="e42c3f48-66ba-4efd-805a-1ef7f6780645">
              <w:rPr>
                <w:rFonts w:ascii="Arial" w:hAnsi="Arial" w:eastAsia="Arial" w:cs="Arial"/>
                <w:i/>
                <w:color w:val="000000"/>
                <w:sz w:val="20"/>
                <w:szCs w:val="20"/>
                <w:u w:val="none"/>
              </w:rPr>
            </w:rPrChange>
          </w:rPr>
        </w:r>
      </w:del>
      <w:r>
        <w:rPr>
          <w:i w:val="0"/>
          <w:iCs w:val="0"/>
          <w:sz w:val="20"/>
          <w:szCs w:val="20"/>
          <w:highlight w:val="none"/>
        </w:rPr>
        <w:t xml:space="preserve">E</w:t>
      </w:r>
      <w:r>
        <w:rPr>
          <w:i w:val="0"/>
          <w:iCs w:val="0"/>
          <w:sz w:val="20"/>
          <w:szCs w:val="20"/>
          <w:highlight w:val="none"/>
        </w:rPr>
        <w:t xml:space="preserve">.</w:t>
      </w:r>
      <w:r>
        <w:rPr>
          <w:i w:val="0"/>
          <w:iCs w:val="0"/>
          <w:sz w:val="20"/>
          <w:szCs w:val="20"/>
          <w:highlight w:val="none"/>
        </w:rPr>
        <w:t xml:space="preserve">g</w:t>
      </w:r>
      <w:r>
        <w:rPr>
          <w:i w:val="0"/>
          <w:iCs w:val="0"/>
          <w:sz w:val="20"/>
          <w:szCs w:val="20"/>
          <w:highlight w:val="none"/>
        </w:rPr>
        <w:t xml:space="preserve">. </w:t>
      </w:r>
      <w:r>
        <w:rPr>
          <w:i w:val="0"/>
          <w:iCs w:val="0"/>
          <w:sz w:val="20"/>
          <w:szCs w:val="20"/>
          <w:highlight w:val="none"/>
        </w:rPr>
        <w:t xml:space="preserve">for an air pressure-based atmosphere grid that goes up to 100 pascals, a nominal to</w:t>
      </w:r>
      <w:r>
        <w:rPr>
          <w:i w:val="0"/>
          <w:iCs w:val="0"/>
          <w:sz w:val="20"/>
          <w:szCs w:val="20"/>
          <w:highlight w:val="none"/>
        </w:rPr>
        <w:t xml:space="preserve">t</w:t>
      </w:r>
      <w:r>
        <w:rPr>
          <w:i w:val="0"/>
          <w:iCs w:val="0"/>
          <w:sz w:val="20"/>
          <w:szCs w:val="20"/>
          <w:highlight w:val="none"/>
        </w:rPr>
        <w:t xml:space="preserve">al thickness could be</w:t>
      </w:r>
      <w:r>
        <w:rPr>
          <w:i/>
          <w:iCs/>
          <w:sz w:val="20"/>
          <w:szCs w:val="20"/>
          <w:highlight w:val="none"/>
        </w:rPr>
        <w:t xml:space="preserve"> 48000</w:t>
      </w:r>
      <w:r>
        <w:rPr>
          <w:bCs w:val="0"/>
          <w:i w:val="0"/>
          <w:sz w:val="20"/>
          <w:szCs w:val="20"/>
          <w:highlight w:val="none"/>
        </w:rPr>
      </w:r>
      <w:r>
        <w:rPr>
          <w:bCs w:val="0"/>
          <w:i w:val="0"/>
          <w:sz w:val="20"/>
          <w:szCs w:val="20"/>
          <w:highlight w:val="none"/>
        </w:rPr>
      </w:r>
    </w:p>
    <w:p>
      <w:pPr>
        <w:pStyle w:val="2602"/>
        <w:numPr>
          <w:ilvl w:val="1"/>
          <w:numId w:val="79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i w:val="0"/>
          <w:color w:val="000000"/>
          <w:sz w:val="20"/>
          <w:szCs w:val="20"/>
          <w:highlight w:val="none"/>
          <w:u w:val="none"/>
        </w:rPr>
      </w:pPr>
      <w:ins w:id="93" w:author="David Hassell" w:date="2025-12-02T12:54:56Z" oouserid="e42c3f48-66ba-4efd-805a-1ef7f6780645">
        <w:r>
          <w:rPr>
            <w:rFonts w:ascii="Arial" w:hAnsi="Arial" w:eastAsia="Arial" w:cs="Arial"/>
            <w:bCs w:val="0"/>
            <w:i w:val="0"/>
            <w:iCs w:val="0"/>
            <w:color w:val="000000"/>
            <w:sz w:val="20"/>
            <w:szCs w:val="20"/>
            <w:highlight w:val="none"/>
            <w:u w:val="none"/>
            <w:rPrChange w:id="94" w:author="David Hassell" w:date="2025-12-02T17:32:17Z" oouserid="e42c3f48-66ba-4efd-805a-1ef7f6780645">
              <w:rPr>
                <w:rFonts w:ascii="Arial" w:hAnsi="Arial" w:eastAsia="Arial" w:cs="Arial"/>
                <w:bCs w:val="0"/>
                <w:i w:val="0"/>
                <w:iCs w:val="0"/>
                <w:color w:val="000000"/>
                <w:sz w:val="20"/>
                <w:szCs w:val="20"/>
                <w:highlight w:val="none"/>
                <w:u w:val="none"/>
              </w:rPr>
            </w:rPrChange>
          </w:rPr>
        </w:r>
      </w:ins>
      <w:r>
        <w:rPr>
          <w:rFonts w:ascii="Arial" w:hAnsi="Arial" w:eastAsia="Arial" w:cs="Arial"/>
          <w:i w:val="0"/>
          <w:iCs w:val="0"/>
          <w:color w:val="000000"/>
          <w:sz w:val="20"/>
          <w:szCs w:val="20"/>
          <w:u w:val="none"/>
        </w:rPr>
        <w:t xml:space="preserve">E.</w:t>
      </w:r>
      <w:r>
        <w:rPr>
          <w:rFonts w:ascii="Arial" w:hAnsi="Arial" w:eastAsia="Arial" w:cs="Arial"/>
          <w:i w:val="0"/>
          <w:iCs w:val="0"/>
          <w:color w:val="000000"/>
          <w:sz w:val="20"/>
          <w:szCs w:val="20"/>
          <w:u w:val="none"/>
        </w:rPr>
        <w:t xml:space="preserve">g</w:t>
      </w:r>
      <w:r>
        <w:rPr>
          <w:rFonts w:ascii="Arial" w:hAnsi="Arial" w:eastAsia="Arial" w:cs="Arial"/>
          <w:i w:val="0"/>
          <w:iCs w:val="0"/>
          <w:color w:val="000000"/>
          <w:sz w:val="20"/>
          <w:szCs w:val="20"/>
          <w:u w:val="none"/>
        </w:rPr>
        <w:t xml:space="preserve">. </w:t>
      </w:r>
      <w:r>
        <w:rPr>
          <w:i w:val="0"/>
          <w:iCs w:val="0"/>
          <w:sz w:val="20"/>
          <w:szCs w:val="20"/>
          <w:highlight w:val="none"/>
        </w:rPr>
        <w:t xml:space="preserve">for a land surface model, the total thickness could </w:t>
      </w:r>
      <w:r>
        <w:rPr>
          <w:i w:val="0"/>
          <w:iCs w:val="0"/>
          <w:sz w:val="20"/>
          <w:szCs w:val="20"/>
          <w:highlight w:val="none"/>
        </w:rPr>
        <w:t xml:space="preserve">be</w:t>
      </w:r>
      <w:r>
        <w:rPr>
          <w:i w:val="0"/>
          <w:iCs w:val="0"/>
          <w:sz w:val="20"/>
          <w:szCs w:val="20"/>
          <w:highlight w:val="none"/>
        </w:rPr>
        <w:t xml:space="preserve"> </w:t>
      </w:r>
      <w:r>
        <w:rPr>
          <w:i/>
          <w:iCs/>
          <w:sz w:val="20"/>
          <w:szCs w:val="20"/>
          <w:highlight w:val="none"/>
        </w:rPr>
        <w:t xml:space="preserve">4</w:t>
      </w:r>
      <w:r>
        <w:rPr>
          <w:b w:val="0"/>
          <w:bCs w:val="0"/>
          <w:i/>
          <w:iCs/>
          <w:sz w:val="20"/>
          <w:szCs w:val="20"/>
          <w:highlight w:val="none"/>
        </w:rPr>
        <w:t xml:space="preserve">3</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pBdr/>
        <w:shd w:val="nil" w:color="000000"/>
        <w:spacing/>
        <w:ind/>
        <w:rPr>
          <w:sz w:val="20"/>
          <w:szCs w:val="20"/>
        </w:rPr>
      </w:pPr>
      <w:del w:id="95" w:author="David Hassell" w:date="2025-11-11T12:52:31Z" oouserid="e42c3f48-66ba-4efd-805a-1ef7f6780645">
        <w:r>
          <w:rPr>
            <w:rFonts w:ascii="Arial" w:hAnsi="Arial" w:eastAsia="Arial" w:cs="Arial"/>
            <w:color w:val="000000"/>
            <w:sz w:val="20"/>
            <w:szCs w:val="20"/>
            <w:u w:val="none"/>
          </w:rPr>
        </w:r>
      </w:del>
      <w:r>
        <w:br w:type="page" w:clear="all"/>
      </w:r>
      <w:r>
        <w:rPr>
          <w:sz w:val="20"/>
          <w:szCs w:val="20"/>
        </w:rPr>
      </w:r>
      <w:r>
        <w:rPr>
          <w:sz w:val="20"/>
          <w:szCs w:val="20"/>
        </w:rPr>
      </w:r>
    </w:p>
    <w:p>
      <w:pPr>
        <w:pStyle w:val="2422"/>
        <w:pageBreakBefore w:val="true"/>
        <w:pBdr>
          <w:top w:val="none" w:color="000000" w:sz="4" w:space="0"/>
          <w:left w:val="none" w:color="000000" w:sz="4" w:space="0"/>
          <w:bottom w:val="none" w:color="000000" w:sz="4" w:space="0"/>
          <w:right w:val="none" w:color="000000" w:sz="4" w:space="0"/>
        </w:pBdr>
        <w:spacing w:line="276" w:lineRule="auto"/>
        <w:ind/>
        <w:rPr>
          <w14:ligatures w14:val="none"/>
        </w:rPr>
      </w:pPr>
      <w:r/>
      <w:bookmarkStart w:id="562" w:name="_Toc5"/>
      <w:r/>
      <w:bookmarkStart w:id="389" w:name="_5.__Refere"/>
      <w:r/>
      <w:bookmarkEnd w:id="389"/>
      <w:r>
        <w:t xml:space="preserve"> Reference</w:t>
      </w:r>
      <w:r>
        <w:t xml:space="preserve">s</w:t>
      </w:r>
      <w:r>
        <w:rPr>
          <w14:ligatures w14:val="none"/>
        </w:rPr>
      </w:r>
      <w:bookmarkEnd w:id="562"/>
      <w:r>
        <w:rPr>
          <w14:ligatures w14:val="none"/>
        </w:rPr>
      </w:r>
      <w:r>
        <w:rPr>
          <w14:ligatures w14:val="none"/>
        </w:rPr>
      </w:r>
    </w:p>
    <w:p>
      <w:pPr>
        <w:suppressLineNumbers w:val="false"/>
        <w:pBdr>
          <w:top w:val="none" w:color="000000" w:sz="4" w:space="0"/>
          <w:left w:val="none" w:color="000000" w:sz="4" w:space="0"/>
          <w:bottom w:val="none" w:color="000000" w:sz="4" w:space="0"/>
          <w:right w:val="none" w:color="000000" w:sz="4" w:space="0"/>
        </w:pBdr>
        <w:spacing w:after="142" w:before="0" w:line="276" w:lineRule="auto"/>
        <w:ind w:right="0" w:firstLine="0" w:left="0"/>
        <w:contextualSpacing w:val="false"/>
        <w:jc w:val="both"/>
        <w:rPr>
          <w:sz w:val="20"/>
          <w:szCs w:val="20"/>
          <w14:ligatures w14:val="none"/>
        </w:rPr>
      </w:pPr>
      <w:r>
        <w:rPr>
          <w:sz w:val="20"/>
          <w:szCs w:val="20"/>
        </w:rPr>
        <w:t xml:space="preserve">A</w:t>
      </w:r>
      <w:r>
        <w:rPr>
          <w:sz w:val="20"/>
          <w:szCs w:val="20"/>
        </w:rPr>
        <w:t xml:space="preserve"> reference is the citation of a published work that describes some or all aspects of the top-level model or a model component to which it applies. The </w:t>
      </w:r>
      <w:r>
        <w:rPr>
          <w:rFonts w:ascii="Arial" w:hAnsi="Arial" w:eastAsia="Arial" w:cs="Arial"/>
          <w:color w:val="000000"/>
          <w:sz w:val="20"/>
          <w:szCs w:val="20"/>
          <w:highlight w:val="none"/>
          <w:u w:val="none"/>
        </w:rPr>
        <w:t xml:space="preserve">purpose of citing a reference is to provide a source of </w:t>
      </w:r>
      <w:r>
        <w:rPr>
          <w:sz w:val="20"/>
          <w:szCs w:val="20"/>
        </w:rPr>
        <w:t xml:space="preserve">more detailed documentation than </w:t>
      </w:r>
      <w:r>
        <w:rPr>
          <w:sz w:val="20"/>
          <w:szCs w:val="20"/>
        </w:rPr>
        <w:t xml:space="preserve">can be found in </w:t>
      </w:r>
      <w:r>
        <w:rPr>
          <w:sz w:val="20"/>
          <w:szCs w:val="20"/>
        </w:rPr>
        <w:t xml:space="preserve">the overview that is contained in the EMD. </w:t>
      </w:r>
      <w:r>
        <w:rPr>
          <w:rFonts w:ascii="Arial" w:hAnsi="Arial" w:eastAsia="Arial" w:cs="Arial"/>
          <w:color w:val="000000"/>
          <w:sz w:val="20"/>
          <w:szCs w:val="20"/>
          <w:highlight w:val="none"/>
          <w:u w:val="none"/>
        </w:rPr>
        <w:t xml:space="preserve">See sections </w:t>
      </w:r>
      <w:hyperlink w:tooltip="#_2.__Top-le" w:anchor="_2.__Top-le" w:history="1">
        <w:r>
          <w:rPr>
            <w:rStyle w:val="2580"/>
            <w:rFonts w:ascii="Arial" w:hAnsi="Arial" w:eastAsia="Arial" w:cs="Arial"/>
            <w:sz w:val="20"/>
            <w:szCs w:val="20"/>
            <w:highlight w:val="none"/>
          </w:rPr>
          <w:t xml:space="preserve">2 (Top-level model)</w:t>
        </w:r>
      </w:hyperlink>
      <w:r>
        <w:rPr>
          <w:sz w:val="20"/>
          <w:szCs w:val="20"/>
        </w:rPr>
        <w:t xml:space="preserve"> </w:t>
      </w:r>
      <w:r>
        <w:rPr>
          <w:rFonts w:ascii="Arial" w:hAnsi="Arial" w:eastAsia="Arial" w:cs="Arial"/>
          <w:color w:val="000000"/>
          <w:sz w:val="20"/>
          <w:szCs w:val="20"/>
          <w:u w:val="none"/>
        </w:rPr>
        <w:t xml:space="preserve">and </w:t>
      </w:r>
      <w:r>
        <w:rPr>
          <w:rFonts w:ascii="Arial" w:hAnsi="Arial" w:eastAsia="Arial" w:cs="Arial"/>
          <w:color w:val="000000"/>
          <w:sz w:val="20"/>
          <w:szCs w:val="20"/>
          <w:u w:val="none"/>
        </w:rPr>
      </w:r>
      <w:hyperlink w:tooltip="#_3.__Model_" w:anchor="_3.__Model_" w:history="1">
        <w:r>
          <w:rPr>
            <w:rStyle w:val="2580"/>
            <w:rFonts w:ascii="Arial" w:hAnsi="Arial" w:eastAsia="Arial" w:cs="Arial"/>
            <w:sz w:val="20"/>
            <w:szCs w:val="20"/>
          </w:rPr>
          <w:t xml:space="preserve">3 (Model components)</w:t>
        </w:r>
      </w:hyperlink>
      <w:r>
        <w:rPr>
          <w:sz w:val="20"/>
          <w:szCs w:val="20"/>
        </w:rPr>
        <w:t xml:space="preserve">.</w:t>
      </w:r>
      <w:r>
        <w:rPr>
          <w:sz w:val="20"/>
          <w:szCs w:val="20"/>
          <w14:ligatures w14:val="none"/>
        </w:rPr>
      </w:r>
      <w:r>
        <w:rPr>
          <w:sz w:val="20"/>
          <w:szCs w:val="20"/>
          <w14:ligatures w14:val="none"/>
        </w:rPr>
      </w:r>
    </w:p>
    <w:p>
      <w:pPr>
        <w:suppressLineNumbers w:val="false"/>
        <w:pBdr>
          <w:top w:val="none" w:color="000000" w:sz="4" w:space="0"/>
          <w:left w:val="none" w:color="000000" w:sz="4" w:space="0"/>
          <w:bottom w:val="none" w:color="000000" w:sz="4" w:space="0"/>
          <w:right w:val="none" w:color="000000" w:sz="4" w:space="0"/>
        </w:pBdr>
        <w:spacing w:after="142" w:before="0" w:line="276" w:lineRule="auto"/>
        <w:ind w:right="0" w:firstLine="0" w:left="0"/>
        <w:contextualSpacing w:val="false"/>
        <w:jc w:val="both"/>
        <w:rPr>
          <w:sz w:val="20"/>
          <w:szCs w:val="20"/>
          <w:highlight w:val="none"/>
          <w14:ligatures w14:val="none"/>
        </w:rPr>
      </w:pPr>
      <w:r>
        <w:rPr>
          <w:sz w:val="20"/>
          <w:szCs w:val="20"/>
        </w:rPr>
        <w:t xml:space="preserve">A reference </w:t>
      </w:r>
      <w:r>
        <w:rPr>
          <w:sz w:val="20"/>
          <w:szCs w:val="20"/>
        </w:rPr>
        <w:t xml:space="preserve">is defined by the following properties:</w:t>
      </w:r>
      <w:r>
        <w:rPr>
          <w:sz w:val="20"/>
          <w:szCs w:val="20"/>
          <w:highlight w:val="none"/>
          <w14:ligatures w14:val="none"/>
        </w:rPr>
      </w:r>
      <w:r>
        <w:rPr>
          <w:sz w:val="20"/>
          <w:szCs w:val="20"/>
          <w:highlight w:val="none"/>
          <w14:ligatures w14:val="none"/>
        </w:rPr>
      </w:r>
    </w:p>
    <w:p>
      <w:pPr>
        <w:pStyle w:val="2602"/>
        <w:numPr>
          <w:ilvl w:val="0"/>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citation</w:t>
      </w:r>
      <w:r>
        <w:rPr>
          <w:b/>
          <w:bCs/>
          <w:sz w:val="20"/>
          <w:szCs w:val="20"/>
        </w:rPr>
      </w:r>
      <w:r>
        <w:rPr>
          <w:b/>
          <w:bCs/>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color w:val="000000"/>
          <w:sz w:val="20"/>
          <w:szCs w:val="20"/>
          <w:u w:val="none"/>
        </w:rPr>
        <w:t xml:space="preserve">A human-readable citation for the wo</w:t>
      </w:r>
      <w:r>
        <w:rPr>
          <w:rFonts w:ascii="Arial" w:hAnsi="Arial" w:eastAsia="Arial" w:cs="Arial"/>
          <w:i w:val="0"/>
          <w:iCs w:val="0"/>
          <w:color w:val="000000"/>
          <w:sz w:val="20"/>
          <w:szCs w:val="20"/>
          <w:u w:val="none"/>
        </w:rPr>
        <w:t xml:space="preserve">rk.</w:t>
      </w:r>
      <w:r>
        <w:rPr>
          <w:bCs w:val="0"/>
          <w:i w:val="0"/>
          <w:sz w:val="20"/>
          <w:szCs w:val="20"/>
        </w:rPr>
      </w:r>
      <w:r>
        <w:rPr>
          <w:bCs w:val="0"/>
          <w:i w:val="0"/>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bCs w:val="0"/>
          <w:i w:val="0"/>
          <w:sz w:val="20"/>
          <w:szCs w:val="20"/>
          <w:highlight w:val="none"/>
        </w:rPr>
        <w:t xml:space="preserve">The citation may use any bibliographic style</w:t>
      </w:r>
      <w:r>
        <w:rPr>
          <w:bCs w:val="0"/>
          <w:i w:val="0"/>
          <w:sz w:val="20"/>
          <w:szCs w:val="20"/>
          <w:highlight w:val="none"/>
        </w:rPr>
        <w:t xml:space="preserve">.</w:t>
      </w:r>
      <w:r>
        <w:rPr>
          <w:bCs w:val="0"/>
          <w:i w:val="0"/>
          <w:sz w:val="20"/>
          <w:szCs w:val="20"/>
        </w:rPr>
      </w:r>
      <w:r>
        <w:rPr>
          <w:bCs w:val="0"/>
          <w:i w:val="0"/>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Cs w:val="0"/>
          <w:i w:val="0"/>
          <w:sz w:val="20"/>
          <w:szCs w:val="20"/>
        </w:rPr>
      </w:pPr>
      <w:r>
        <w:rPr>
          <w:rFonts w:ascii="Arial" w:hAnsi="Arial" w:eastAsia="Arial" w:cs="Arial"/>
          <w:i w:val="0"/>
          <w:iCs w:val="0"/>
          <w:color w:val="000000"/>
          <w:sz w:val="20"/>
          <w:szCs w:val="20"/>
          <w:u w:val="none"/>
        </w:rPr>
        <w:t xml:space="preserve">E</w:t>
      </w:r>
      <w:r>
        <w:rPr>
          <w:rFonts w:ascii="Arial" w:hAnsi="Arial" w:eastAsia="Arial" w:cs="Arial"/>
          <w:i w:val="0"/>
          <w:iCs w:val="0"/>
          <w:color w:val="000000"/>
          <w:sz w:val="20"/>
          <w:szCs w:val="20"/>
          <w:u w:val="none"/>
        </w:rPr>
        <w:t xml:space="preserve">.g. </w:t>
      </w:r>
      <w:r>
        <w:rPr>
          <w:rFonts w:ascii="Arial" w:hAnsi="Arial" w:eastAsia="Arial" w:cs="Arial"/>
          <w:i/>
          <w:iCs/>
          <w:color w:val="000000"/>
          <w:sz w:val="20"/>
          <w:szCs w:val="20"/>
        </w:rPr>
        <w:t xml:space="preserve">Smith, R. S., Mathiot, P., Siahaan, A., Lee, V., Cornford, S. L., Gregory, J. M., et al. (2021). Coupling the U.K. Earth System model to dynamic models of the Greenland and Antarctic ice sheets. Journal of Advances in Modeling Earth Systems, 13, e2021MS002</w:t>
      </w:r>
      <w:r>
        <w:rPr>
          <w:rFonts w:ascii="Arial" w:hAnsi="Arial" w:eastAsia="Arial" w:cs="Arial"/>
          <w:i/>
          <w:iCs/>
          <w:color w:val="000000"/>
          <w:sz w:val="20"/>
          <w:szCs w:val="20"/>
        </w:rPr>
        <w:t xml:space="preserve">520. https://doi.org/10.1029/2021MS002520</w:t>
      </w:r>
      <w:r>
        <w:rPr>
          <w:rFonts w:ascii="Arial" w:hAnsi="Arial" w:cs="Arial"/>
          <w:bCs w:val="0"/>
          <w:i w:val="0"/>
          <w:sz w:val="20"/>
          <w:szCs w:val="20"/>
        </w:rPr>
      </w:r>
      <w:r>
        <w:rPr>
          <w:rFonts w:ascii="Arial" w:hAnsi="Arial" w:cs="Arial"/>
          <w:bCs w:val="0"/>
          <w:i w:val="0"/>
          <w:sz w:val="20"/>
          <w:szCs w:val="20"/>
        </w:rPr>
      </w:r>
    </w:p>
    <w:p>
      <w:pPr>
        <w:pStyle w:val="2602"/>
        <w:numPr>
          <w:ilvl w:val="0"/>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u w:val="none"/>
        </w:rPr>
      </w:r>
      <w:r>
        <w:rPr>
          <w:rFonts w:ascii="Arial" w:hAnsi="Arial" w:eastAsia="Arial" w:cs="Arial"/>
          <w:b/>
          <w:bCs/>
          <w:i w:val="0"/>
          <w:iCs w:val="0"/>
          <w:color w:val="000000"/>
          <w:sz w:val="20"/>
          <w:szCs w:val="20"/>
          <w:u w:val="none"/>
        </w:rPr>
        <w:t xml:space="preserve">d</w:t>
      </w:r>
      <w:r>
        <w:rPr>
          <w:rFonts w:ascii="Arial" w:hAnsi="Arial" w:eastAsia="Arial" w:cs="Arial"/>
          <w:b/>
          <w:bCs/>
          <w:color w:val="000000"/>
          <w:sz w:val="20"/>
          <w:szCs w:val="20"/>
          <w:u w:val="none"/>
        </w:rPr>
        <w:t xml:space="preserve">oi</w:t>
      </w:r>
      <w:r>
        <w:rPr>
          <w:b/>
          <w:bCs/>
          <w:sz w:val="20"/>
          <w:szCs w:val="20"/>
        </w:rPr>
      </w:r>
      <w:r>
        <w:rPr>
          <w:b/>
          <w:bCs/>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u w:val="none"/>
        </w:rPr>
        <w:t xml:space="preserve">A unique persistent identifier </w:t>
      </w:r>
      <w:r>
        <w:rPr>
          <w:rFonts w:ascii="Arial" w:hAnsi="Arial" w:eastAsia="Arial" w:cs="Arial"/>
          <w:color w:val="000000"/>
          <w:sz w:val="20"/>
          <w:szCs w:val="20"/>
          <w:u w:val="none"/>
        </w:rPr>
        <w:t xml:space="preserve">(</w:t>
      </w:r>
      <w:hyperlink r:id="rId22" w:tooltip="https://doi.org/10.1000/182" w:history="1">
        <w:r>
          <w:rPr>
            <w:rStyle w:val="2580"/>
            <w:rFonts w:ascii="Arial" w:hAnsi="Arial" w:eastAsia="Arial" w:cs="Arial"/>
            <w:sz w:val="20"/>
            <w:szCs w:val="20"/>
          </w:rPr>
          <w:t xml:space="preserve">DOI</w:t>
        </w:r>
      </w:hyperlink>
      <w:r>
        <w:rPr>
          <w:rFonts w:ascii="Arial" w:hAnsi="Arial" w:eastAsia="Arial" w:cs="Arial"/>
          <w:color w:val="000000"/>
          <w:sz w:val="20"/>
          <w:szCs w:val="20"/>
          <w:u w:val="none"/>
        </w:rPr>
        <w:t xml:space="preserve">) for the wor</w:t>
      </w:r>
      <w:r>
        <w:rPr>
          <w:rFonts w:ascii="Arial" w:hAnsi="Arial" w:eastAsia="Arial" w:cs="Arial"/>
          <w:color w:val="000000"/>
          <w:sz w:val="20"/>
          <w:szCs w:val="20"/>
          <w:u w:val="none"/>
        </w:rPr>
        <w:t xml:space="preserve">k.</w:t>
      </w:r>
      <w:r>
        <w:rPr>
          <w:sz w:val="20"/>
          <w:szCs w:val="20"/>
        </w:rPr>
      </w:r>
      <w:r>
        <w:rPr>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color w:val="000000"/>
          <w:sz w:val="20"/>
          <w:szCs w:val="20"/>
          <w:highlight w:val="none"/>
          <w:u w:val="none"/>
        </w:rPr>
      </w:r>
      <w:r>
        <w:rPr>
          <w:sz w:val="20"/>
          <w:szCs w:val="20"/>
        </w:rPr>
        <w:t xml:space="preserve">A DOI must be provided</w:t>
      </w:r>
      <w:r>
        <w:rPr>
          <w:sz w:val="20"/>
          <w:szCs w:val="20"/>
        </w:rPr>
        <w:t xml:space="preserve">, even when it is also included as part of the </w:t>
      </w:r>
      <w:r>
        <w:rPr>
          <w:b/>
          <w:bCs/>
          <w:sz w:val="20"/>
          <w:szCs w:val="20"/>
        </w:rPr>
        <w:t xml:space="preserve">citation </w:t>
      </w:r>
      <w:r>
        <w:rPr>
          <w:sz w:val="20"/>
          <w:szCs w:val="20"/>
        </w:rPr>
        <w:t xml:space="preserve">property.</w:t>
      </w:r>
      <w:r>
        <w:rPr>
          <w:sz w:val="20"/>
          <w:szCs w:val="20"/>
        </w:rPr>
      </w:r>
      <w:r>
        <w:rPr>
          <w:sz w:val="20"/>
          <w:szCs w:val="20"/>
        </w:rPr>
      </w:r>
    </w:p>
    <w:p>
      <w:pPr>
        <w:pStyle w:val="2602"/>
        <w:numPr>
          <w:ilvl w:val="1"/>
          <w:numId w:val="80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highlight w:val="none"/>
        </w:rPr>
        <w:t xml:space="preserve">The DOI must be </w:t>
      </w:r>
      <w:r>
        <w:rPr>
          <w:sz w:val="20"/>
          <w:szCs w:val="20"/>
        </w:rPr>
        <w:t xml:space="preserve">a uniform resource locator </w:t>
      </w:r>
      <w:r>
        <w:rPr>
          <w:sz w:val="20"/>
          <w:szCs w:val="20"/>
          <w:highlight w:val="none"/>
        </w:rPr>
        <w:t xml:space="preserve">(</w:t>
      </w:r>
      <w:hyperlink r:id="rId23" w:tooltip="https://doi.org/10.17487/RFC3986" w:history="1">
        <w:r>
          <w:rPr>
            <w:rStyle w:val="2580"/>
            <w:sz w:val="20"/>
            <w:szCs w:val="20"/>
            <w:highlight w:val="none"/>
          </w:rPr>
          <w:t xml:space="preserve">URL</w:t>
        </w:r>
      </w:hyperlink>
      <w:r>
        <w:rPr>
          <w:sz w:val="20"/>
          <w:szCs w:val="20"/>
          <w:highlight w:val="none"/>
        </w:rPr>
        <w:t xml:space="preserve">) starting</w:t>
      </w:r>
      <w:r>
        <w:rPr>
          <w:sz w:val="20"/>
          <w:szCs w:val="20"/>
          <w:highlight w:val="none"/>
        </w:rPr>
        <w:t xml:space="preserve"> with “</w:t>
      </w:r>
      <w:r>
        <w:rPr>
          <w:sz w:val="20"/>
          <w:szCs w:val="20"/>
        </w:rPr>
        <w:t xml:space="preserve">https://doi.org/</w:t>
      </w:r>
      <w:r>
        <w:rPr>
          <w:sz w:val="20"/>
          <w:szCs w:val="20"/>
          <w:highlight w:val="none"/>
        </w:rPr>
        <w:t xml:space="preserve">”</w:t>
      </w:r>
      <w:r>
        <w:rPr>
          <w:sz w:val="20"/>
          <w:szCs w:val="20"/>
          <w:highlight w:val="none"/>
        </w:rPr>
        <w:t xml:space="preserve">.</w:t>
      </w:r>
      <w:r>
        <w:rPr>
          <w:sz w:val="20"/>
          <w:szCs w:val="20"/>
        </w:rPr>
      </w:r>
      <w:r>
        <w:rPr>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sz w:val="20"/>
          <w:szCs w:val="20"/>
        </w:rPr>
        <w:t xml:space="preserve">A reference that does not already have a DOI (as could be the case for some technical reports, for instan</w:t>
      </w:r>
      <w:r>
        <w:rPr>
          <w:sz w:val="20"/>
          <w:szCs w:val="20"/>
        </w:rPr>
        <w:t xml:space="preserve">ce) must be given one, e.g. with a service like </w:t>
      </w:r>
      <w:hyperlink r:id="rId24" w:tooltip="https://doi.org/10.25495/7gxk-rd71" w:history="1">
        <w:r>
          <w:rPr>
            <w:rStyle w:val="2580"/>
            <w:sz w:val="20"/>
            <w:szCs w:val="20"/>
          </w:rPr>
          <w:t xml:space="preserve">Zenodo</w:t>
        </w:r>
      </w:hyperlink>
      <w:r>
        <w:rPr>
          <w:sz w:val="20"/>
          <w:szCs w:val="20"/>
        </w:rPr>
        <w:t xml:space="preserve">.</w:t>
      </w:r>
      <w:r>
        <w:rPr>
          <w:sz w:val="20"/>
          <w:szCs w:val="20"/>
        </w:rPr>
      </w:r>
      <w:r>
        <w:rPr>
          <w:sz w:val="20"/>
          <w:szCs w:val="20"/>
        </w:rPr>
      </w:r>
    </w:p>
    <w:p>
      <w:pPr>
        <w:pStyle w:val="2602"/>
        <w:numPr>
          <w:ilvl w:val="1"/>
          <w:numId w:val="334"/>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i w:val="0"/>
          <w:iCs w:val="0"/>
          <w:color w:val="000000"/>
          <w:sz w:val="20"/>
          <w:szCs w:val="20"/>
          <w:u w:val="none"/>
        </w:rPr>
        <w:t xml:space="preserve">E.g. </w:t>
      </w:r>
      <w:r>
        <w:rPr>
          <w:rFonts w:ascii="Arial" w:hAnsi="Arial" w:eastAsia="Arial" w:cs="Arial"/>
          <w:i/>
          <w:sz w:val="20"/>
          <w:szCs w:val="20"/>
        </w:rPr>
        <w:t xml:space="preserve">https://doi.org/10.1029/2021MS002520</w:t>
      </w:r>
      <w:r>
        <w:rPr>
          <w:sz w:val="20"/>
          <w:szCs w:val="20"/>
        </w:rPr>
      </w:r>
      <w:r>
        <w:rPr>
          <w:sz w:val="20"/>
          <w:szCs w:val="20"/>
        </w:rPr>
      </w:r>
    </w:p>
    <w:p>
      <w:pPr>
        <w:pStyle w:val="2422"/>
        <w:pageBreakBefore w:val="true"/>
        <w:numPr>
          <w:ilvl w:val="0"/>
          <w:numId w:val="67"/>
        </w:numPr>
        <w:pBdr/>
        <w:tabs>
          <w:tab w:val="left" w:leader="none" w:pos="850"/>
        </w:tabs>
        <w:spacing w:line="276" w:lineRule="auto"/>
        <w:ind w:right="0" w:hanging="360" w:left="425"/>
        <w:rPr/>
      </w:pPr>
      <w:r/>
      <w:bookmarkStart w:id="563" w:name="_Toc6"/>
      <w:r/>
      <w:bookmarkStart w:id="522" w:name="_6.__Exampl"/>
      <w:r/>
      <w:bookmarkEnd w:id="522"/>
      <w:r>
        <w:rPr>
          <w:rStyle w:val="2423"/>
          <w:rFonts w:ascii="Arial" w:hAnsi="Arial" w:eastAsia="Arial" w:cs="Arial"/>
        </w:rPr>
        <w:t xml:space="preserve"> </w:t>
      </w:r>
      <w:r>
        <w:rPr>
          <w:rStyle w:val="2423"/>
          <w:rFonts w:ascii="Arial" w:hAnsi="Arial" w:eastAsia="Arial" w:cs="Arial"/>
        </w:rPr>
        <w:t xml:space="preserve">Examples</w:t>
      </w:r>
      <w:bookmarkEnd w:id="563"/>
      <w: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bCs w:val="0"/>
          <w:i w:val="0"/>
          <w:color w:val="000000"/>
          <w:sz w:val="20"/>
          <w:szCs w:val="20"/>
          <w:u w:val="none"/>
        </w:rPr>
      </w:pPr>
      <w:r>
        <w:rPr>
          <w:rFonts w:ascii="Arial" w:hAnsi="Arial" w:eastAsia="Arial" w:cs="Arial"/>
          <w:color w:val="000000"/>
          <w:sz w:val="20"/>
          <w:szCs w:val="20"/>
          <w:u w:val="none"/>
        </w:rPr>
        <w:t xml:space="preserve">Here are a limited number of model component examples, and grid-only examples, that are based on some CMIP6 models</w:t>
      </w:r>
      <w:r>
        <w:rPr>
          <w:rFonts w:ascii="Arial" w:hAnsi="Arial" w:eastAsia="Arial" w:cs="Arial"/>
          <w:i w:val="0"/>
          <w:iCs w:val="0"/>
          <w:color w:val="000000"/>
          <w:sz w:val="20"/>
          <w:szCs w:val="20"/>
          <w:u w:val="none"/>
        </w:rPr>
        <w:t xml:space="preserve">.</w:t>
      </w:r>
      <w:r>
        <w:rPr>
          <w:rFonts w:ascii="Arial" w:hAnsi="Arial" w:eastAsia="Arial" w:cs="Arial"/>
          <w:bCs w:val="0"/>
          <w:i w:val="0"/>
          <w:color w:val="000000"/>
          <w:sz w:val="20"/>
          <w:szCs w:val="20"/>
          <w:u w:val="none"/>
        </w:rPr>
      </w:r>
      <w:r>
        <w:rPr>
          <w:rFonts w:ascii="Arial" w:hAnsi="Arial" w:eastAsia="Arial" w:cs="Arial"/>
          <w:bCs w:val="0"/>
          <w:i w:val="0"/>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In the</w:t>
      </w:r>
      <w:r>
        <w:rPr>
          <w:rFonts w:ascii="Arial" w:hAnsi="Arial" w:eastAsia="Arial" w:cs="Arial"/>
          <w:color w:val="000000"/>
          <w:sz w:val="20"/>
          <w:szCs w:val="20"/>
          <w:u w:val="none"/>
        </w:rPr>
        <w:t xml:space="preserve"> examples, </w:t>
      </w:r>
      <w:r>
        <w:rPr>
          <w:rFonts w:ascii="Arial" w:hAnsi="Arial" w:eastAsia="Arial" w:cs="Arial"/>
          <w:i/>
          <w:iCs/>
          <w:color w:val="000000"/>
          <w:sz w:val="20"/>
          <w:szCs w:val="20"/>
          <w:u w:val="single"/>
        </w:rPr>
        <w:t xml:space="preserve">underlined</w:t>
      </w:r>
      <w:r>
        <w:rPr>
          <w:rFonts w:ascii="Arial" w:hAnsi="Arial" w:eastAsia="Arial" w:cs="Arial"/>
          <w:i w:val="0"/>
          <w:iCs w:val="0"/>
          <w:color w:val="000000"/>
          <w:sz w:val="20"/>
          <w:szCs w:val="20"/>
          <w:u w:val="none"/>
        </w:rPr>
        <w:t xml:space="preserve"> values</w:t>
      </w:r>
      <w:r>
        <w:rPr>
          <w:rFonts w:ascii="Arial" w:hAnsi="Arial" w:eastAsia="Arial" w:cs="Arial"/>
          <w:color w:val="000000"/>
          <w:sz w:val="20"/>
          <w:szCs w:val="20"/>
          <w:u w:val="none"/>
        </w:rPr>
        <w:t xml:space="preserve"> are taken from</w:t>
      </w:r>
      <w:r>
        <w:rPr>
          <w:rFonts w:ascii="Arial" w:hAnsi="Arial" w:eastAsia="Arial" w:cs="Arial"/>
          <w:color w:val="000000"/>
          <w:sz w:val="20"/>
          <w:szCs w:val="20"/>
          <w:u w:val="none"/>
        </w:rPr>
        <w:t xml:space="preserve"> section </w:t>
      </w:r>
      <w:hyperlink w:tooltip="#_7.__Contro" w:anchor="_7.__Contro" w:history="1">
        <w:r>
          <w:rPr>
            <w:rStyle w:val="2580"/>
            <w:rFonts w:ascii="Arial" w:hAnsi="Arial" w:eastAsia="Arial" w:cs="Arial"/>
            <w:sz w:val="20"/>
            <w:szCs w:val="20"/>
          </w:rPr>
          <w:t xml:space="preserve">7 (Controlled vocabularies)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bCs/>
          <w:i/>
          <w:color w:val="000000"/>
          <w:sz w:val="20"/>
          <w:szCs w:val="20"/>
          <w:highlight w:val="none"/>
          <w:u w:val="none"/>
        </w:rPr>
      </w:pPr>
      <w:r>
        <w:rPr>
          <w:rFonts w:ascii="Arial" w:hAnsi="Arial" w:eastAsia="Arial" w:cs="Arial"/>
          <w:i w:val="0"/>
          <w:iCs w:val="0"/>
          <w:color w:val="000000"/>
          <w:sz w:val="20"/>
          <w:szCs w:val="20"/>
          <w:u w:val="none"/>
        </w:rPr>
      </w:r>
      <w:r>
        <w:rPr>
          <w:rFonts w:ascii="Arial" w:hAnsi="Arial" w:eastAsia="Arial" w:cs="Arial"/>
          <w:b/>
          <w:bCs/>
          <w:i/>
          <w:iCs/>
          <w:color w:val="000000"/>
          <w:sz w:val="20"/>
          <w:szCs w:val="20"/>
          <w:u w:val="none"/>
        </w:rPr>
        <w:t xml:space="preserve">No</w:t>
      </w:r>
      <w:r>
        <w:rPr>
          <w:rFonts w:ascii="Arial" w:hAnsi="Arial" w:eastAsia="Arial" w:cs="Arial"/>
          <w:b/>
          <w:bCs/>
          <w:i/>
          <w:iCs/>
          <w:color w:val="000000"/>
          <w:sz w:val="20"/>
          <w:szCs w:val="20"/>
          <w:u w:val="none"/>
        </w:rPr>
        <w:t xml:space="preserve">te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none"/>
        </w:rPr>
        <w:t xml:space="preserve">These</w:t>
      </w:r>
      <w:r>
        <w:rPr>
          <w:rFonts w:ascii="Arial" w:hAnsi="Arial" w:eastAsia="Arial" w:cs="Arial"/>
          <w:i/>
          <w:iCs/>
          <w:color w:val="000000"/>
          <w:sz w:val="20"/>
          <w:szCs w:val="20"/>
          <w:u w:val="none"/>
        </w:rPr>
        <w:t xml:space="preserve"> examples ar</w:t>
      </w:r>
      <w:r>
        <w:rPr>
          <w:rFonts w:ascii="Arial" w:hAnsi="Arial" w:eastAsia="Arial" w:cs="Arial"/>
          <w:i/>
          <w:iCs/>
          <w:color w:val="000000"/>
          <w:sz w:val="20"/>
          <w:szCs w:val="20"/>
          <w:u w:val="none"/>
        </w:rPr>
        <w:t xml:space="preserve">e for illustrative purposes only, and must not be considered as definitive descriptions of these model components.</w:t>
      </w:r>
      <w:r>
        <w:rPr>
          <w:rFonts w:ascii="Arial" w:hAnsi="Arial" w:eastAsia="Arial" w:cs="Arial"/>
          <w:bCs/>
          <w:i/>
          <w:color w:val="000000"/>
          <w:sz w:val="20"/>
          <w:szCs w:val="20"/>
          <w:highlight w:val="none"/>
          <w:u w:val="none"/>
        </w:rPr>
      </w:r>
      <w:r>
        <w:rPr>
          <w:rFonts w:ascii="Arial" w:hAnsi="Arial" w:eastAsia="Arial" w:cs="Arial"/>
          <w:bCs/>
          <w:i/>
          <w:color w:val="000000"/>
          <w:sz w:val="20"/>
          <w:szCs w:val="20"/>
          <w:highlight w:val="none"/>
          <w:u w:val="none"/>
        </w:rPr>
      </w:r>
    </w:p>
    <w:p>
      <w:pPr>
        <w:pStyle w:val="2424"/>
        <w:pBdr/>
        <w:spacing w:after="283" w:afterAutospacing="0" w:line="276" w:lineRule="auto"/>
        <w:ind/>
        <w:jc w:val="left"/>
        <w:rPr>
          <w:rFonts w:ascii="Arial" w:hAnsi="Arial" w:eastAsia="Arial" w:cs="Arial"/>
          <w:b/>
          <w:bCs/>
          <w:i/>
          <w:color w:val="000000" w:themeColor="text1"/>
          <w:sz w:val="22"/>
          <w:szCs w:val="22"/>
          <w:u w:val="none"/>
        </w:rPr>
      </w:pPr>
      <w:r>
        <w:rPr>
          <w:rFonts w:ascii="Arial" w:hAnsi="Arial" w:eastAsia="Arial" w:cs="Arial"/>
          <w:color w:val="000000" w:themeColor="text1"/>
          <w:sz w:val="28"/>
          <w:u w:val="none"/>
        </w:rPr>
        <w:t xml:space="preserve">Land Surface component</w:t>
      </w:r>
      <w:r>
        <w:rPr>
          <w:rFonts w:ascii="Arial" w:hAnsi="Arial" w:eastAsia="Arial" w:cs="Arial"/>
          <w:b/>
          <w:bCs/>
          <w:i/>
          <w:color w:val="000000" w:themeColor="text1"/>
          <w:sz w:val="22"/>
          <w:szCs w:val="22"/>
          <w:u w:val="none"/>
        </w:rPr>
      </w:r>
      <w:r>
        <w:rPr>
          <w:rFonts w:ascii="Arial" w:hAnsi="Arial" w:eastAsia="Arial" w:cs="Arial"/>
          <w:b/>
          <w:bCs/>
          <w:i/>
          <w:color w:val="000000" w:themeColor="text1"/>
          <w:sz w:val="22"/>
          <w:szCs w:val="22"/>
          <w:u w:val="none"/>
        </w:rPr>
      </w:r>
    </w:p>
    <w:p>
      <w:pPr>
        <w:pStyle w:val="2602"/>
        <w:numPr>
          <w:ilvl w:val="0"/>
          <w:numId w:val="29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component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land</w:t>
      </w:r>
      <w:r>
        <w:rPr>
          <w:rFonts w:ascii="Arial" w:hAnsi="Arial" w:eastAsia="Arial" w:cs="Arial"/>
          <w:b w:val="0"/>
          <w:bCs w:val="0"/>
          <w:i/>
          <w:iCs/>
          <w:color w:val="000000"/>
          <w:sz w:val="20"/>
          <w:szCs w:val="20"/>
          <w:u w:val="single"/>
        </w:rPr>
        <w:t xml:space="preserve">_surface</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name</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CL</w:t>
      </w:r>
      <w:r>
        <w:rPr>
          <w:rFonts w:ascii="Arial" w:hAnsi="Arial" w:eastAsia="Arial" w:cs="Arial"/>
          <w:b w:val="0"/>
          <w:bCs w:val="0"/>
          <w:color w:val="000000"/>
          <w:sz w:val="20"/>
          <w:szCs w:val="20"/>
          <w:u w:val="none"/>
        </w:rPr>
        <w:t xml:space="preserve">M4</w:t>
      </w:r>
      <w:r>
        <w:rPr>
          <w:b/>
          <w:bCs/>
          <w:sz w:val="20"/>
          <w:szCs w:val="20"/>
        </w:rPr>
      </w:r>
      <w:r>
        <w:rPr>
          <w:b/>
          <w:bCs/>
          <w:sz w:val="20"/>
          <w:szCs w:val="20"/>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family</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CLM</w:t>
      </w:r>
      <w:r>
        <w:rPr>
          <w:b/>
          <w:bCs/>
          <w:sz w:val="20"/>
          <w:szCs w:val="20"/>
        </w:rPr>
      </w:r>
      <w:r>
        <w:rPr>
          <w:b/>
          <w:bCs/>
          <w:sz w:val="20"/>
          <w:szCs w:val="20"/>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The </w:t>
      </w:r>
      <w:r>
        <w:rPr>
          <w:rFonts w:ascii="Arial" w:hAnsi="Arial" w:eastAsia="Arial" w:cs="Arial"/>
          <w:b w:val="0"/>
          <w:bCs w:val="0"/>
          <w:color w:val="000000"/>
          <w:sz w:val="20"/>
          <w:szCs w:val="20"/>
          <w:u w:val="none"/>
        </w:rPr>
        <w:t xml:space="preserve">model represents several aspects of the land surface including surface heterogeneity and consists of components or </w:t>
      </w:r>
      <w:r>
        <w:rPr>
          <w:rFonts w:ascii="Arial" w:hAnsi="Arial" w:eastAsia="Arial" w:cs="Arial"/>
          <w:b w:val="0"/>
          <w:bCs w:val="0"/>
          <w:color w:val="000000"/>
          <w:sz w:val="20"/>
          <w:szCs w:val="20"/>
          <w:u w:val="none"/>
        </w:rPr>
        <w:t xml:space="preserve">submodels</w:t>
      </w:r>
      <w:r>
        <w:rPr>
          <w:rFonts w:ascii="Arial" w:hAnsi="Arial" w:eastAsia="Arial" w:cs="Arial"/>
          <w:b w:val="0"/>
          <w:bCs w:val="0"/>
          <w:color w:val="000000"/>
          <w:sz w:val="20"/>
          <w:szCs w:val="20"/>
          <w:u w:val="none"/>
        </w:rPr>
        <w:t xml:space="preserve"> related to land biogeophysics, the hydrological cycle, biogeochemistry, human dimensions, and ecosystem dynamics. Spatial land </w:t>
      </w:r>
      <w:r>
        <w:rPr>
          <w:rFonts w:ascii="Arial" w:hAnsi="Arial" w:eastAsia="Arial" w:cs="Arial"/>
          <w:b w:val="0"/>
          <w:bCs w:val="0"/>
          <w:color w:val="000000"/>
          <w:sz w:val="20"/>
          <w:szCs w:val="20"/>
          <w:u w:val="none"/>
        </w:rPr>
        <w:t xml:space="preserve">surface heterogeneity in CLM is represented as a nested subgrid hierarchy in which grid cells are composed of multiple landunits, snow/soil columns, and PFTs. Each grid cell can have a different number of landunits, each landunit can have a different numbe</w:t>
      </w:r>
      <w:r>
        <w:rPr>
          <w:rFonts w:ascii="Arial" w:hAnsi="Arial" w:eastAsia="Arial" w:cs="Arial"/>
          <w:b w:val="0"/>
          <w:bCs w:val="0"/>
          <w:color w:val="000000"/>
          <w:sz w:val="20"/>
          <w:szCs w:val="20"/>
          <w:u w:val="none"/>
        </w:rPr>
        <w:t xml:space="preserve">r of columns, and each column can have multiple PFTs. Biogeophysical processes are simulated for each subgrid landunit, column, and PFT independently and each subgrid unit maintains its own prognostic variables. The same atmospheric forcing is used to forc</w:t>
      </w:r>
      <w:r>
        <w:rPr>
          <w:rFonts w:ascii="Arial" w:hAnsi="Arial" w:eastAsia="Arial" w:cs="Arial"/>
          <w:b w:val="0"/>
          <w:bCs w:val="0"/>
          <w:color w:val="000000"/>
          <w:sz w:val="20"/>
          <w:szCs w:val="20"/>
          <w:u w:val="none"/>
        </w:rPr>
        <w:t xml:space="preserve">e all subgrid units within a grid cell. The surface variables and fluxes required by the atmosphere are obtained by averaging the subgrid quantities weighted by their fractional areas.</w:t>
      </w:r>
      <w:r>
        <w:rPr>
          <w:b/>
          <w:bCs/>
          <w:sz w:val="20"/>
          <w:szCs w:val="20"/>
        </w:rPr>
      </w:r>
      <w:r>
        <w:rPr>
          <w:b/>
          <w:bCs/>
          <w:sz w:val="20"/>
          <w:szCs w:val="20"/>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referen</w:t>
      </w:r>
      <w:r>
        <w:rPr>
          <w:rFonts w:ascii="Arial" w:hAnsi="Arial" w:eastAsia="Arial" w:cs="Arial"/>
          <w:b/>
          <w:bCs/>
          <w:color w:val="000000"/>
          <w:sz w:val="20"/>
          <w:szCs w:val="20"/>
          <w:u w:val="none"/>
        </w:rPr>
        <w:t xml:space="preserve">ces</w:t>
      </w:r>
      <w:r>
        <w:rPr>
          <w:b/>
          <w:bCs/>
          <w:sz w:val="20"/>
          <w:szCs w:val="20"/>
        </w:rPr>
      </w:r>
      <w:r>
        <w:rPr>
          <w:b/>
          <w:bCs/>
          <w:sz w:val="20"/>
          <w:szCs w:val="20"/>
        </w:rPr>
      </w:r>
    </w:p>
    <w:p>
      <w:pPr>
        <w:pStyle w:val="2602"/>
        <w:numPr>
          <w:ilvl w:val="1"/>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cit</w:t>
      </w:r>
      <w:r>
        <w:rPr>
          <w:rFonts w:ascii="Arial" w:hAnsi="Arial" w:eastAsia="Arial" w:cs="Arial"/>
          <w:b/>
          <w:color w:val="000000"/>
          <w:sz w:val="20"/>
          <w:szCs w:val="20"/>
          <w:u w:val="none"/>
        </w:rPr>
        <w:t xml:space="preserve">ation</w:t>
      </w:r>
      <w:r>
        <w:rPr>
          <w:rFonts w:ascii="Arial" w:hAnsi="Arial" w:eastAsia="Arial" w:cs="Arial"/>
          <w:color w:val="000000"/>
          <w:sz w:val="20"/>
          <w:szCs w:val="20"/>
          <w:u w:val="none"/>
        </w:rPr>
        <w:t xml:space="preserve">: </w:t>
      </w:r>
      <w:r>
        <w:rPr>
          <w:sz w:val="20"/>
          <w:szCs w:val="20"/>
        </w:rPr>
        <w:t xml:space="preserve">Ke, Y., Leung, L. R., Huang, M., Coleman, A. M., Li, H., and Wigmosta, M. S.: Development of high resolution land surface parameters for the</w:t>
      </w:r>
      <w:r>
        <w:rPr>
          <w:sz w:val="20"/>
          <w:szCs w:val="20"/>
        </w:rPr>
        <w:t xml:space="preserve"> Community Land Model, Geosci. Model Dev., 5, 1341–1362, https://doi.org/10.5194/gmd-5-1341-2012, 201</w:t>
      </w:r>
      <w:r>
        <w:rPr>
          <w:b w:val="0"/>
          <w:bCs w:val="0"/>
          <w:sz w:val="20"/>
          <w:szCs w:val="20"/>
        </w:rPr>
        <w:t xml:space="preserve">2.</w:t>
      </w:r>
      <w:r>
        <w:rPr>
          <w:b/>
          <w:bCs/>
          <w:sz w:val="20"/>
          <w:szCs w:val="20"/>
        </w:rPr>
      </w:r>
      <w:r>
        <w:rPr>
          <w:b/>
          <w:bCs/>
          <w:sz w:val="20"/>
          <w:szCs w:val="20"/>
        </w:rPr>
      </w:r>
    </w:p>
    <w:p>
      <w:pPr>
        <w:pStyle w:val="2602"/>
        <w:numPr>
          <w:ilvl w:val="1"/>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d</w:t>
      </w:r>
      <w:r>
        <w:rPr>
          <w:b/>
          <w:bCs/>
          <w:sz w:val="20"/>
          <w:szCs w:val="20"/>
          <w:highlight w:val="none"/>
        </w:rPr>
        <w:t xml:space="preserve">oi</w:t>
      </w:r>
      <w:r>
        <w:rPr>
          <w:sz w:val="20"/>
          <w:szCs w:val="20"/>
          <w:highlight w:val="none"/>
        </w:rPr>
        <w:t xml:space="preserve">: </w:t>
      </w:r>
      <w:r>
        <w:rPr>
          <w:sz w:val="20"/>
          <w:szCs w:val="20"/>
        </w:rPr>
        <w:t xml:space="preserve">https://doi.org/10.5194/gmd-5-1341-20</w:t>
      </w:r>
      <w:r>
        <w:rPr>
          <w:b w:val="0"/>
          <w:bCs w:val="0"/>
          <w:sz w:val="20"/>
          <w:szCs w:val="20"/>
        </w:rPr>
        <w:t xml:space="preserve">12</w:t>
      </w:r>
      <w:r>
        <w:rPr>
          <w:b/>
          <w:bCs/>
          <w:sz w:val="20"/>
          <w:szCs w:val="20"/>
        </w:rPr>
      </w:r>
      <w:r>
        <w:rPr>
          <w:b/>
          <w:bCs/>
          <w:sz w:val="20"/>
          <w:szCs w:val="20"/>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em</w:t>
      </w:r>
      <w:r>
        <w:rPr>
          <w:rFonts w:ascii="Arial" w:hAnsi="Arial" w:eastAsia="Arial" w:cs="Arial"/>
          <w:b/>
          <w:bCs/>
          <w:color w:val="000000"/>
          <w:sz w:val="20"/>
          <w:szCs w:val="20"/>
          <w:u w:val="none"/>
        </w:rPr>
        <w:t xml:space="preserve">bedded_in</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atmosphere</w:t>
      </w:r>
      <w:r>
        <w:rPr>
          <w:b/>
          <w:bCs/>
          <w:sz w:val="20"/>
          <w:szCs w:val="20"/>
        </w:rPr>
      </w:r>
      <w:r>
        <w:rPr>
          <w:b/>
          <w:bCs/>
          <w:sz w:val="20"/>
          <w:szCs w:val="20"/>
        </w:rPr>
      </w:r>
    </w:p>
    <w:p>
      <w:pPr>
        <w:pStyle w:val="2602"/>
        <w:numPr>
          <w:ilvl w:val="0"/>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highlight w:val="none"/>
        </w:rPr>
      </w:pPr>
      <w:r>
        <w:rPr>
          <w:b/>
          <w:bCs/>
          <w:sz w:val="20"/>
          <w:szCs w:val="20"/>
          <w:highlight w:val="none"/>
        </w:rPr>
        <w:t xml:space="preserve">horizontal_</w:t>
      </w:r>
      <w:r>
        <w:rPr>
          <w:rFonts w:ascii="Arial" w:hAnsi="Arial" w:eastAsia="Arial" w:cs="Arial"/>
          <w:b/>
          <w:bCs/>
          <w:color w:val="000000"/>
          <w:sz w:val="20"/>
          <w:szCs w:val="20"/>
          <w:u w:val="none"/>
        </w:rPr>
        <w:t xml:space="preserve">computational_</w:t>
      </w:r>
      <w:r>
        <w:rPr>
          <w:b/>
          <w:bCs/>
          <w:sz w:val="20"/>
          <w:szCs w:val="20"/>
          <w:highlight w:val="none"/>
        </w:rPr>
        <w:t xml:space="preserve">grid</w:t>
      </w:r>
      <w:r>
        <w:rPr>
          <w:b/>
          <w:bCs/>
          <w:sz w:val="20"/>
          <w:szCs w:val="20"/>
          <w:highlight w:val="none"/>
        </w:rPr>
      </w:r>
      <w:r>
        <w:rPr>
          <w:b/>
          <w:bCs/>
          <w:sz w:val="20"/>
          <w:szCs w:val="20"/>
          <w:highlight w:val="none"/>
        </w:rPr>
      </w:r>
    </w:p>
    <w:p>
      <w:pPr>
        <w:pStyle w:val="2602"/>
        <w:numPr>
          <w:ilvl w:val="1"/>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r>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kawa_a</w:t>
      </w:r>
      <w:r>
        <w:rPr>
          <w:b/>
          <w:bCs/>
          <w:sz w:val="20"/>
          <w:szCs w:val="20"/>
        </w:rPr>
      </w:r>
      <w:r>
        <w:rPr>
          <w:b/>
          <w:bCs/>
          <w:sz w:val="20"/>
          <w:szCs w:val="20"/>
        </w:rPr>
      </w:r>
    </w:p>
    <w:p>
      <w:pPr>
        <w:pStyle w:val="2602"/>
        <w:numPr>
          <w:ilvl w:val="1"/>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96" w:author="David Hassell" w:date="2025-11-19T18:00:12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horizontal_sub</w:t>
      </w:r>
      <w:r>
        <w:rPr>
          <w:rFonts w:ascii="Arial" w:hAnsi="Arial" w:eastAsia="Arial" w:cs="Arial"/>
          <w:b/>
          <w:bCs/>
          <w:color w:val="000000"/>
          <w:sz w:val="20"/>
          <w:szCs w:val="20"/>
          <w:u w:val="none"/>
        </w:rPr>
        <w:t xml:space="preserve">g</w:t>
      </w:r>
      <w:r>
        <w:rPr>
          <w:rFonts w:ascii="Arial" w:hAnsi="Arial" w:eastAsia="Arial" w:cs="Arial"/>
          <w:b/>
          <w:bCs/>
          <w:color w:val="000000"/>
          <w:sz w:val="20"/>
          <w:szCs w:val="20"/>
          <w:u w:val="none"/>
        </w:rPr>
        <w:t xml:space="preserve">rid</w:t>
      </w:r>
      <w:r>
        <w:rPr>
          <w:b/>
          <w:bCs/>
          <w:sz w:val="20"/>
          <w:szCs w:val="20"/>
        </w:rPr>
      </w:r>
      <w:r>
        <w:rPr>
          <w:b/>
          <w:bCs/>
          <w:sz w:val="20"/>
          <w:szCs w:val="20"/>
        </w:rPr>
      </w:r>
    </w:p>
    <w:p>
      <w:pPr>
        <w:pStyle w:val="2602"/>
        <w:numPr>
          <w:ilvl w:val="2"/>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w:t>
      </w:r>
      <w:r>
        <w:rPr>
          <w:rFonts w:ascii="Arial" w:hAnsi="Arial" w:eastAsia="Arial" w:cs="Arial"/>
          <w:b w:val="0"/>
          <w:bCs w:val="0"/>
          <w:i/>
          <w:iCs/>
          <w:color w:val="000000"/>
          <w:sz w:val="20"/>
          <w:szCs w:val="20"/>
          <w:highlight w:val="none"/>
          <w:u w:val="single"/>
        </w:rPr>
        <w:t xml:space="preserve">ass</w:t>
      </w:r>
      <w:r>
        <w:rPr>
          <w:b/>
          <w:bCs/>
          <w:sz w:val="20"/>
          <w:szCs w:val="20"/>
        </w:rPr>
      </w:r>
      <w:r>
        <w:rPr>
          <w:b/>
          <w:bCs/>
          <w:sz w:val="20"/>
          <w:szCs w:val="20"/>
        </w:rPr>
      </w:r>
    </w:p>
    <w:p>
      <w:pPr>
        <w:pStyle w:val="2602"/>
        <w:numPr>
          <w:ilvl w:val="2"/>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w:t>
      </w:r>
      <w:r>
        <w:rPr>
          <w:rFonts w:ascii="Arial" w:hAnsi="Arial" w:eastAsia="Arial" w:cs="Arial"/>
          <w:b/>
          <w:bCs/>
          <w:color w:val="000000"/>
          <w:sz w:val="20"/>
          <w:szCs w:val="20"/>
          <w:highlight w:val="none"/>
          <w:u w:val="none"/>
        </w:rPr>
        <w:t xml:space="preserve">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97" w:author="David Hassell" w:date="2025-11-11T09:20:43Z" oouserid="e42c3f48-66ba-4efd-805a-1ef7f6780645">
        <w:r>
          <w:rPr>
            <w:rFonts w:ascii="Arial" w:hAnsi="Arial" w:eastAsia="Arial" w:cs="Arial"/>
            <w:b/>
            <w:bCs/>
            <w:color w:val="000000"/>
            <w:sz w:val="20"/>
            <w:szCs w:val="20"/>
            <w:highlight w:val="none"/>
            <w:u w:val="none"/>
          </w:rPr>
        </w:r>
      </w:ins>
      <w:r>
        <w:rPr>
          <w:rFonts w:ascii="Arial" w:hAnsi="Arial" w:eastAsia="Arial" w:cs="Arial"/>
          <w:b/>
          <w:bCs/>
          <w:color w:val="000000"/>
          <w:sz w:val="20"/>
          <w:szCs w:val="20"/>
          <w:u w:val="none"/>
        </w:rPr>
        <w:t xml:space="preserve">grid_type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r</w:t>
      </w:r>
      <w:r>
        <w:rPr>
          <w:rFonts w:ascii="Arial" w:hAnsi="Arial" w:eastAsia="Arial" w:cs="Arial"/>
          <w:b w:val="0"/>
          <w:bCs w:val="0"/>
          <w:i/>
          <w:iCs/>
          <w:color w:val="000000"/>
          <w:sz w:val="20"/>
          <w:szCs w:val="20"/>
          <w:u w:val="single"/>
        </w:rPr>
        <w:t xml:space="preserve">e</w:t>
      </w:r>
      <w:r>
        <w:rPr>
          <w:rFonts w:ascii="Arial" w:hAnsi="Arial" w:eastAsia="Arial" w:cs="Arial"/>
          <w:b w:val="0"/>
          <w:bCs w:val="0"/>
          <w:i/>
          <w:iCs/>
          <w:color w:val="000000"/>
          <w:sz w:val="20"/>
          <w:szCs w:val="20"/>
          <w:u w:val="single"/>
        </w:rPr>
        <w:t xml:space="preserve">gular_latitude_longitude</w:t>
      </w:r>
      <w:r>
        <w:rPr>
          <w:b/>
          <w:bCs/>
          <w:sz w:val="20"/>
          <w:szCs w:val="20"/>
        </w:rPr>
      </w:r>
      <w:r>
        <w:rPr>
          <w:b/>
          <w:bCs/>
          <w:sz w:val="20"/>
          <w:szCs w:val="20"/>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w:t>
      </w:r>
      <w:r>
        <w:rPr>
          <w:rFonts w:ascii="Arial" w:hAnsi="Arial" w:eastAsia="Arial" w:cs="Arial"/>
          <w:b/>
          <w:bCs/>
          <w:color w:val="000000"/>
          <w:sz w:val="20"/>
          <w:szCs w:val="20"/>
          <w:u w:val="none"/>
        </w:rPr>
        <w:t xml:space="preserve">_mapping</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latit</w:t>
      </w:r>
      <w:r>
        <w:rPr>
          <w:rFonts w:ascii="Arial" w:hAnsi="Arial" w:eastAsia="Arial" w:cs="Arial"/>
          <w:b w:val="0"/>
          <w:bCs w:val="0"/>
          <w:i/>
          <w:iCs/>
          <w:color w:val="000000"/>
          <w:sz w:val="20"/>
          <w:szCs w:val="20"/>
          <w:u w:val="single"/>
        </w:rPr>
        <w:t xml:space="preserve">ude_longitude</w:t>
      </w:r>
      <w:r>
        <w:rPr>
          <w:b/>
          <w:bCs/>
          <w:sz w:val="20"/>
          <w:szCs w:val="20"/>
        </w:rPr>
      </w:r>
      <w:r>
        <w:rPr>
          <w:b/>
          <w:bCs/>
          <w:sz w:val="20"/>
          <w:szCs w:val="20"/>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region</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glob</w:t>
      </w:r>
      <w:r>
        <w:rPr>
          <w:rFonts w:ascii="Arial" w:hAnsi="Arial" w:eastAsia="Arial" w:cs="Arial"/>
          <w:b w:val="0"/>
          <w:bCs w:val="0"/>
          <w:i/>
          <w:iCs/>
          <w:color w:val="000000"/>
          <w:sz w:val="20"/>
          <w:szCs w:val="20"/>
          <w:u w:val="single"/>
        </w:rPr>
        <w:t xml:space="preserve">al</w:t>
      </w:r>
      <w:r>
        <w:rPr>
          <w:b/>
          <w:bCs/>
          <w:sz w:val="20"/>
          <w:szCs w:val="20"/>
        </w:rPr>
      </w:r>
      <w:r>
        <w:rPr>
          <w:b/>
          <w:bCs/>
          <w:sz w:val="20"/>
          <w:szCs w:val="20"/>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stati</w:t>
      </w:r>
      <w:r>
        <w:rPr>
          <w:rFonts w:ascii="Arial" w:hAnsi="Arial" w:eastAsia="Arial" w:cs="Arial"/>
          <w:b w:val="0"/>
          <w:bCs w:val="0"/>
          <w:i/>
          <w:iCs/>
          <w:color w:val="000000"/>
          <w:sz w:val="20"/>
          <w:szCs w:val="20"/>
          <w:u w:val="single"/>
        </w:rPr>
        <w:t xml:space="preserve">c</w:t>
      </w:r>
      <w:r>
        <w:rPr>
          <w:b/>
          <w:bCs/>
          <w:sz w:val="20"/>
          <w:szCs w:val="20"/>
        </w:rPr>
      </w:r>
      <w:r>
        <w:rPr>
          <w:b/>
          <w:bCs/>
          <w:sz w:val="20"/>
          <w:szCs w:val="20"/>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x_resolution</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1.25</w:t>
      </w:r>
      <w:r>
        <w:rPr>
          <w:b/>
          <w:bCs/>
          <w:i w:val="0"/>
          <w:sz w:val="20"/>
          <w:szCs w:val="20"/>
          <w:u w:val="none"/>
        </w:rPr>
      </w:r>
      <w:r>
        <w:rPr>
          <w:b/>
          <w:bCs/>
          <w:i w:val="0"/>
          <w:sz w:val="20"/>
          <w:szCs w:val="20"/>
          <w:u w:val="none"/>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y_resolution</w:t>
      </w:r>
      <w:r>
        <w:rPr>
          <w:rFonts w:ascii="Arial" w:hAnsi="Arial" w:eastAsia="Arial" w:cs="Arial"/>
          <w:b w:val="0"/>
          <w:bCs w:val="0"/>
          <w:i w:val="0"/>
          <w:iCs w:val="0"/>
          <w:color w:val="000000"/>
          <w:sz w:val="20"/>
          <w:szCs w:val="20"/>
          <w:highlight w:val="none"/>
          <w:u w:val="none"/>
        </w:rPr>
        <w:t xml:space="preserve">: 0.9</w:t>
      </w:r>
      <w:r>
        <w:rPr>
          <w:b/>
          <w:bCs/>
          <w:i w:val="0"/>
          <w:sz w:val="20"/>
          <w:szCs w:val="20"/>
          <w:u w:val="none"/>
        </w:rPr>
      </w:r>
      <w:r>
        <w:rPr>
          <w:b/>
          <w:bCs/>
          <w:i w:val="0"/>
          <w:sz w:val="20"/>
          <w:szCs w:val="20"/>
          <w:u w:val="none"/>
        </w:rPr>
      </w:r>
    </w:p>
    <w:p>
      <w:pPr>
        <w:pStyle w:val="2602"/>
        <w:numPr>
          <w:ilvl w:val="3"/>
          <w:numId w:val="5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highlight w:val="none"/>
          <w:u w:val="none"/>
        </w:rPr>
        <w:t xml:space="preserve">horizontal_units</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de</w:t>
      </w:r>
      <w:r>
        <w:rPr>
          <w:rFonts w:ascii="Arial" w:hAnsi="Arial" w:eastAsia="Arial" w:cs="Arial"/>
          <w:b w:val="0"/>
          <w:bCs w:val="0"/>
          <w:i/>
          <w:iCs/>
          <w:color w:val="000000"/>
          <w:sz w:val="20"/>
          <w:szCs w:val="20"/>
          <w:highlight w:val="none"/>
          <w:u w:val="single"/>
        </w:rPr>
        <w:t xml:space="preserve">gree</w:t>
      </w:r>
      <w:r>
        <w:rPr>
          <w:b/>
          <w:bCs/>
          <w:sz w:val="20"/>
          <w:szCs w:val="20"/>
        </w:rPr>
      </w:r>
      <w:r>
        <w:rPr>
          <w:b/>
          <w:bCs/>
          <w:sz w:val="20"/>
          <w:szCs w:val="20"/>
        </w:rPr>
      </w:r>
    </w:p>
    <w:p>
      <w:pPr>
        <w:pStyle w:val="2602"/>
        <w:numPr>
          <w:ilvl w:val="3"/>
          <w:numId w:val="31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i w:val="0"/>
          <w:iCs w:val="0"/>
          <w:color w:val="000000"/>
          <w:sz w:val="20"/>
          <w:szCs w:val="20"/>
          <w:u w:val="none"/>
        </w:rPr>
        <w:t xml:space="preserve">55296</w:t>
      </w:r>
      <w:r>
        <w:rPr>
          <w:b/>
          <w:bCs/>
          <w:sz w:val="20"/>
          <w:szCs w:val="20"/>
        </w:rPr>
      </w:r>
      <w:r>
        <w:rPr>
          <w:b/>
          <w:bCs/>
          <w:sz w:val="20"/>
          <w:szCs w:val="20"/>
        </w:rPr>
      </w:r>
    </w:p>
    <w:p>
      <w:pPr>
        <w:pStyle w:val="2602"/>
        <w:numPr>
          <w:ilvl w:val="3"/>
          <w:numId w:val="31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highlight w:val="none"/>
          <w:u w:val="none"/>
        </w:rPr>
        <w:t xml:space="preserve">southernmost_l</w:t>
      </w:r>
      <w:r>
        <w:rPr>
          <w:rFonts w:ascii="Arial" w:hAnsi="Arial" w:eastAsia="Arial" w:cs="Arial"/>
          <w:b/>
          <w:bCs/>
          <w:i w:val="0"/>
          <w:iCs w:val="0"/>
          <w:color w:val="000000"/>
          <w:sz w:val="20"/>
          <w:szCs w:val="20"/>
          <w:highlight w:val="none"/>
          <w:u w:val="none"/>
        </w:rPr>
        <w:t xml:space="preserve">atitude</w:t>
      </w:r>
      <w:r>
        <w:rPr>
          <w:rFonts w:ascii="Arial" w:hAnsi="Arial" w:eastAsia="Arial" w:cs="Arial"/>
          <w:b w:val="0"/>
          <w:bCs w:val="0"/>
          <w:i w:val="0"/>
          <w:iCs w:val="0"/>
          <w:color w:val="000000"/>
          <w:sz w:val="20"/>
          <w:szCs w:val="20"/>
          <w:highlight w:val="none"/>
          <w:u w:val="none"/>
        </w:rPr>
        <w:t xml:space="preserve">: </w:t>
      </w:r>
      <w:r>
        <w:rPr>
          <w:rFonts w:hint="default" w:ascii="Arial" w:hAnsi="Arial" w:eastAsia="Arial" w:cs="Arial"/>
          <w:b w:val="0"/>
          <w:bCs w:val="0"/>
          <w:i w:val="0"/>
          <w:strike w:val="0"/>
          <w:sz w:val="20"/>
          <w:szCs w:val="20"/>
          <w:u w:val="none"/>
        </w:rPr>
        <w:t xml:space="preserve">‒</w:t>
      </w:r>
      <w:r>
        <w:rPr>
          <w:rFonts w:ascii="Arial" w:hAnsi="Arial" w:eastAsia="Arial" w:cs="Arial"/>
          <w:b w:val="0"/>
          <w:bCs w:val="0"/>
          <w:i w:val="0"/>
          <w:iCs w:val="0"/>
          <w:color w:val="000000"/>
          <w:sz w:val="20"/>
          <w:szCs w:val="20"/>
          <w:highlight w:val="none"/>
          <w:u w:val="none"/>
        </w:rPr>
        <w:t xml:space="preserve">89.65</w:t>
      </w:r>
      <w:r>
        <w:rPr>
          <w:b/>
          <w:bCs/>
          <w:sz w:val="20"/>
          <w:szCs w:val="20"/>
        </w:rPr>
      </w:r>
      <w:r>
        <w:rPr>
          <w:b/>
          <w:bCs/>
          <w:sz w:val="20"/>
          <w:szCs w:val="20"/>
        </w:rPr>
      </w:r>
    </w:p>
    <w:p>
      <w:pPr>
        <w:pStyle w:val="2602"/>
        <w:numPr>
          <w:ilvl w:val="3"/>
          <w:numId w:val="31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highlight w:val="none"/>
          <w:u w:val="none"/>
        </w:rPr>
        <w:t xml:space="preserve">westernmost_longitude</w:t>
      </w:r>
      <w:r>
        <w:rPr>
          <w:rFonts w:ascii="Arial" w:hAnsi="Arial" w:eastAsia="Arial" w:cs="Arial"/>
          <w:b w:val="0"/>
          <w:bCs w:val="0"/>
          <w:i w:val="0"/>
          <w:iCs w:val="0"/>
          <w:color w:val="000000"/>
          <w:sz w:val="20"/>
          <w:szCs w:val="20"/>
          <w:highlight w:val="none"/>
          <w:u w:val="none"/>
        </w:rPr>
        <w:t xml:space="preserve">: 0.0</w:t>
      </w:r>
      <w:r>
        <w:rPr>
          <w:b/>
          <w:bCs/>
          <w:sz w:val="20"/>
          <w:szCs w:val="20"/>
        </w:rPr>
      </w:r>
      <w:r>
        <w:rPr>
          <w:b/>
          <w:bCs/>
          <w:sz w:val="20"/>
          <w:szCs w:val="20"/>
        </w:rPr>
      </w:r>
    </w:p>
    <w:p>
      <w:pPr>
        <w:pStyle w:val="2602"/>
        <w:numPr>
          <w:ilvl w:val="0"/>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Veg</w:t>
      </w:r>
      <w:r>
        <w:rPr>
          <w:rFonts w:ascii="Arial" w:hAnsi="Arial" w:eastAsia="Arial" w:cs="Arial"/>
          <w:b w:val="0"/>
          <w:bCs w:val="0"/>
          <w:color w:val="000000"/>
          <w:sz w:val="20"/>
          <w:szCs w:val="20"/>
          <w:u w:val="none"/>
        </w:rPr>
        <w:t xml:space="preserve">etated, wetland, and glacier land</w:t>
      </w:r>
      <w:r>
        <w:rPr>
          <w:rFonts w:ascii="Arial" w:hAnsi="Arial" w:eastAsia="Arial" w:cs="Arial"/>
          <w:b w:val="0"/>
          <w:bCs w:val="0"/>
          <w:color w:val="000000"/>
          <w:sz w:val="20"/>
          <w:szCs w:val="20"/>
          <w:u w:val="none"/>
        </w:rPr>
        <w:t xml:space="preserve">units </w:t>
      </w:r>
      <w:r>
        <w:rPr>
          <w:rFonts w:ascii="Arial" w:hAnsi="Arial" w:eastAsia="Arial" w:cs="Arial"/>
          <w:b w:val="0"/>
          <w:bCs w:val="0"/>
          <w:color w:val="000000"/>
          <w:sz w:val="20"/>
          <w:szCs w:val="20"/>
          <w:u w:val="none"/>
        </w:rPr>
        <w:t xml:space="preserve">have 15 vertical layers. Lakes have 10 layers. Snow can have up to 5 layers.</w:t>
      </w:r>
      <w:r>
        <w:rPr>
          <w:b/>
          <w:bCs/>
          <w:sz w:val="20"/>
          <w:szCs w:val="20"/>
        </w:rPr>
      </w:r>
      <w:r>
        <w:rPr>
          <w:b/>
          <w:bCs/>
          <w:sz w:val="20"/>
          <w:szCs w:val="20"/>
        </w:rPr>
      </w:r>
    </w:p>
    <w:p>
      <w:pPr>
        <w:pStyle w:val="2602"/>
        <w:numPr>
          <w:ilvl w:val="0"/>
          <w:numId w:val="301"/>
        </w:numPr>
        <w:pBdr>
          <w:top w:val="none" w:color="000000" w:sz="4" w:space="0"/>
          <w:left w:val="none" w:color="000000" w:sz="4" w:space="0"/>
          <w:bottom w:val="none" w:color="000000" w:sz="4" w:space="0"/>
          <w:right w:val="none" w:color="000000" w:sz="4" w:space="0"/>
        </w:pBdr>
        <w:spacing w:after="0" w:before="0" w:line="276" w:lineRule="auto"/>
        <w:ind w:right="0"/>
        <w:jc w:val="left"/>
        <w:rPr>
          <w:b/>
          <w:bCs/>
          <w:strike/>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coordinate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depth</w:t>
      </w:r>
      <w:r>
        <w:rPr>
          <w:b/>
          <w:bCs/>
          <w:strike/>
          <w:sz w:val="20"/>
          <w:szCs w:val="20"/>
        </w:rPr>
      </w:r>
      <w:r>
        <w:rPr>
          <w:b/>
          <w:bCs/>
          <w:strike/>
          <w:sz w:val="20"/>
          <w:szCs w:val="20"/>
        </w:rPr>
      </w:r>
    </w:p>
    <w:p>
      <w:pPr>
        <w:pStyle w:val="2424"/>
        <w:pBdr/>
        <w:spacing w:after="283" w:afterAutospacing="0" w:line="276" w:lineRule="auto"/>
        <w:ind/>
        <w:jc w:val="left"/>
        <w:rPr>
          <w:color w:val="000000" w:themeColor="text1"/>
          <w14:ligatures w14:val="none"/>
        </w:rPr>
      </w:pPr>
      <w:r>
        <w:rPr>
          <w:color w:val="000000" w:themeColor="text1"/>
        </w:rPr>
        <w:t xml:space="preserve">Land Ice component</w:t>
      </w:r>
      <w:r>
        <w:rPr>
          <w:color w:val="000000" w:themeColor="text1"/>
          <w14:ligatures w14:val="none"/>
        </w:rPr>
      </w:r>
      <w:r>
        <w:rPr>
          <w:color w:val="000000" w:themeColor="text1"/>
          <w14:ligatures w14:val="none"/>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color w:val="000000"/>
          <w:sz w:val="20"/>
          <w:szCs w:val="20"/>
          <w:u w:val="none"/>
        </w:rPr>
        <w:t xml:space="preserve">component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land</w:t>
      </w:r>
      <w:r>
        <w:rPr>
          <w:rFonts w:ascii="Arial" w:hAnsi="Arial" w:eastAsia="Arial" w:cs="Arial"/>
          <w:b w:val="0"/>
          <w:bCs w:val="0"/>
          <w:i/>
          <w:iCs/>
          <w:color w:val="000000"/>
          <w:sz w:val="20"/>
          <w:szCs w:val="20"/>
          <w:u w:val="single"/>
        </w:rPr>
        <w:t xml:space="preserve">_ice</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98" w:author="David Hassell" w:date="2025-02-07T00:52:38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name</w:t>
      </w:r>
      <w:r>
        <w:rPr>
          <w:rFonts w:ascii="Arial" w:hAnsi="Arial" w:eastAsia="Arial" w:cs="Arial"/>
          <w:b w:val="0"/>
          <w:bCs w:val="0"/>
          <w:color w:val="000000"/>
          <w:sz w:val="20"/>
          <w:szCs w:val="20"/>
          <w:u w:val="none"/>
        </w:rPr>
        <w:t xml:space="preserve">: </w:t>
      </w:r>
      <w:r>
        <w:rPr>
          <w:rFonts w:ascii="Arial" w:hAnsi="Arial" w:eastAsia="Arial" w:cs="Arial"/>
          <w:b w:val="0"/>
          <w:bCs w:val="0"/>
          <w:i w:val="0"/>
          <w:iCs w:val="0"/>
          <w:color w:val="000000"/>
          <w:sz w:val="20"/>
          <w:szCs w:val="20"/>
          <w:u w:val="none"/>
        </w:rPr>
        <w:t xml:space="preserve">BISI</w:t>
      </w:r>
      <w:r>
        <w:rPr>
          <w:rFonts w:ascii="Arial" w:hAnsi="Arial" w:eastAsia="Arial" w:cs="Arial"/>
          <w:b w:val="0"/>
          <w:bCs w:val="0"/>
          <w:i w:val="0"/>
          <w:iCs w:val="0"/>
          <w:color w:val="000000"/>
          <w:sz w:val="20"/>
          <w:szCs w:val="20"/>
          <w:u w:val="none"/>
        </w:rPr>
        <w:t xml:space="preserve">CLES-UKESM-ISMIP6-1.0</w:t>
      </w:r>
      <w:r>
        <w:rPr>
          <w:b/>
          <w:bCs/>
          <w:sz w:val="20"/>
          <w:szCs w:val="20"/>
        </w:rPr>
      </w:r>
      <w:r>
        <w:rPr>
          <w:b/>
          <w:bCs/>
          <w:sz w:val="20"/>
          <w:szCs w:val="20"/>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family</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BIS</w:t>
      </w:r>
      <w:r>
        <w:rPr>
          <w:rFonts w:ascii="Arial" w:hAnsi="Arial" w:eastAsia="Arial" w:cs="Arial"/>
          <w:b w:val="0"/>
          <w:bCs w:val="0"/>
          <w:color w:val="000000"/>
          <w:sz w:val="20"/>
          <w:szCs w:val="20"/>
          <w:u w:val="none"/>
        </w:rPr>
        <w:t xml:space="preserve">ICLES</w:t>
      </w:r>
      <w:r>
        <w:rPr>
          <w:b/>
          <w:bCs/>
          <w:sz w:val="20"/>
          <w:szCs w:val="20"/>
        </w:rPr>
      </w:r>
      <w:r>
        <w:rPr>
          <w:b/>
          <w:bCs/>
          <w:sz w:val="20"/>
          <w:szCs w:val="20"/>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UniC</w:t>
      </w:r>
      <w:r>
        <w:rPr>
          <w:rFonts w:ascii="Arial" w:hAnsi="Arial" w:eastAsia="Arial" w:cs="Arial"/>
          <w:b w:val="0"/>
          <w:bCs w:val="0"/>
          <w:color w:val="000000"/>
          <w:sz w:val="20"/>
          <w:szCs w:val="20"/>
          <w:u w:val="none"/>
        </w:rPr>
        <w:t xml:space="preserve">iCles (Unified Model-CISM-BISICLES) is a package combining BISICLES with an interface that obtains boundary conditions from Unified Model or JULES data, using code derived from the Glint interface of the Glimmer-CISM ISM. BISICLES uses the adaptive-m</w:t>
      </w:r>
      <w:r>
        <w:rPr>
          <w:rFonts w:ascii="Arial" w:hAnsi="Arial" w:eastAsia="Arial" w:cs="Arial"/>
          <w:b w:val="0"/>
          <w:bCs w:val="0"/>
          <w:color w:val="000000"/>
          <w:sz w:val="20"/>
          <w:szCs w:val="20"/>
          <w:u w:val="none"/>
        </w:rPr>
        <w:t xml:space="preserve">esh Chombo libraries. All cells in the mesh are rectangles that may be recursively refined by subdivision into four smaller cells with the same aspect ratio. The configuration of BISICLES approximates the momentum equations using the “shelfy-stream” approx</w:t>
      </w:r>
      <w:r>
        <w:rPr>
          <w:rFonts w:ascii="Arial" w:hAnsi="Arial" w:eastAsia="Arial" w:cs="Arial"/>
          <w:b w:val="0"/>
          <w:bCs w:val="0"/>
          <w:color w:val="000000"/>
          <w:sz w:val="20"/>
          <w:szCs w:val="20"/>
          <w:u w:val="none"/>
        </w:rPr>
        <w:t xml:space="preserve">imation with sim</w:t>
      </w:r>
      <w:r>
        <w:rPr>
          <w:rFonts w:ascii="Arial" w:hAnsi="Arial" w:eastAsia="Arial" w:cs="Arial"/>
          <w:b w:val="0"/>
          <w:bCs w:val="0"/>
          <w:color w:val="000000"/>
          <w:sz w:val="20"/>
          <w:szCs w:val="20"/>
          <w:u w:val="none"/>
        </w:rPr>
        <w:t xml:space="preserve">plified vertical shear strains included in the effective viscosity, often referred to as SSA*. Basal traction is set to zero beneath floating ice and modelled using power laws beneath grounded ice. Greenland ice s</w:t>
      </w:r>
      <w:r>
        <w:rPr>
          <w:rFonts w:ascii="Arial" w:hAnsi="Arial" w:eastAsia="Arial" w:cs="Arial"/>
          <w:b w:val="0"/>
          <w:bCs w:val="0"/>
          <w:color w:val="000000"/>
          <w:sz w:val="20"/>
          <w:szCs w:val="20"/>
          <w:u w:val="none"/>
        </w:rPr>
        <w:t xml:space="preserve">heet uses a linear drag law everywhere whi</w:t>
      </w:r>
      <w:r>
        <w:rPr>
          <w:rFonts w:ascii="Arial" w:hAnsi="Arial" w:eastAsia="Arial" w:cs="Arial"/>
          <w:b w:val="0"/>
          <w:bCs w:val="0"/>
          <w:color w:val="000000"/>
          <w:sz w:val="20"/>
          <w:szCs w:val="20"/>
          <w:u w:val="none"/>
        </w:rPr>
        <w:t xml:space="preserve">le AIS uses a cubic law far upstream from the grounding line, which tends to a Coulomb friction law near the grounding line.</w:t>
      </w:r>
      <w:r>
        <w:rPr>
          <w:b/>
          <w:bCs/>
          <w:sz w:val="20"/>
          <w:szCs w:val="20"/>
        </w:rPr>
      </w:r>
      <w:r>
        <w:rPr>
          <w:b/>
          <w:bCs/>
          <w:sz w:val="20"/>
          <w:szCs w:val="20"/>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reference</w:t>
      </w:r>
      <w:r>
        <w:rPr>
          <w:rFonts w:ascii="Arial" w:hAnsi="Arial" w:eastAsia="Arial" w:cs="Arial"/>
          <w:b/>
          <w:bCs/>
          <w:color w:val="000000"/>
          <w:sz w:val="20"/>
          <w:szCs w:val="20"/>
          <w:u w:val="none"/>
        </w:rPr>
        <w:t xml:space="preserve">s</w:t>
      </w:r>
      <w:r>
        <w:rPr>
          <w:b/>
          <w:bCs/>
          <w:sz w:val="20"/>
          <w:szCs w:val="20"/>
        </w:rPr>
      </w:r>
      <w:r>
        <w:rPr>
          <w:b/>
          <w:bCs/>
          <w:sz w:val="20"/>
          <w:szCs w:val="20"/>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cita</w:t>
      </w:r>
      <w:r>
        <w:rPr>
          <w:rFonts w:ascii="Arial" w:hAnsi="Arial" w:eastAsia="Arial" w:cs="Arial"/>
          <w:b/>
          <w:color w:val="000000"/>
          <w:sz w:val="20"/>
          <w:szCs w:val="20"/>
          <w:u w:val="none"/>
        </w:rPr>
        <w:t xml:space="preserve">tion</w:t>
      </w:r>
      <w:r>
        <w:rPr>
          <w:rFonts w:ascii="Arial" w:hAnsi="Arial" w:eastAsia="Arial" w:cs="Arial"/>
          <w:color w:val="000000"/>
          <w:sz w:val="20"/>
          <w:szCs w:val="20"/>
          <w:u w:val="none"/>
        </w:rPr>
        <w:t xml:space="preserve">: Smith, R. S., Mathiot, P., Siahaan, A., Lee, V., Cornford, S. L., Gregory, J. M., et al. (2021). Coupling the U.K. Earth System model to dynamic models of the Greenland and Antarctic ice sheets. Journal of Advances in Modeling Earth Systems, 13, e2021MS0</w:t>
      </w:r>
      <w:r>
        <w:rPr>
          <w:rFonts w:ascii="Arial" w:hAnsi="Arial" w:eastAsia="Arial" w:cs="Arial"/>
          <w:color w:val="000000"/>
          <w:sz w:val="20"/>
          <w:szCs w:val="20"/>
          <w:u w:val="none"/>
        </w:rPr>
        <w:t xml:space="preserve">02520. https://doi.org/10.1029/2021MS002</w:t>
      </w:r>
      <w:r>
        <w:rPr>
          <w:rFonts w:ascii="Arial" w:hAnsi="Arial" w:eastAsia="Arial" w:cs="Arial"/>
          <w:b w:val="0"/>
          <w:bCs w:val="0"/>
          <w:color w:val="000000"/>
          <w:sz w:val="20"/>
          <w:szCs w:val="20"/>
          <w:u w:val="none"/>
        </w:rPr>
        <w:t xml:space="preserve">52</w:t>
      </w:r>
      <w:r>
        <w:rPr>
          <w:rFonts w:ascii="Arial" w:hAnsi="Arial" w:eastAsia="Arial" w:cs="Arial"/>
          <w:b w:val="0"/>
          <w:bCs w:val="0"/>
          <w:color w:val="000000"/>
          <w:sz w:val="20"/>
          <w:szCs w:val="20"/>
          <w:u w:val="none"/>
        </w:rPr>
        <w:t xml:space="preserve">0</w:t>
      </w:r>
      <w:r>
        <w:rPr>
          <w:b/>
          <w:bCs/>
          <w:sz w:val="20"/>
          <w:szCs w:val="20"/>
        </w:rPr>
      </w:r>
      <w:r>
        <w:rPr>
          <w:b/>
          <w:bCs/>
          <w:sz w:val="20"/>
          <w:szCs w:val="20"/>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do</w:t>
      </w:r>
      <w:r>
        <w:rPr>
          <w:rFonts w:ascii="Arial" w:hAnsi="Arial" w:eastAsia="Arial" w:cs="Arial"/>
          <w:b/>
          <w:color w:val="000000"/>
          <w:sz w:val="20"/>
          <w:szCs w:val="20"/>
          <w:u w:val="none"/>
        </w:rPr>
        <w:t xml:space="preserve">i</w:t>
      </w:r>
      <w:r>
        <w:rPr>
          <w:rFonts w:ascii="Arial" w:hAnsi="Arial" w:eastAsia="Arial" w:cs="Arial"/>
          <w:color w:val="000000"/>
          <w:sz w:val="20"/>
          <w:szCs w:val="20"/>
          <w:u w:val="none"/>
        </w:rPr>
        <w:t xml:space="preserve">: </w:t>
      </w:r>
      <w:r>
        <w:rPr>
          <w:rFonts w:ascii="Arial" w:hAnsi="Arial" w:eastAsia="Arial" w:cs="Arial"/>
          <w:sz w:val="20"/>
          <w:szCs w:val="20"/>
        </w:rPr>
        <w:t xml:space="preserve">https://doi.org/10.1029/2021MS002</w:t>
      </w:r>
      <w:r>
        <w:rPr>
          <w:rFonts w:ascii="Arial" w:hAnsi="Arial" w:eastAsia="Arial" w:cs="Arial"/>
          <w:b w:val="0"/>
          <w:bCs w:val="0"/>
          <w:sz w:val="20"/>
          <w:szCs w:val="20"/>
        </w:rPr>
        <w:t xml:space="preserve">52</w:t>
      </w:r>
      <w:r>
        <w:rPr>
          <w:rFonts w:ascii="Arial" w:hAnsi="Arial" w:eastAsia="Arial" w:cs="Arial"/>
          <w:b w:val="0"/>
          <w:bCs w:val="0"/>
          <w:sz w:val="20"/>
          <w:szCs w:val="20"/>
        </w:rPr>
        <w:t xml:space="preserve">0</w:t>
      </w:r>
      <w:r>
        <w:rPr>
          <w:b/>
          <w:bCs/>
          <w:sz w:val="20"/>
          <w:szCs w:val="20"/>
        </w:rPr>
      </w:r>
      <w:r>
        <w:rPr>
          <w:b/>
          <w:bCs/>
          <w:sz w:val="20"/>
          <w:szCs w:val="20"/>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couple</w:t>
      </w:r>
      <w:r>
        <w:rPr>
          <w:rFonts w:ascii="Arial" w:hAnsi="Arial" w:eastAsia="Arial" w:cs="Arial"/>
          <w:b/>
          <w:bCs/>
          <w:color w:val="000000"/>
          <w:sz w:val="20"/>
          <w:szCs w:val="20"/>
          <w:u w:val="none"/>
        </w:rPr>
        <w:t xml:space="preserve">d_with</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atm</w:t>
      </w:r>
      <w:r>
        <w:rPr>
          <w:rFonts w:ascii="Arial" w:hAnsi="Arial" w:eastAsia="Arial" w:cs="Arial"/>
          <w:b w:val="0"/>
          <w:bCs w:val="0"/>
          <w:i/>
          <w:iCs/>
          <w:color w:val="000000"/>
          <w:sz w:val="20"/>
          <w:szCs w:val="20"/>
          <w:u w:val="single"/>
        </w:rPr>
        <w:t xml:space="preserve">osphere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land_surface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ocean</w:t>
      </w:r>
      <w:r>
        <w:rPr>
          <w:b/>
          <w:bCs/>
          <w:sz w:val="20"/>
          <w:szCs w:val="20"/>
        </w:rPr>
      </w:r>
      <w:r>
        <w:rPr>
          <w:b/>
          <w:bCs/>
          <w:sz w:val="20"/>
          <w:szCs w:val="20"/>
        </w:rPr>
      </w:r>
    </w:p>
    <w:p>
      <w:pPr>
        <w:pStyle w:val="2602"/>
        <w:numPr>
          <w:ilvl w:val="0"/>
          <w:numId w:val="549"/>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1"/>
          <w:numId w:val="54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kawa_</w:t>
      </w:r>
      <w:r>
        <w:rPr>
          <w:rFonts w:ascii="Arial" w:hAnsi="Arial" w:eastAsia="Arial" w:cs="Arial"/>
          <w:i/>
          <w:iCs/>
          <w:color w:val="000000"/>
          <w:sz w:val="20"/>
          <w:szCs w:val="20"/>
          <w:u w:val="single"/>
        </w:rPr>
        <w:t xml:space="preserve">c</w:t>
      </w:r>
      <w:r>
        <w:rPr>
          <w:b/>
          <w:bCs/>
          <w:sz w:val="20"/>
          <w:szCs w:val="20"/>
        </w:rPr>
      </w:r>
      <w:r>
        <w:rPr>
          <w:b/>
          <w:bCs/>
          <w:sz w:val="20"/>
          <w:szCs w:val="20"/>
        </w:rPr>
      </w:r>
    </w:p>
    <w:p>
      <w:pPr>
        <w:pStyle w:val="2602"/>
        <w:numPr>
          <w:ilvl w:val="1"/>
          <w:numId w:val="54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99" w:author="David Hassell" w:date="2025-11-19T18:00:02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subgri</w:t>
      </w:r>
      <w:r>
        <w:rPr>
          <w:rFonts w:ascii="Arial" w:hAnsi="Arial" w:eastAsia="Arial" w:cs="Arial"/>
          <w:b/>
          <w:bCs/>
          <w:color w:val="000000"/>
          <w:sz w:val="20"/>
          <w:szCs w:val="20"/>
          <w:u w:val="none"/>
        </w:rPr>
        <w:t xml:space="preserve">d</w:t>
      </w:r>
      <w:r>
        <w:rPr>
          <w:b/>
          <w:bCs/>
          <w:sz w:val="20"/>
          <w:szCs w:val="20"/>
        </w:rPr>
      </w:r>
      <w:r>
        <w:rPr>
          <w:b/>
          <w:bCs/>
          <w:sz w:val="20"/>
          <w:szCs w:val="20"/>
        </w:rPr>
      </w:r>
    </w:p>
    <w:p>
      <w:pPr>
        <w:pStyle w:val="2602"/>
        <w:numPr>
          <w:ilvl w:val="2"/>
          <w:numId w:val="54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w:t>
      </w:r>
      <w:r>
        <w:rPr>
          <w:rFonts w:ascii="Arial" w:hAnsi="Arial" w:eastAsia="Arial" w:cs="Arial"/>
          <w:b/>
          <w:bCs/>
          <w:color w:val="000000"/>
          <w:sz w:val="20"/>
          <w:szCs w:val="20"/>
          <w:highlight w:val="none"/>
          <w:u w:val="none"/>
        </w:rPr>
        <w:t xml:space="preserve">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mass</w:t>
      </w:r>
      <w:r>
        <w:rPr>
          <w:b/>
          <w:bCs/>
          <w:sz w:val="20"/>
          <w:szCs w:val="20"/>
        </w:rPr>
        <w:t xml:space="preserve">, </w:t>
      </w:r>
      <w:r>
        <w:rPr>
          <w:b w:val="0"/>
          <w:bCs w:val="0"/>
          <w:i/>
          <w:iCs/>
          <w:sz w:val="20"/>
          <w:szCs w:val="20"/>
          <w:u w:val="single"/>
        </w:rPr>
        <w:t xml:space="preserve">x_velocity</w:t>
      </w:r>
      <w:r>
        <w:rPr>
          <w:b w:val="0"/>
          <w:bCs w:val="0"/>
          <w:sz w:val="20"/>
          <w:szCs w:val="20"/>
        </w:rPr>
        <w:t xml:space="preserve">, </w:t>
      </w:r>
      <w:r>
        <w:rPr>
          <w:b w:val="0"/>
          <w:bCs w:val="0"/>
          <w:i/>
          <w:iCs/>
          <w:sz w:val="20"/>
          <w:szCs w:val="20"/>
          <w:u w:val="single"/>
        </w:rPr>
        <w:t xml:space="preserve">y_veloci</w:t>
      </w:r>
      <w:r>
        <w:rPr>
          <w:b w:val="0"/>
          <w:bCs w:val="0"/>
          <w:i/>
          <w:iCs/>
          <w:sz w:val="20"/>
          <w:szCs w:val="20"/>
          <w:u w:val="single"/>
        </w:rPr>
        <w:t xml:space="preserve">t</w:t>
      </w:r>
      <w:r>
        <w:rPr>
          <w:b w:val="0"/>
          <w:bCs w:val="0"/>
          <w:i/>
          <w:iCs/>
          <w:sz w:val="20"/>
          <w:szCs w:val="20"/>
          <w:u w:val="single"/>
        </w:rPr>
        <w:t xml:space="preserve">y</w:t>
      </w:r>
      <w:r>
        <w:rPr>
          <w:b/>
          <w:bCs/>
          <w:sz w:val="20"/>
          <w:szCs w:val="20"/>
        </w:rPr>
      </w:r>
      <w:r>
        <w:rPr>
          <w:b/>
          <w:bCs/>
          <w:sz w:val="20"/>
          <w:szCs w:val="20"/>
        </w:rPr>
      </w:r>
    </w:p>
    <w:p>
      <w:pPr>
        <w:pStyle w:val="2602"/>
        <w:numPr>
          <w:ilvl w:val="2"/>
          <w:numId w:val="548"/>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w:t>
      </w:r>
      <w:r>
        <w:rPr>
          <w:rFonts w:ascii="Arial" w:hAnsi="Arial" w:eastAsia="Arial" w:cs="Arial"/>
          <w:b/>
          <w:bCs/>
          <w:color w:val="000000"/>
          <w:sz w:val="20"/>
          <w:szCs w:val="20"/>
          <w:highlight w:val="none"/>
          <w:u w:val="none"/>
        </w:rPr>
        <w:t xml:space="preserve">_grid_cel</w:t>
      </w:r>
      <w:r>
        <w:rPr>
          <w:rFonts w:ascii="Arial" w:hAnsi="Arial" w:eastAsia="Arial" w:cs="Arial"/>
          <w:b/>
          <w:bCs/>
          <w:color w:val="000000"/>
          <w:sz w:val="20"/>
          <w:szCs w:val="20"/>
          <w:highlight w:val="none"/>
          <w:u w:val="none"/>
        </w:rPr>
        <w:t xml:space="preserve">l</w:t>
      </w:r>
      <w:r>
        <w:rPr>
          <w:rFonts w:ascii="Arial" w:hAnsi="Arial" w:eastAsia="Arial" w:cs="Arial"/>
          <w:b/>
          <w:bCs/>
          <w:color w:val="000000"/>
          <w:sz w:val="20"/>
          <w:szCs w:val="20"/>
          <w:highlight w:val="none"/>
          <w:u w:val="none"/>
        </w:rPr>
        <w:t xml:space="preserve">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w:t>
      </w:r>
      <w:r>
        <w:rPr>
          <w:rFonts w:ascii="Arial" w:hAnsi="Arial" w:eastAsia="Arial" w:cs="Arial"/>
          <w:b/>
          <w:bCs/>
          <w:color w:val="000000"/>
          <w:sz w:val="20"/>
          <w:szCs w:val="20"/>
          <w:u w:val="none"/>
        </w:rPr>
        <w:t xml:space="preserve">script</w:t>
      </w:r>
      <w:r>
        <w:rPr>
          <w:rFonts w:ascii="Arial" w:hAnsi="Arial" w:eastAsia="Arial" w:cs="Arial"/>
          <w:b/>
          <w:color w:val="000000"/>
          <w:sz w:val="20"/>
          <w:szCs w:val="20"/>
          <w:u w:val="none"/>
        </w:rPr>
        <w:t xml:space="preserve">ion</w:t>
      </w:r>
      <w:r>
        <w:rPr>
          <w:rFonts w:ascii="Arial" w:hAnsi="Arial" w:eastAsia="Arial" w:cs="Arial"/>
          <w:color w:val="000000"/>
          <w:sz w:val="20"/>
          <w:szCs w:val="20"/>
          <w:u w:val="none"/>
        </w:rPr>
        <w:t xml:space="preserve">: </w:t>
      </w:r>
      <w:r>
        <w:rPr>
          <w:rFonts w:ascii="Arial" w:hAnsi="Arial" w:eastAsia="Arial" w:cs="Arial"/>
          <w:color w:val="000000"/>
          <w:sz w:val="20"/>
          <w:szCs w:val="20"/>
          <w:u w:val="none"/>
        </w:rPr>
        <w:t xml:space="preserve">Greenland ice sheet (GrIS) is modelled with 9.6 km square base cells that may subdivide to 1.2 km, and Antarctic ice sheet (AIS) with 8 km that may subdivide to 2 km. The meshes are updated every 8 timesteps for GrIS and 4 for AIS, allowing the resolution </w:t>
      </w:r>
      <w:r>
        <w:rPr>
          <w:rFonts w:ascii="Arial" w:hAnsi="Arial" w:eastAsia="Arial" w:cs="Arial"/>
          <w:color w:val="000000"/>
          <w:sz w:val="20"/>
          <w:szCs w:val="20"/>
          <w:u w:val="none"/>
        </w:rPr>
        <w:t xml:space="preserve">to evolve with the ice dynam</w:t>
      </w:r>
      <w:r>
        <w:rPr>
          <w:rFonts w:ascii="Arial" w:hAnsi="Arial" w:eastAsia="Arial" w:cs="Arial"/>
          <w:b w:val="0"/>
          <w:bCs w:val="0"/>
          <w:color w:val="000000"/>
          <w:sz w:val="20"/>
          <w:szCs w:val="20"/>
          <w:u w:val="none"/>
        </w:rPr>
        <w:t xml:space="preserve">ics</w:t>
      </w:r>
      <w:r>
        <w:rPr>
          <w:rFonts w:ascii="Arial" w:hAnsi="Arial" w:eastAsia="Arial" w:cs="Arial"/>
          <w:b w:val="0"/>
          <w:bCs w:val="0"/>
          <w:color w:val="000000"/>
          <w:sz w:val="20"/>
          <w:szCs w:val="20"/>
          <w:u w:val="none"/>
        </w:rPr>
        <w:t xml:space="preserve">.</w:t>
      </w:r>
      <w:r>
        <w:rPr>
          <w:b/>
          <w:bCs/>
          <w:sz w:val="20"/>
          <w:szCs w:val="20"/>
        </w:rPr>
      </w:r>
      <w:r>
        <w:rPr>
          <w:b/>
          <w:bCs/>
          <w:sz w:val="20"/>
          <w:szCs w:val="20"/>
        </w:rPr>
      </w:r>
    </w:p>
    <w:p>
      <w:pPr>
        <w:pStyle w:val="2602"/>
        <w:numPr>
          <w:ilvl w:val="3"/>
          <w:numId w:val="5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w:t>
      </w:r>
      <w:r>
        <w:rPr>
          <w:rFonts w:ascii="Arial" w:hAnsi="Arial" w:eastAsia="Arial" w:cs="Arial"/>
          <w:b/>
          <w:color w:val="000000"/>
          <w:sz w:val="20"/>
          <w:szCs w:val="20"/>
          <w:u w:val="none"/>
        </w:rPr>
        <w:t xml:space="preserve">id_type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i/>
          <w:iCs/>
          <w:color w:val="000000"/>
          <w:sz w:val="20"/>
          <w:szCs w:val="20"/>
          <w:u w:val="single"/>
        </w:rPr>
        <w:t xml:space="preserve">plane_</w:t>
      </w:r>
      <w:r>
        <w:rPr>
          <w:rFonts w:ascii="Arial" w:hAnsi="Arial" w:eastAsia="Arial" w:cs="Arial"/>
          <w:i/>
          <w:iCs/>
          <w:color w:val="000000"/>
          <w:sz w:val="20"/>
          <w:szCs w:val="20"/>
          <w:u w:val="single"/>
        </w:rPr>
        <w:t xml:space="preserve">projectio</w:t>
      </w:r>
      <w:r>
        <w:rPr>
          <w:rFonts w:ascii="Arial" w:hAnsi="Arial" w:eastAsia="Arial" w:cs="Arial"/>
          <w:b w:val="0"/>
          <w:bCs w:val="0"/>
          <w:i/>
          <w:iCs/>
          <w:color w:val="000000"/>
          <w:sz w:val="20"/>
          <w:szCs w:val="20"/>
          <w:u w:val="single"/>
        </w:rPr>
        <w:t xml:space="preserve">n</w:t>
      </w:r>
      <w:r>
        <w:rPr>
          <w:rFonts w:ascii="Arial" w:hAnsi="Arial" w:eastAsia="Arial" w:cs="Arial"/>
          <w:b w:val="0"/>
          <w:bCs w:val="0"/>
          <w:i/>
          <w:iCs/>
          <w:color w:val="000000"/>
          <w:sz w:val="20"/>
          <w:szCs w:val="20"/>
          <w:u w:val="single"/>
        </w:rPr>
        <w:t xml:space="preserve">_</w:t>
      </w:r>
      <w:r>
        <w:rPr>
          <w:rFonts w:ascii="Arial" w:hAnsi="Arial" w:eastAsia="Arial" w:cs="Arial"/>
          <w:b w:val="0"/>
          <w:bCs w:val="0"/>
          <w:i/>
          <w:iCs/>
          <w:color w:val="000000"/>
          <w:sz w:val="20"/>
          <w:szCs w:val="20"/>
          <w:u w:val="single"/>
        </w:rPr>
        <w:t xml:space="preserve">g</w:t>
      </w:r>
      <w:r>
        <w:rPr>
          <w:rFonts w:ascii="Arial" w:hAnsi="Arial" w:eastAsia="Arial" w:cs="Arial"/>
          <w:b w:val="0"/>
          <w:bCs w:val="0"/>
          <w:i/>
          <w:iCs/>
          <w:color w:val="000000"/>
          <w:sz w:val="20"/>
          <w:szCs w:val="20"/>
          <w:u w:val="single"/>
        </w:rPr>
        <w:t xml:space="preserve">rid</w:t>
      </w:r>
      <w:r>
        <w:rPr>
          <w:b/>
          <w:bCs/>
          <w:sz w:val="20"/>
          <w:szCs w:val="20"/>
        </w:rPr>
      </w:r>
      <w:r>
        <w:rPr>
          <w:b/>
          <w:bCs/>
          <w:sz w:val="20"/>
          <w:szCs w:val="20"/>
        </w:rPr>
      </w:r>
    </w:p>
    <w:p>
      <w:pPr>
        <w:pStyle w:val="2602"/>
        <w:numPr>
          <w:ilvl w:val="3"/>
          <w:numId w:val="5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grid_mapp</w:t>
      </w:r>
      <w:r>
        <w:rPr>
          <w:rFonts w:ascii="Arial" w:hAnsi="Arial" w:eastAsia="Arial" w:cs="Arial"/>
          <w:b/>
          <w:color w:val="000000"/>
          <w:sz w:val="20"/>
          <w:szCs w:val="20"/>
          <w:u w:val="none"/>
        </w:rPr>
        <w:t xml:space="preserve">ing</w:t>
      </w:r>
      <w:r>
        <w:rPr>
          <w:rFonts w:ascii="Arial" w:hAnsi="Arial" w:eastAsia="Arial" w:cs="Arial"/>
          <w:b w:val="0"/>
          <w:bCs w:val="0"/>
          <w:color w:val="000000"/>
          <w:sz w:val="20"/>
          <w:szCs w:val="20"/>
          <w:u w:val="none"/>
        </w:rPr>
        <w:t xml:space="preserve">:</w:t>
      </w:r>
      <w:r>
        <w:rPr>
          <w:rFonts w:ascii="Arial" w:hAnsi="Arial" w:eastAsia="Arial" w:cs="Arial"/>
          <w:color w:val="000000"/>
          <w:sz w:val="20"/>
          <w:szCs w:val="20"/>
          <w:u w:val="none"/>
        </w:rPr>
        <w:t xml:space="preserve"> </w:t>
      </w:r>
      <w:r>
        <w:rPr>
          <w:rFonts w:ascii="Arial" w:hAnsi="Arial" w:eastAsia="Arial" w:cs="Arial"/>
          <w:i/>
          <w:iCs/>
          <w:color w:val="000000"/>
          <w:sz w:val="20"/>
          <w:szCs w:val="20"/>
          <w:u w:val="single"/>
        </w:rPr>
        <w:t xml:space="preserve">polar_stereogra</w:t>
      </w:r>
      <w:r>
        <w:rPr>
          <w:rFonts w:ascii="Arial" w:hAnsi="Arial" w:eastAsia="Arial" w:cs="Arial"/>
          <w:b w:val="0"/>
          <w:bCs w:val="0"/>
          <w:i/>
          <w:iCs/>
          <w:color w:val="000000"/>
          <w:sz w:val="20"/>
          <w:szCs w:val="20"/>
          <w:u w:val="single"/>
        </w:rPr>
        <w:t xml:space="preserve">p</w:t>
      </w:r>
      <w:r>
        <w:rPr>
          <w:rFonts w:ascii="Arial" w:hAnsi="Arial" w:eastAsia="Arial" w:cs="Arial"/>
          <w:b w:val="0"/>
          <w:bCs w:val="0"/>
          <w:i/>
          <w:iCs/>
          <w:color w:val="000000"/>
          <w:sz w:val="20"/>
          <w:szCs w:val="20"/>
          <w:u w:val="single"/>
        </w:rPr>
        <w:t xml:space="preserve">hic</w:t>
      </w:r>
      <w:r>
        <w:rPr>
          <w:b/>
          <w:bCs/>
          <w:sz w:val="20"/>
          <w:szCs w:val="20"/>
        </w:rPr>
      </w:r>
      <w:r>
        <w:rPr>
          <w:b/>
          <w:bCs/>
          <w:sz w:val="20"/>
          <w:szCs w:val="20"/>
        </w:rPr>
      </w:r>
    </w:p>
    <w:p>
      <w:pPr>
        <w:pStyle w:val="2602"/>
        <w:numPr>
          <w:ilvl w:val="3"/>
          <w:numId w:val="5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regi</w:t>
      </w:r>
      <w:r>
        <w:rPr>
          <w:rFonts w:ascii="Arial" w:hAnsi="Arial" w:eastAsia="Arial" w:cs="Arial"/>
          <w:b/>
          <w:color w:val="000000"/>
          <w:sz w:val="20"/>
          <w:szCs w:val="20"/>
          <w:u w:val="none"/>
        </w:rPr>
        <w:t xml:space="preserve">on</w:t>
      </w:r>
      <w:r>
        <w:rPr>
          <w:rFonts w:ascii="Arial" w:hAnsi="Arial" w:eastAsia="Arial" w:cs="Arial"/>
          <w:color w:val="000000"/>
          <w:sz w:val="20"/>
          <w:szCs w:val="20"/>
          <w:u w:val="none"/>
        </w:rPr>
        <w:t xml:space="preserve">: </w:t>
      </w:r>
      <w:r>
        <w:rPr>
          <w:rFonts w:ascii="Arial" w:hAnsi="Arial" w:eastAsia="Arial" w:cs="Arial"/>
          <w:i/>
          <w:iCs/>
          <w:color w:val="000000"/>
          <w:sz w:val="20"/>
          <w:szCs w:val="20"/>
          <w:u w:val="single"/>
        </w:rPr>
        <w:t xml:space="preserve">greenland</w:t>
      </w:r>
      <w:r>
        <w:rPr>
          <w:rFonts w:ascii="Arial" w:hAnsi="Arial" w:eastAsia="Arial" w:cs="Arial"/>
          <w:i/>
          <w:iCs/>
          <w:color w:val="000000"/>
          <w:sz w:val="20"/>
          <w:szCs w:val="20"/>
          <w:u w:val="none"/>
        </w:rPr>
        <w:t xml:space="preserve">, </w:t>
      </w:r>
      <w:r>
        <w:rPr>
          <w:rFonts w:ascii="Arial" w:hAnsi="Arial" w:eastAsia="Arial" w:cs="Arial"/>
          <w:i/>
          <w:iCs/>
          <w:color w:val="000000"/>
          <w:sz w:val="20"/>
          <w:szCs w:val="20"/>
          <w:u w:val="single"/>
        </w:rPr>
        <w:t xml:space="preserve">anta</w:t>
      </w:r>
      <w:r>
        <w:rPr>
          <w:rFonts w:ascii="Arial" w:hAnsi="Arial" w:eastAsia="Arial" w:cs="Arial"/>
          <w:b w:val="0"/>
          <w:bCs w:val="0"/>
          <w:i/>
          <w:iCs/>
          <w:color w:val="000000"/>
          <w:sz w:val="20"/>
          <w:szCs w:val="20"/>
          <w:u w:val="single"/>
        </w:rPr>
        <w:t xml:space="preserve">rcti</w:t>
      </w:r>
      <w:r>
        <w:rPr>
          <w:rFonts w:ascii="Arial" w:hAnsi="Arial" w:eastAsia="Arial" w:cs="Arial"/>
          <w:b w:val="0"/>
          <w:bCs w:val="0"/>
          <w:i/>
          <w:iCs/>
          <w:color w:val="000000"/>
          <w:sz w:val="20"/>
          <w:szCs w:val="20"/>
          <w:u w:val="single"/>
        </w:rPr>
        <w:t xml:space="preserve">ca</w:t>
      </w:r>
      <w:r>
        <w:rPr>
          <w:b/>
          <w:bCs/>
          <w:sz w:val="20"/>
          <w:szCs w:val="20"/>
        </w:rPr>
      </w:r>
      <w:r>
        <w:rPr>
          <w:b/>
          <w:bCs/>
          <w:sz w:val="20"/>
          <w:szCs w:val="20"/>
        </w:rPr>
      </w:r>
    </w:p>
    <w:p>
      <w:pPr>
        <w:pStyle w:val="2602"/>
        <w:numPr>
          <w:ilvl w:val="3"/>
          <w:numId w:val="5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w:t>
      </w:r>
      <w:r>
        <w:rPr>
          <w:rFonts w:ascii="Arial" w:hAnsi="Arial" w:eastAsia="Arial" w:cs="Arial"/>
          <w:b/>
          <w:color w:val="000000"/>
          <w:sz w:val="20"/>
          <w:szCs w:val="20"/>
          <w:u w:val="none"/>
        </w:rPr>
        <w:t xml:space="preserve">oral_r</w:t>
      </w:r>
      <w:r>
        <w:rPr>
          <w:rFonts w:ascii="Arial" w:hAnsi="Arial" w:eastAsia="Arial" w:cs="Arial"/>
          <w:b/>
          <w:color w:val="000000"/>
          <w:sz w:val="20"/>
          <w:szCs w:val="20"/>
          <w:u w:val="none"/>
        </w:rPr>
        <w:t xml:space="preserve">efinement</w:t>
      </w:r>
      <w:r>
        <w:rPr>
          <w:rFonts w:ascii="Arial" w:hAnsi="Arial" w:eastAsia="Arial" w:cs="Arial"/>
          <w:color w:val="000000"/>
          <w:sz w:val="20"/>
          <w:szCs w:val="20"/>
          <w:u w:val="none"/>
        </w:rPr>
        <w:t xml:space="preserve">: </w:t>
      </w:r>
      <w:r>
        <w:rPr>
          <w:rFonts w:ascii="Arial" w:hAnsi="Arial" w:eastAsia="Arial" w:cs="Arial"/>
          <w:i/>
          <w:iCs/>
          <w:color w:val="000000"/>
          <w:sz w:val="20"/>
          <w:szCs w:val="20"/>
          <w:u w:val="single"/>
        </w:rPr>
        <w:t xml:space="preserve">adap</w:t>
      </w:r>
      <w:r>
        <w:rPr>
          <w:rFonts w:ascii="Arial" w:hAnsi="Arial" w:eastAsia="Arial" w:cs="Arial"/>
          <w:b w:val="0"/>
          <w:bCs w:val="0"/>
          <w:i/>
          <w:iCs/>
          <w:color w:val="000000"/>
          <w:sz w:val="20"/>
          <w:szCs w:val="20"/>
          <w:u w:val="single"/>
        </w:rPr>
        <w:t xml:space="preserve">ti</w:t>
      </w:r>
      <w:r>
        <w:rPr>
          <w:rFonts w:ascii="Arial" w:hAnsi="Arial" w:eastAsia="Arial" w:cs="Arial"/>
          <w:b w:val="0"/>
          <w:bCs w:val="0"/>
          <w:i/>
          <w:iCs/>
          <w:color w:val="000000"/>
          <w:sz w:val="20"/>
          <w:szCs w:val="20"/>
          <w:u w:val="single"/>
        </w:rPr>
        <w:t xml:space="preserve">ve</w:t>
      </w:r>
      <w:r>
        <w:rPr>
          <w:b/>
          <w:bCs/>
          <w:sz w:val="20"/>
          <w:szCs w:val="20"/>
        </w:rPr>
      </w:r>
      <w:r>
        <w:rPr>
          <w:b/>
          <w:bCs/>
          <w:sz w:val="20"/>
          <w:szCs w:val="20"/>
        </w:rPr>
      </w:r>
    </w:p>
    <w:p>
      <w:pPr>
        <w:pStyle w:val="2602"/>
        <w:numPr>
          <w:ilvl w:val="0"/>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computati</w:t>
      </w:r>
      <w:r>
        <w:rPr>
          <w:rFonts w:ascii="Arial" w:hAnsi="Arial" w:eastAsia="Arial" w:cs="Arial"/>
          <w:b/>
          <w:bCs/>
          <w:color w:val="000000"/>
          <w:sz w:val="20"/>
          <w:szCs w:val="20"/>
          <w:u w:val="none"/>
        </w:rPr>
        <w:t xml:space="preserve">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u w:val="none"/>
        </w:rPr>
      </w:pPr>
      <w:r>
        <w:rPr>
          <w:rFonts w:ascii="Arial" w:hAnsi="Arial" w:eastAsia="Arial" w:cs="Arial"/>
          <w:b/>
          <w:bCs/>
          <w:i w:val="0"/>
          <w:iCs w:val="0"/>
          <w:color w:val="000000"/>
          <w:sz w:val="20"/>
          <w:szCs w:val="20"/>
          <w:highlight w:val="none"/>
          <w:u w:val="none"/>
        </w:rPr>
        <w:t xml:space="preserve">description</w:t>
      </w:r>
      <w:r>
        <w:rPr>
          <w:rFonts w:ascii="Arial" w:hAnsi="Arial" w:eastAsia="Arial" w:cs="Arial"/>
          <w:b w:val="0"/>
          <w:bCs w:val="0"/>
          <w:i w:val="0"/>
          <w:iCs w:val="0"/>
          <w:color w:val="000000"/>
          <w:sz w:val="20"/>
          <w:szCs w:val="20"/>
          <w:highlight w:val="none"/>
          <w:u w:val="none"/>
        </w:rPr>
        <w:t xml:space="preserve">: The </w:t>
      </w:r>
      <w:r>
        <w:rPr>
          <w:rFonts w:ascii="Arial" w:hAnsi="Arial" w:eastAsia="Arial" w:cs="Arial"/>
          <w:b w:val="0"/>
          <w:bCs w:val="0"/>
          <w:i w:val="0"/>
          <w:iCs w:val="0"/>
          <w:color w:val="000000"/>
          <w:sz w:val="20"/>
          <w:szCs w:val="20"/>
          <w:highlight w:val="none"/>
          <w:u w:val="none"/>
        </w:rPr>
        <w:t xml:space="preserve">bottom level of the snowpack, which starts 6 metres below the snow surface, expands</w:t>
      </w:r>
      <w:r>
        <w:rPr>
          <w:sz w:val="20"/>
          <w:szCs w:val="20"/>
          <w:u w:val="none"/>
        </w:rPr>
        <w:t xml:space="preserve"> </w:t>
      </w:r>
      <w:r>
        <w:rPr>
          <w:rFonts w:ascii="Arial" w:hAnsi="Arial" w:eastAsia="Arial" w:cs="Arial"/>
          <w:b w:val="0"/>
          <w:bCs w:val="0"/>
          <w:i w:val="0"/>
          <w:iCs w:val="0"/>
          <w:color w:val="000000"/>
          <w:sz w:val="20"/>
          <w:szCs w:val="20"/>
          <w:highlight w:val="none"/>
          <w:u w:val="none"/>
        </w:rPr>
        <w:t xml:space="preserve">in thickness to hold as much mass as the column accumul</w:t>
      </w:r>
      <w:r>
        <w:rPr>
          <w:rFonts w:ascii="Arial" w:hAnsi="Arial" w:eastAsia="Arial" w:cs="Arial"/>
          <w:b w:val="0"/>
          <w:bCs w:val="0"/>
          <w:i w:val="0"/>
          <w:iCs w:val="0"/>
          <w:color w:val="000000"/>
          <w:sz w:val="20"/>
          <w:szCs w:val="20"/>
          <w:highlight w:val="none"/>
          <w:u w:val="none"/>
        </w:rPr>
        <w:t xml:space="preserve">a</w:t>
      </w:r>
      <w:r>
        <w:rPr>
          <w:rFonts w:ascii="Arial" w:hAnsi="Arial" w:eastAsia="Arial" w:cs="Arial"/>
          <w:b w:val="0"/>
          <w:bCs w:val="0"/>
          <w:i w:val="0"/>
          <w:iCs w:val="0"/>
          <w:color w:val="000000"/>
          <w:sz w:val="20"/>
          <w:szCs w:val="20"/>
          <w:highlight w:val="none"/>
          <w:u w:val="none"/>
        </w:rPr>
        <w:t xml:space="preserve">tes</w:t>
      </w:r>
      <w:r>
        <w:rPr>
          <w:rFonts w:ascii="Arial" w:hAnsi="Arial" w:eastAsia="Arial" w:cs="Arial"/>
          <w:b w:val="0"/>
          <w:bCs w:val="0"/>
          <w:i w:val="0"/>
          <w:iCs w:val="0"/>
          <w:color w:val="000000"/>
          <w:sz w:val="20"/>
          <w:szCs w:val="20"/>
          <w:highlight w:val="none"/>
          <w:u w:val="none"/>
        </w:rPr>
        <w:t xml:space="preserve">.</w:t>
      </w:r>
      <w:r>
        <w:rPr>
          <w:b/>
          <w:bCs/>
          <w:sz w:val="20"/>
          <w:szCs w:val="20"/>
          <w:u w:val="none"/>
        </w:rPr>
      </w:r>
      <w:r>
        <w:rPr>
          <w:b/>
          <w:bCs/>
          <w:sz w:val="20"/>
          <w:szCs w:val="20"/>
          <w:u w:val="none"/>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coo</w:t>
      </w:r>
      <w:r>
        <w:rPr>
          <w:rFonts w:ascii="Arial" w:hAnsi="Arial" w:eastAsia="Arial" w:cs="Arial"/>
          <w:b/>
          <w:color w:val="000000"/>
          <w:sz w:val="20"/>
          <w:szCs w:val="20"/>
          <w:u w:val="none"/>
        </w:rPr>
        <w:t xml:space="preserve">rdinate</w:t>
      </w:r>
      <w:r>
        <w:rPr>
          <w:rFonts w:ascii="Arial" w:hAnsi="Arial" w:eastAsia="Arial" w:cs="Arial"/>
          <w:color w:val="000000"/>
          <w:sz w:val="20"/>
          <w:szCs w:val="20"/>
          <w:u w:val="none"/>
        </w:rPr>
        <w:t xml:space="preserve">: </w:t>
      </w:r>
      <w:r>
        <w:rPr>
          <w:rFonts w:ascii="Arial" w:hAnsi="Arial" w:eastAsia="Arial" w:cs="Arial"/>
          <w:i/>
          <w:iCs/>
          <w:color w:val="000000"/>
          <w:sz w:val="20"/>
          <w:szCs w:val="20"/>
          <w:u w:val="single"/>
        </w:rPr>
        <w:t xml:space="preserve">land_ice_sigma_coordin</w:t>
      </w:r>
      <w:r>
        <w:rPr>
          <w:rFonts w:ascii="Arial" w:hAnsi="Arial" w:eastAsia="Arial" w:cs="Arial"/>
          <w:b w:val="0"/>
          <w:bCs w:val="0"/>
          <w:i/>
          <w:iCs/>
          <w:color w:val="000000"/>
          <w:sz w:val="20"/>
          <w:szCs w:val="20"/>
          <w:u w:val="single"/>
        </w:rPr>
        <w:t xml:space="preserve">a</w:t>
      </w:r>
      <w:r>
        <w:rPr>
          <w:rFonts w:ascii="Arial" w:hAnsi="Arial" w:eastAsia="Arial" w:cs="Arial"/>
          <w:b w:val="0"/>
          <w:bCs w:val="0"/>
          <w:i/>
          <w:iCs/>
          <w:color w:val="000000"/>
          <w:sz w:val="20"/>
          <w:szCs w:val="20"/>
          <w:u w:val="single"/>
        </w:rPr>
        <w:t xml:space="preserve">te</w:t>
      </w:r>
      <w:r>
        <w:rPr>
          <w:b/>
          <w:bCs/>
          <w:sz w:val="20"/>
          <w:szCs w:val="20"/>
        </w:rPr>
      </w:r>
      <w:r>
        <w:rPr>
          <w:b/>
          <w:bCs/>
          <w:sz w:val="20"/>
          <w:szCs w:val="20"/>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0" w:author="David Hassell" w:date="2025-11-11T13:57:17Z" oouserid="e42c3f48-66ba-4efd-805a-1ef7f6780645">
        <w:r>
          <w:rPr>
            <w:b/>
            <w:bCs/>
            <w:sz w:val="20"/>
            <w:szCs w:val="20"/>
            <w:highlight w:val="none"/>
          </w:rPr>
        </w:r>
      </w:ins>
      <w:r>
        <w:rPr>
          <w:rFonts w:ascii="Arial" w:hAnsi="Arial" w:eastAsia="Arial" w:cs="Arial"/>
          <w:b/>
          <w:bCs/>
          <w:color w:val="000000"/>
          <w:sz w:val="20"/>
          <w:szCs w:val="20"/>
          <w:u w:val="none"/>
        </w:rPr>
        <w:t xml:space="preserve">n</w:t>
      </w:r>
      <w:r>
        <w:rPr>
          <w:rFonts w:ascii="Arial" w:hAnsi="Arial" w:eastAsia="Arial" w:cs="Arial"/>
          <w:b/>
          <w:color w:val="000000"/>
          <w:sz w:val="20"/>
          <w:szCs w:val="20"/>
          <w:u w:val="none"/>
        </w:rPr>
        <w:t xml:space="preserve">_z</w:t>
      </w:r>
      <w:r>
        <w:rPr>
          <w:rFonts w:ascii="Arial" w:hAnsi="Arial" w:eastAsia="Arial" w:cs="Arial"/>
          <w:color w:val="000000"/>
          <w:sz w:val="20"/>
          <w:szCs w:val="20"/>
          <w:u w:val="none"/>
        </w:rPr>
        <w:t xml:space="preserve">: 2</w:t>
      </w:r>
      <w:r>
        <w:rPr>
          <w:rFonts w:ascii="Arial" w:hAnsi="Arial" w:eastAsia="Arial" w:cs="Arial"/>
          <w:b w:val="0"/>
          <w:bCs w:val="0"/>
          <w:color w:val="000000"/>
          <w:sz w:val="20"/>
          <w:szCs w:val="20"/>
          <w:u w:val="none"/>
        </w:rPr>
        <w:t xml:space="preserve">0</w:t>
      </w:r>
      <w:r>
        <w:rPr>
          <w:b/>
          <w:bCs/>
          <w:sz w:val="20"/>
          <w:szCs w:val="20"/>
        </w:rPr>
      </w:r>
      <w:r>
        <w:rPr>
          <w:b/>
          <w:bCs/>
          <w:sz w:val="20"/>
          <w:szCs w:val="20"/>
        </w:rPr>
      </w:r>
    </w:p>
    <w:p>
      <w:pPr>
        <w:pStyle w:val="2602"/>
        <w:numPr>
          <w:ilvl w:val="1"/>
          <w:numId w:val="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top_le</w:t>
      </w:r>
      <w:r>
        <w:rPr>
          <w:b/>
          <w:bCs/>
          <w:sz w:val="20"/>
          <w:szCs w:val="20"/>
          <w:highlight w:val="none"/>
        </w:rPr>
        <w:t xml:space="preserve">vel_thickness</w:t>
      </w:r>
      <w:r>
        <w:rPr>
          <w:b w:val="0"/>
          <w:bCs w:val="0"/>
          <w:sz w:val="20"/>
          <w:szCs w:val="20"/>
          <w:highlight w:val="none"/>
        </w:rPr>
        <w:t xml:space="preserve">: 0</w:t>
      </w:r>
      <w:r>
        <w:rPr>
          <w:b w:val="0"/>
          <w:bCs w:val="0"/>
          <w:sz w:val="20"/>
          <w:szCs w:val="20"/>
          <w:highlight w:val="none"/>
        </w:rPr>
        <w:t xml:space="preserve">.</w:t>
      </w:r>
      <w:r>
        <w:rPr>
          <w:b w:val="0"/>
          <w:bCs w:val="0"/>
          <w:sz w:val="20"/>
          <w:szCs w:val="20"/>
          <w:highlight w:val="none"/>
        </w:rPr>
        <w:t xml:space="preserve">0</w:t>
      </w:r>
      <w:r>
        <w:rPr>
          <w:b w:val="0"/>
          <w:bCs w:val="0"/>
          <w:sz w:val="20"/>
          <w:szCs w:val="20"/>
          <w:highlight w:val="none"/>
        </w:rPr>
        <w:t xml:space="preserve">4</w:t>
      </w:r>
      <w:r>
        <w:rPr>
          <w:b/>
          <w:bCs/>
          <w:sz w:val="20"/>
          <w:szCs w:val="20"/>
        </w:rPr>
      </w:r>
      <w:r>
        <w:rPr>
          <w:b/>
          <w:bCs/>
          <w:sz w:val="20"/>
          <w:szCs w:val="20"/>
        </w:rPr>
      </w:r>
    </w:p>
    <w:p>
      <w:pPr>
        <w:pStyle w:val="2424"/>
        <w:pBdr/>
        <w:spacing w:after="283" w:afterAutospacing="0" w:line="276" w:lineRule="auto"/>
        <w:ind/>
        <w:jc w:val="left"/>
        <w:rPr>
          <w:color w:val="000000" w:themeColor="text1"/>
          <w14:ligatures w14:val="none"/>
        </w:rPr>
      </w:pPr>
      <w:r>
        <w:rPr>
          <w:color w:val="000000" w:themeColor="text1"/>
        </w:rPr>
        <w:t xml:space="preserve">Grid: Regular</w:t>
      </w:r>
      <w:r>
        <w:rPr>
          <w:color w:val="000000" w:themeColor="text1"/>
        </w:rPr>
        <w:t xml:space="preserve"> Arakawa C grid</w:t>
      </w:r>
      <w:r>
        <w:rPr>
          <w:color w:val="000000" w:themeColor="text1"/>
        </w:rPr>
        <w:t xml:space="preserve">/atmosphere_hybrid_height_coordinate</w:t>
      </w:r>
      <w:r>
        <w:rPr>
          <w:color w:val="000000" w:themeColor="text1"/>
          <w14:ligatures w14:val="none"/>
        </w:rPr>
      </w:r>
      <w:r>
        <w:rPr>
          <w:color w:val="000000" w:themeColor="text1"/>
          <w14:ligatures w14:val="none"/>
        </w:rPr>
      </w:r>
    </w:p>
    <w:p>
      <w:pPr>
        <w:pStyle w:val="2602"/>
        <w:numPr>
          <w:ilvl w:val="0"/>
          <w:numId w:val="55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55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t>
      </w:r>
      <w:r>
        <w:rPr>
          <w:rFonts w:ascii="Arial" w:hAnsi="Arial" w:eastAsia="Arial" w:cs="Arial"/>
          <w:b w:val="0"/>
          <w:bCs w:val="0"/>
          <w:i/>
          <w:iCs/>
          <w:color w:val="000000"/>
          <w:sz w:val="20"/>
          <w:szCs w:val="20"/>
          <w:u w:val="single"/>
        </w:rPr>
        <w:t xml:space="preserve">wa_</w:t>
      </w:r>
      <w:r>
        <w:rPr>
          <w:rFonts w:ascii="Arial" w:hAnsi="Arial" w:eastAsia="Arial" w:cs="Arial"/>
          <w:b w:val="0"/>
          <w:bCs w:val="0"/>
          <w:i/>
          <w:iCs/>
          <w:color w:val="000000"/>
          <w:sz w:val="20"/>
          <w:szCs w:val="20"/>
          <w:u w:val="single"/>
        </w:rPr>
        <w:t xml:space="preserve">c</w:t>
      </w:r>
      <w:r>
        <w:rPr>
          <w:b/>
          <w:bCs/>
          <w:sz w:val="20"/>
          <w:szCs w:val="20"/>
        </w:rPr>
      </w:r>
      <w:r>
        <w:rPr>
          <w:b/>
          <w:bCs/>
          <w:sz w:val="20"/>
          <w:szCs w:val="20"/>
        </w:rPr>
      </w:r>
    </w:p>
    <w:p>
      <w:pPr>
        <w:pStyle w:val="2602"/>
        <w:numPr>
          <w:ilvl w:val="1"/>
          <w:numId w:val="55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1" w:author="David Hassell" w:date="2025-11-19T18:00:33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w:t>
      </w:r>
      <w:r>
        <w:rPr>
          <w:rFonts w:ascii="Arial" w:hAnsi="Arial" w:eastAsia="Arial" w:cs="Arial"/>
          <w:b/>
          <w:bCs/>
          <w:color w:val="000000"/>
          <w:sz w:val="20"/>
          <w:szCs w:val="20"/>
          <w:u w:val="none"/>
        </w:rPr>
        <w:t xml:space="preserve">ontal_</w:t>
      </w:r>
      <w:r>
        <w:rPr>
          <w:rFonts w:ascii="Arial" w:hAnsi="Arial" w:eastAsia="Arial" w:cs="Arial"/>
          <w:b/>
          <w:bCs/>
          <w:color w:val="000000"/>
          <w:sz w:val="20"/>
          <w:szCs w:val="20"/>
          <w:u w:val="none"/>
        </w:rPr>
        <w:t xml:space="preserve">subgrid</w:t>
      </w:r>
      <w:r>
        <w:rPr>
          <w:b/>
          <w:bCs/>
          <w:sz w:val="20"/>
          <w:szCs w:val="20"/>
        </w:rPr>
      </w:r>
      <w:r>
        <w:rPr>
          <w:b/>
          <w:bCs/>
          <w:sz w:val="20"/>
          <w:szCs w:val="20"/>
        </w:rPr>
      </w:r>
    </w:p>
    <w:p>
      <w:pPr>
        <w:pStyle w:val="2602"/>
        <w:numPr>
          <w:ilvl w:val="2"/>
          <w:numId w:val="55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w:t>
      </w:r>
      <w:r>
        <w:rPr>
          <w:rFonts w:ascii="Arial" w:hAnsi="Arial" w:eastAsia="Arial" w:cs="Arial"/>
          <w:b w:val="0"/>
          <w:bCs w:val="0"/>
          <w:i/>
          <w:iCs/>
          <w:color w:val="000000"/>
          <w:sz w:val="20"/>
          <w:szCs w:val="20"/>
          <w:highlight w:val="none"/>
          <w:u w:val="single"/>
        </w:rPr>
        <w:t xml:space="preserve">a</w:t>
      </w:r>
      <w:r>
        <w:rPr>
          <w:rFonts w:ascii="Arial" w:hAnsi="Arial" w:eastAsia="Arial" w:cs="Arial"/>
          <w:b w:val="0"/>
          <w:bCs w:val="0"/>
          <w:i/>
          <w:iCs/>
          <w:color w:val="000000"/>
          <w:sz w:val="20"/>
          <w:szCs w:val="20"/>
          <w:highlight w:val="none"/>
          <w:u w:val="single"/>
        </w:rPr>
        <w:t xml:space="preserve">ss</w:t>
      </w:r>
      <w:r>
        <w:rPr>
          <w:b/>
          <w:bCs/>
          <w:sz w:val="20"/>
          <w:szCs w:val="20"/>
        </w:rPr>
      </w:r>
      <w:r>
        <w:rPr>
          <w:b/>
          <w:bCs/>
          <w:sz w:val="20"/>
          <w:szCs w:val="20"/>
        </w:rPr>
      </w:r>
    </w:p>
    <w:p>
      <w:pPr>
        <w:pStyle w:val="2602"/>
        <w:numPr>
          <w:ilvl w:val="2"/>
          <w:numId w:val="552"/>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w:t>
      </w:r>
      <w:r>
        <w:rPr>
          <w:rFonts w:ascii="Arial" w:hAnsi="Arial" w:eastAsia="Arial" w:cs="Arial"/>
          <w:b/>
          <w:bCs/>
          <w:color w:val="000000"/>
          <w:sz w:val="20"/>
          <w:szCs w:val="20"/>
          <w:highlight w:val="none"/>
          <w:u w:val="none"/>
        </w:rPr>
        <w:t xml:space="preserve">tal</w:t>
      </w:r>
      <w:r>
        <w:rPr>
          <w:rFonts w:ascii="Arial" w:hAnsi="Arial" w:eastAsia="Arial" w:cs="Arial"/>
          <w:b/>
          <w:bCs/>
          <w:color w:val="000000"/>
          <w:sz w:val="20"/>
          <w:szCs w:val="20"/>
          <w:highlight w:val="none"/>
          <w:u w:val="none"/>
        </w:rPr>
        <w:t xml:space="preserve">_grid_cel</w:t>
      </w:r>
      <w:r>
        <w:rPr>
          <w:rFonts w:ascii="Arial" w:hAnsi="Arial" w:eastAsia="Arial" w:cs="Arial"/>
          <w:b/>
          <w:bCs/>
          <w:color w:val="000000"/>
          <w:sz w:val="20"/>
          <w:szCs w:val="20"/>
          <w:highlight w:val="none"/>
          <w:u w:val="none"/>
        </w:rPr>
        <w:t xml:space="preserve">l</w:t>
      </w:r>
      <w:r>
        <w:rPr>
          <w:rFonts w:ascii="Arial" w:hAnsi="Arial" w:eastAsia="Arial" w:cs="Arial"/>
          <w:b/>
          <w:bCs/>
          <w:color w:val="000000"/>
          <w:sz w:val="20"/>
          <w:szCs w:val="20"/>
          <w:highlight w:val="none"/>
          <w:u w:val="none"/>
        </w:rPr>
        <w:t xml:space="preserve">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grid_t</w:t>
      </w:r>
      <w:r>
        <w:rPr>
          <w:rFonts w:ascii="Arial" w:hAnsi="Arial" w:eastAsia="Arial" w:cs="Arial"/>
          <w:b/>
          <w:bCs/>
          <w:color w:val="000000"/>
          <w:sz w:val="20"/>
          <w:szCs w:val="20"/>
          <w:u w:val="none"/>
        </w:rPr>
        <w:t xml:space="preserve">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reg</w:t>
      </w:r>
      <w:r>
        <w:rPr>
          <w:rFonts w:ascii="Arial" w:hAnsi="Arial" w:eastAsia="Arial" w:cs="Arial"/>
          <w:b w:val="0"/>
          <w:bCs w:val="0"/>
          <w:i/>
          <w:iCs/>
          <w:color w:val="000000"/>
          <w:sz w:val="20"/>
          <w:szCs w:val="20"/>
          <w:u w:val="single"/>
        </w:rPr>
        <w:t xml:space="preserve">ular_latitude_longitu</w:t>
      </w:r>
      <w:r>
        <w:rPr>
          <w:rFonts w:ascii="Arial" w:hAnsi="Arial" w:eastAsia="Arial" w:cs="Arial"/>
          <w:b w:val="0"/>
          <w:bCs w:val="0"/>
          <w:i/>
          <w:iCs/>
          <w:color w:val="000000"/>
          <w:sz w:val="20"/>
          <w:szCs w:val="20"/>
          <w:u w:val="single"/>
        </w:rPr>
        <w:t xml:space="preserve">de</w:t>
      </w:r>
      <w:r>
        <w:rPr>
          <w:b/>
          <w:bCs/>
          <w:sz w:val="20"/>
          <w:szCs w:val="20"/>
        </w:rPr>
      </w:r>
      <w:r>
        <w:rPr>
          <w:b/>
          <w:bCs/>
          <w:sz w:val="20"/>
          <w:szCs w:val="20"/>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w:t>
      </w:r>
      <w:r>
        <w:rPr>
          <w:rFonts w:ascii="Arial" w:hAnsi="Arial" w:eastAsia="Arial" w:cs="Arial"/>
          <w:b/>
          <w:bCs/>
          <w:color w:val="000000"/>
          <w:sz w:val="20"/>
          <w:szCs w:val="20"/>
          <w:u w:val="none"/>
        </w:rPr>
        <w:t xml:space="preserve">pping</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lati</w:t>
      </w:r>
      <w:r>
        <w:rPr>
          <w:rFonts w:ascii="Arial" w:hAnsi="Arial" w:eastAsia="Arial" w:cs="Arial"/>
          <w:b w:val="0"/>
          <w:bCs w:val="0"/>
          <w:i/>
          <w:iCs/>
          <w:color w:val="000000"/>
          <w:sz w:val="20"/>
          <w:szCs w:val="20"/>
          <w:u w:val="single"/>
        </w:rPr>
        <w:t xml:space="preserve">tude_longitu</w:t>
      </w:r>
      <w:r>
        <w:rPr>
          <w:rFonts w:ascii="Arial" w:hAnsi="Arial" w:eastAsia="Arial" w:cs="Arial"/>
          <w:b w:val="0"/>
          <w:bCs w:val="0"/>
          <w:i/>
          <w:iCs/>
          <w:color w:val="000000"/>
          <w:sz w:val="20"/>
          <w:szCs w:val="20"/>
          <w:u w:val="single"/>
        </w:rPr>
        <w:t xml:space="preserve">d</w:t>
      </w:r>
      <w:r>
        <w:rPr>
          <w:rFonts w:ascii="Arial" w:hAnsi="Arial" w:eastAsia="Arial" w:cs="Arial"/>
          <w:b w:val="0"/>
          <w:bCs w:val="0"/>
          <w:i/>
          <w:iCs/>
          <w:color w:val="000000"/>
          <w:sz w:val="20"/>
          <w:szCs w:val="20"/>
          <w:u w:val="single"/>
        </w:rPr>
        <w:t xml:space="preserve">e</w:t>
      </w:r>
      <w:r>
        <w:rPr>
          <w:b/>
          <w:bCs/>
          <w:sz w:val="20"/>
          <w:szCs w:val="20"/>
        </w:rPr>
      </w:r>
      <w:r>
        <w:rPr>
          <w:b/>
          <w:bCs/>
          <w:sz w:val="20"/>
          <w:szCs w:val="20"/>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i/>
          <w:sz w:val="20"/>
          <w:szCs w:val="20"/>
        </w:rPr>
      </w:pPr>
      <w:r>
        <w:rPr>
          <w:rFonts w:ascii="Arial" w:hAnsi="Arial" w:eastAsia="Arial" w:cs="Arial"/>
          <w:b/>
          <w:bCs/>
          <w:color w:val="000000"/>
          <w:sz w:val="20"/>
          <w:szCs w:val="20"/>
          <w:u w:val="none"/>
        </w:rPr>
        <w:t xml:space="preserve">reg</w:t>
      </w:r>
      <w:r>
        <w:rPr>
          <w:rFonts w:ascii="Arial" w:hAnsi="Arial" w:eastAsia="Arial" w:cs="Arial"/>
          <w:b/>
          <w:bCs/>
          <w:color w:val="000000"/>
          <w:sz w:val="20"/>
          <w:szCs w:val="20"/>
          <w:u w:val="none"/>
        </w:rPr>
        <w:t xml:space="preserve">ion</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w:t>
      </w:r>
      <w:r>
        <w:rPr>
          <w:rFonts w:ascii="Arial" w:hAnsi="Arial" w:eastAsia="Arial" w:cs="Arial"/>
          <w:b w:val="0"/>
          <w:bCs w:val="0"/>
          <w:i/>
          <w:iCs/>
          <w:color w:val="000000"/>
          <w:sz w:val="20"/>
          <w:szCs w:val="20"/>
          <w:u w:val="single"/>
        </w:rPr>
        <w:t xml:space="preserve">al</w:t>
      </w:r>
      <w:r>
        <w:rPr>
          <w:b/>
          <w:bCs/>
          <w:i/>
          <w:sz w:val="20"/>
          <w:szCs w:val="20"/>
        </w:rPr>
      </w:r>
      <w:r>
        <w:rPr>
          <w:b/>
          <w:bCs/>
          <w:i/>
          <w:sz w:val="20"/>
          <w:szCs w:val="20"/>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color w:val="000000"/>
          <w:sz w:val="20"/>
          <w:szCs w:val="20"/>
          <w:u w:val="single"/>
        </w:rPr>
      </w:pPr>
      <w:r>
        <w:rPr>
          <w:rFonts w:ascii="Arial" w:hAnsi="Arial" w:eastAsia="Arial" w:cs="Arial"/>
          <w:b/>
          <w:bCs/>
          <w:color w:val="000000"/>
          <w:sz w:val="20"/>
          <w:szCs w:val="20"/>
          <w:u w:val="none"/>
        </w:rPr>
        <w:t xml:space="preserve">tempo</w:t>
      </w:r>
      <w:r>
        <w:rPr>
          <w:rFonts w:ascii="Arial" w:hAnsi="Arial" w:eastAsia="Arial" w:cs="Arial"/>
          <w:b/>
          <w:bCs/>
          <w:color w:val="000000"/>
          <w:sz w:val="20"/>
          <w:szCs w:val="20"/>
          <w:u w:val="none"/>
        </w:rPr>
        <w:t xml:space="preserve">ral_r</w:t>
      </w:r>
      <w:r>
        <w:rPr>
          <w:rFonts w:ascii="Arial" w:hAnsi="Arial" w:eastAsia="Arial" w:cs="Arial"/>
          <w:b/>
          <w:bCs/>
          <w:color w:val="000000"/>
          <w:sz w:val="20"/>
          <w:szCs w:val="20"/>
          <w:u w:val="none"/>
        </w:rPr>
        <w:t xml:space="preserve">efinemen</w:t>
      </w:r>
      <w:r>
        <w:rPr>
          <w:rFonts w:ascii="Arial" w:hAnsi="Arial" w:eastAsia="Arial" w:cs="Arial"/>
          <w:b/>
          <w:bCs/>
          <w:color w:val="000000"/>
          <w:sz w:val="20"/>
          <w:szCs w:val="20"/>
          <w:u w:val="none"/>
        </w:rPr>
        <w:t xml:space="preserve">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static</w:t>
      </w:r>
      <w:r>
        <w:rPr>
          <w:rFonts w:ascii="Arial" w:hAnsi="Arial" w:eastAsia="Arial" w:cs="Arial"/>
          <w:b/>
          <w:bCs/>
          <w:i/>
          <w:color w:val="000000"/>
          <w:sz w:val="20"/>
          <w:szCs w:val="20"/>
          <w:u w:val="single"/>
        </w:rPr>
      </w:r>
      <w:r>
        <w:rPr>
          <w:rFonts w:ascii="Arial" w:hAnsi="Arial" w:eastAsia="Arial" w:cs="Arial"/>
          <w:b/>
          <w:bCs/>
          <w:i/>
          <w:color w:val="000000"/>
          <w:sz w:val="20"/>
          <w:szCs w:val="20"/>
          <w:u w:val="singl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highlight w:val="none"/>
          <w:u w:val="none"/>
        </w:rPr>
      </w:pPr>
      <w:r>
        <w:rPr>
          <w:rFonts w:ascii="Arial" w:hAnsi="Arial" w:eastAsia="Arial" w:cs="Arial"/>
          <w:b/>
          <w:bCs/>
          <w:i w:val="0"/>
          <w:iCs w:val="0"/>
          <w:color w:val="000000"/>
          <w:sz w:val="20"/>
          <w:szCs w:val="20"/>
          <w:highlight w:val="none"/>
          <w:u w:val="none"/>
        </w:rPr>
        <w:t xml:space="preserve">x_resolution</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1.</w:t>
      </w:r>
      <w:r>
        <w:rPr>
          <w:rFonts w:ascii="Arial" w:hAnsi="Arial" w:eastAsia="Arial" w:cs="Arial"/>
          <w:b w:val="0"/>
          <w:bCs w:val="0"/>
          <w:i w:val="0"/>
          <w:iCs w:val="0"/>
          <w:color w:val="000000"/>
          <w:sz w:val="20"/>
          <w:szCs w:val="20"/>
          <w:highlight w:val="none"/>
          <w:u w:val="none"/>
        </w:rPr>
        <w:t xml:space="preserve">0</w:t>
      </w:r>
      <w:r>
        <w:rPr>
          <w:rFonts w:ascii="Arial" w:hAnsi="Arial" w:eastAsia="Arial" w:cs="Arial"/>
          <w:b/>
          <w:bCs/>
          <w:i w:val="0"/>
          <w:color w:val="000000"/>
          <w:sz w:val="20"/>
          <w:szCs w:val="20"/>
          <w:highlight w:val="none"/>
          <w:u w:val="none"/>
        </w:rPr>
      </w:r>
      <w:r>
        <w:rPr>
          <w:rFonts w:ascii="Arial" w:hAnsi="Arial" w:eastAsia="Arial" w:cs="Arial"/>
          <w:b/>
          <w:bCs/>
          <w:i w:val="0"/>
          <w:color w:val="000000"/>
          <w:sz w:val="20"/>
          <w:szCs w:val="20"/>
          <w:highlight w:val="none"/>
          <w:u w:val="non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highlight w:val="none"/>
          <w:u w:val="none"/>
        </w:rPr>
      </w:pPr>
      <w:r>
        <w:rPr>
          <w:rFonts w:ascii="Arial" w:hAnsi="Arial" w:eastAsia="Arial" w:cs="Arial"/>
          <w:b/>
          <w:bCs/>
          <w:i w:val="0"/>
          <w:iCs w:val="0"/>
          <w:color w:val="000000"/>
          <w:sz w:val="20"/>
          <w:szCs w:val="20"/>
          <w:highlight w:val="none"/>
          <w:u w:val="none"/>
          <w:rPrChange w:id="102" w:author="David Hassell" w:date="2025-11-11T13:59:40Z" oouserid="e42c3f48-66ba-4efd-805a-1ef7f6780645">
            <w:rPr>
              <w:rFonts w:ascii="Arial" w:hAnsi="Arial" w:eastAsia="Arial" w:cs="Arial"/>
              <w:i/>
              <w:iCs/>
              <w:color w:val="000000"/>
              <w:sz w:val="22"/>
              <w:highlight w:val="none"/>
              <w:u w:val="none"/>
            </w:rPr>
          </w:rPrChange>
        </w:rPr>
      </w:r>
      <w:r>
        <w:rPr>
          <w:rFonts w:ascii="Arial" w:hAnsi="Arial" w:eastAsia="Arial" w:cs="Arial"/>
          <w:b/>
          <w:bCs/>
          <w:i w:val="0"/>
          <w:iCs w:val="0"/>
          <w:color w:val="000000"/>
          <w:sz w:val="20"/>
          <w:szCs w:val="20"/>
          <w:highlight w:val="none"/>
          <w:u w:val="none"/>
        </w:rPr>
        <w:t xml:space="preserve">y_resolution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2.</w:t>
      </w:r>
      <w:r>
        <w:rPr>
          <w:rFonts w:ascii="Arial" w:hAnsi="Arial" w:eastAsia="Arial" w:cs="Arial"/>
          <w:b w:val="0"/>
          <w:bCs w:val="0"/>
          <w:i w:val="0"/>
          <w:iCs w:val="0"/>
          <w:color w:val="000000"/>
          <w:sz w:val="20"/>
          <w:szCs w:val="20"/>
          <w:highlight w:val="none"/>
          <w:u w:val="none"/>
        </w:rPr>
        <w:t xml:space="preserve">0</w:t>
      </w:r>
      <w:r>
        <w:rPr>
          <w:rFonts w:ascii="Arial" w:hAnsi="Arial" w:eastAsia="Arial" w:cs="Arial"/>
          <w:b/>
          <w:bCs/>
          <w:i w:val="0"/>
          <w:color w:val="000000"/>
          <w:sz w:val="20"/>
          <w:szCs w:val="20"/>
          <w:highlight w:val="none"/>
          <w:u w:val="none"/>
        </w:rPr>
      </w:r>
      <w:r>
        <w:rPr>
          <w:rFonts w:ascii="Arial" w:hAnsi="Arial" w:eastAsia="Arial" w:cs="Arial"/>
          <w:b/>
          <w:bCs/>
          <w:i w:val="0"/>
          <w:color w:val="000000"/>
          <w:sz w:val="20"/>
          <w:szCs w:val="20"/>
          <w:highlight w:val="none"/>
          <w:u w:val="non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Change w:id="103" w:author="David Hassell" w:date="2025-11-11T13:59:39Z" oouserid="e42c3f48-66ba-4efd-805a-1ef7f6780645">
            <w:rPr>
              <w:rFonts w:ascii="Arial" w:hAnsi="Arial" w:eastAsia="Arial" w:cs="Arial"/>
              <w:i/>
              <w:iCs/>
              <w:color w:val="000000"/>
              <w:sz w:val="22"/>
              <w:highlight w:val="none"/>
              <w:u w:val="none"/>
            </w:rPr>
          </w:rPrChange>
        </w:rPr>
      </w:r>
      <w:r>
        <w:rPr>
          <w:rFonts w:ascii="Arial" w:hAnsi="Arial" w:eastAsia="Arial" w:cs="Arial"/>
          <w:b/>
          <w:bCs/>
          <w:i w:val="0"/>
          <w:iCs w:val="0"/>
          <w:color w:val="000000"/>
          <w:sz w:val="20"/>
          <w:szCs w:val="20"/>
          <w:highlight w:val="none"/>
          <w:u w:val="none"/>
        </w:rPr>
        <w:t xml:space="preserve">horizontal_</w:t>
      </w:r>
      <w:r>
        <w:rPr>
          <w:rFonts w:ascii="Arial" w:hAnsi="Arial" w:eastAsia="Arial" w:cs="Arial"/>
          <w:b/>
          <w:bCs/>
          <w:i w:val="0"/>
          <w:iCs w:val="0"/>
          <w:color w:val="000000"/>
          <w:sz w:val="20"/>
          <w:szCs w:val="20"/>
          <w:highlight w:val="none"/>
          <w:u w:val="none"/>
        </w:rPr>
        <w:t xml:space="preserve">units</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degree</w:t>
      </w:r>
      <w:r>
        <w:rPr>
          <w:b/>
          <w:bCs/>
          <w:i w:val="0"/>
          <w:sz w:val="20"/>
          <w:szCs w:val="20"/>
          <w:u w:val="none"/>
        </w:rPr>
      </w:r>
      <w:r>
        <w:rPr>
          <w:b/>
          <w:bCs/>
          <w:i w:val="0"/>
          <w:sz w:val="20"/>
          <w:szCs w:val="20"/>
          <w:u w:val="non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89.</w:t>
      </w:r>
      <w:r>
        <w:rPr>
          <w:b w:val="0"/>
          <w:bCs w:val="0"/>
          <w:i w:val="0"/>
          <w:iCs w:val="0"/>
          <w:sz w:val="20"/>
          <w:szCs w:val="20"/>
          <w:highlight w:val="none"/>
        </w:rPr>
        <w:t xml:space="preserve">5</w:t>
      </w:r>
      <w:r>
        <w:rPr>
          <w:b/>
          <w:bCs/>
          <w:i w:val="0"/>
          <w:sz w:val="20"/>
          <w:szCs w:val="20"/>
        </w:rPr>
      </w:r>
      <w:r>
        <w:rPr>
          <w:b/>
          <w:bCs/>
          <w:i w:val="0"/>
          <w:sz w:val="20"/>
          <w:szCs w:val="20"/>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highlight w:val="none"/>
        </w:rPr>
      </w:pPr>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highlight w:val="none"/>
        </w:rPr>
        <w:t xml:space="preserve">1.0</w:t>
      </w:r>
      <w:r>
        <w:rPr>
          <w:b/>
          <w:bCs/>
          <w:i w:val="0"/>
          <w:sz w:val="20"/>
          <w:szCs w:val="20"/>
          <w:highlight w:val="none"/>
        </w:rPr>
      </w:r>
      <w:r>
        <w:rPr>
          <w:b/>
          <w:bCs/>
          <w:i w:val="0"/>
          <w:sz w:val="20"/>
          <w:szCs w:val="20"/>
          <w:highlight w:val="none"/>
        </w:rPr>
      </w:r>
    </w:p>
    <w:p>
      <w:pPr>
        <w:pStyle w:val="2602"/>
        <w:numPr>
          <w:ilvl w:val="3"/>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r>
      <w:r>
        <w:rPr>
          <w:rFonts w:ascii="Arial" w:hAnsi="Arial" w:eastAsia="Arial" w:cs="Arial"/>
          <w:b/>
          <w:bCs/>
          <w:color w:val="000000"/>
          <w:sz w:val="20"/>
          <w:szCs w:val="20"/>
          <w:u w:val="none"/>
        </w:rPr>
        <w:t xml:space="preserve">n_ </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32400</w:t>
      </w:r>
      <w:r>
        <w:rPr>
          <w:b/>
          <w:bCs/>
          <w:i w:val="0"/>
          <w:sz w:val="20"/>
          <w:szCs w:val="20"/>
        </w:rPr>
      </w:r>
      <w:r>
        <w:rPr>
          <w:b/>
          <w:bCs/>
          <w:i w:val="0"/>
          <w:sz w:val="20"/>
          <w:szCs w:val="20"/>
        </w:rPr>
      </w:r>
    </w:p>
    <w:p>
      <w:pPr>
        <w:pStyle w:val="2602"/>
        <w:numPr>
          <w:ilvl w:val="1"/>
          <w:numId w:val="57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4" w:author="Karl Taylor" w:date="2025-11-20T18:43:26Z" oouserid="377fb9d8-4f52-45d0-a870-b8658ba8f5fd">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horizont</w:t>
      </w:r>
      <w:r>
        <w:rPr>
          <w:rFonts w:ascii="Arial" w:hAnsi="Arial" w:eastAsia="Arial" w:cs="Arial"/>
          <w:b/>
          <w:bCs/>
          <w:color w:val="000000"/>
          <w:sz w:val="20"/>
          <w:szCs w:val="20"/>
          <w:u w:val="none"/>
        </w:rPr>
        <w:t xml:space="preserve">al_</w:t>
      </w:r>
      <w:r>
        <w:rPr>
          <w:rFonts w:ascii="Arial" w:hAnsi="Arial" w:eastAsia="Arial" w:cs="Arial"/>
          <w:b/>
          <w:bCs/>
          <w:color w:val="000000"/>
          <w:sz w:val="20"/>
          <w:szCs w:val="20"/>
          <w:u w:val="none"/>
        </w:rPr>
        <w:t xml:space="preserve">subgrid</w:t>
      </w:r>
      <w:r>
        <w:rPr>
          <w:b/>
          <w:bCs/>
          <w:sz w:val="20"/>
          <w:szCs w:val="20"/>
        </w:rPr>
      </w:r>
      <w:r>
        <w:rPr>
          <w:b/>
          <w:bCs/>
          <w:sz w:val="20"/>
          <w:szCs w:val="20"/>
        </w:rPr>
      </w:r>
    </w:p>
    <w:p>
      <w:pPr>
        <w:pStyle w:val="2602"/>
        <w:numPr>
          <w:ilvl w:val="2"/>
          <w:numId w:val="57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x_</w:t>
      </w:r>
      <w:r>
        <w:rPr>
          <w:rFonts w:ascii="Arial" w:hAnsi="Arial" w:eastAsia="Arial" w:cs="Arial"/>
          <w:b w:val="0"/>
          <w:bCs w:val="0"/>
          <w:i/>
          <w:iCs/>
          <w:color w:val="000000"/>
          <w:sz w:val="20"/>
          <w:szCs w:val="20"/>
          <w:highlight w:val="none"/>
          <w:u w:val="single"/>
        </w:rPr>
        <w:t xml:space="preserve">ve</w:t>
      </w:r>
      <w:r>
        <w:rPr>
          <w:rFonts w:ascii="Arial" w:hAnsi="Arial" w:eastAsia="Arial" w:cs="Arial"/>
          <w:b w:val="0"/>
          <w:bCs w:val="0"/>
          <w:i/>
          <w:iCs/>
          <w:color w:val="000000"/>
          <w:sz w:val="20"/>
          <w:szCs w:val="20"/>
          <w:highlight w:val="none"/>
          <w:u w:val="single"/>
        </w:rPr>
        <w:t xml:space="preserve">locity</w:t>
      </w:r>
      <w:r>
        <w:rPr>
          <w:b/>
          <w:bCs/>
          <w:sz w:val="20"/>
          <w:szCs w:val="20"/>
        </w:rPr>
      </w:r>
      <w:r>
        <w:rPr>
          <w:b/>
          <w:bCs/>
          <w:sz w:val="20"/>
          <w:szCs w:val="20"/>
        </w:rPr>
      </w:r>
    </w:p>
    <w:p>
      <w:pPr>
        <w:pStyle w:val="2602"/>
        <w:numPr>
          <w:ilvl w:val="2"/>
          <w:numId w:val="57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7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ins w:id="105" w:author="Karl Taylor" w:date="2025-11-20T18:43:26Z" oouserid="377fb9d8-4f52-45d0-a870-b8658ba8f5fd">
        <w:r>
          <w:rPr>
            <w:rFonts w:ascii="Arial" w:hAnsi="Arial" w:eastAsia="Arial" w:cs="Arial"/>
            <w:b/>
            <w:bCs/>
            <w:color w:val="000000"/>
            <w:sz w:val="20"/>
            <w:szCs w:val="20"/>
            <w:highlight w:val="none"/>
            <w:u w:val="none"/>
          </w:rPr>
        </w:r>
      </w:ins>
      <w:r>
        <w:rPr>
          <w:rFonts w:ascii="Arial" w:hAnsi="Arial" w:eastAsia="Arial" w:cs="Arial"/>
          <w:b/>
          <w:bCs/>
          <w:color w:val="000000"/>
          <w:sz w:val="20"/>
          <w:szCs w:val="20"/>
          <w:u w:val="none"/>
        </w:rPr>
        <w:t xml:space="preserve">grid_type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reg</w:t>
      </w:r>
      <w:r>
        <w:rPr>
          <w:rFonts w:ascii="Arial" w:hAnsi="Arial" w:eastAsia="Arial" w:cs="Arial"/>
          <w:b w:val="0"/>
          <w:bCs w:val="0"/>
          <w:i/>
          <w:iCs/>
          <w:color w:val="000000"/>
          <w:sz w:val="20"/>
          <w:szCs w:val="20"/>
          <w:u w:val="single"/>
        </w:rPr>
        <w:t xml:space="preserve">ular_</w:t>
      </w:r>
      <w:r>
        <w:rPr>
          <w:rFonts w:ascii="Arial" w:hAnsi="Arial" w:eastAsia="Arial" w:cs="Arial"/>
          <w:b w:val="0"/>
          <w:bCs w:val="0"/>
          <w:i/>
          <w:iCs/>
          <w:color w:val="000000"/>
          <w:sz w:val="20"/>
          <w:szCs w:val="20"/>
          <w:u w:val="single"/>
        </w:rPr>
        <w:t xml:space="preserve">latitude</w:t>
      </w:r>
      <w:r>
        <w:rPr>
          <w:rFonts w:ascii="Arial" w:hAnsi="Arial" w:eastAsia="Arial" w:cs="Arial"/>
          <w:b w:val="0"/>
          <w:bCs w:val="0"/>
          <w:i/>
          <w:iCs/>
          <w:color w:val="000000"/>
          <w:sz w:val="20"/>
          <w:szCs w:val="20"/>
          <w:u w:val="single"/>
        </w:rPr>
        <w:t xml:space="preserve">_longitude</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grid_mapping</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w:t>
      </w:r>
      <w:r>
        <w:rPr>
          <w:rFonts w:ascii="Arial" w:hAnsi="Arial" w:eastAsia="Arial" w:cs="Arial"/>
          <w:b w:val="0"/>
          <w:bCs w:val="0"/>
          <w:i/>
          <w:iCs/>
          <w:color w:val="000000"/>
          <w:sz w:val="20"/>
          <w:szCs w:val="20"/>
          <w:u w:val="single"/>
        </w:rPr>
        <w:t xml:space="preserve">ati</w:t>
      </w:r>
      <w:r>
        <w:rPr>
          <w:rFonts w:ascii="Arial" w:hAnsi="Arial" w:eastAsia="Arial" w:cs="Arial"/>
          <w:b w:val="0"/>
          <w:bCs w:val="0"/>
          <w:i/>
          <w:iCs/>
          <w:color w:val="000000"/>
          <w:sz w:val="20"/>
          <w:szCs w:val="20"/>
          <w:u w:val="single"/>
        </w:rPr>
        <w:t xml:space="preserve">tude_longitude</w:t>
      </w:r>
      <w:r>
        <w:rPr>
          <w:b/>
          <w:bCs/>
          <w:sz w:val="20"/>
          <w:szCs w:val="20"/>
        </w:rPr>
      </w:r>
      <w:r>
        <w:rPr>
          <w:b/>
          <w:bCs/>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region</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sz w:val="20"/>
          <w:szCs w:val="20"/>
        </w:rPr>
      </w:r>
      <w:r>
        <w:rPr>
          <w:b/>
          <w:bCs/>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color w:val="000000"/>
          <w:sz w:val="20"/>
          <w:szCs w:val="20"/>
          <w:u w:val="single"/>
        </w:rPr>
      </w:pPr>
      <w:r>
        <w:rPr>
          <w:rFonts w:ascii="Arial" w:hAnsi="Arial" w:eastAsia="Arial" w:cs="Arial"/>
          <w:b/>
          <w:bCs/>
          <w:color w:val="000000"/>
          <w:sz w:val="20"/>
          <w:szCs w:val="20"/>
          <w:u w:val="none"/>
        </w:rPr>
        <w:t xml:space="preserve">temporal_r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static</w:t>
      </w:r>
      <w:r>
        <w:rPr>
          <w:rFonts w:ascii="Arial" w:hAnsi="Arial" w:eastAsia="Arial" w:cs="Arial"/>
          <w:b/>
          <w:bCs/>
          <w:i/>
          <w:color w:val="000000"/>
          <w:sz w:val="20"/>
          <w:szCs w:val="20"/>
          <w:u w:val="single"/>
        </w:rPr>
      </w:r>
      <w:r>
        <w:rPr>
          <w:rFonts w:ascii="Arial" w:hAnsi="Arial" w:eastAsia="Arial" w:cs="Arial"/>
          <w:b/>
          <w:bCs/>
          <w:i/>
          <w:color w:val="000000"/>
          <w:sz w:val="20"/>
          <w:szCs w:val="20"/>
          <w:u w:val="single"/>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x_resolution</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1.0</w:t>
      </w:r>
      <w:r>
        <w:rPr>
          <w:b/>
          <w:bCs/>
          <w:i w:val="0"/>
          <w:sz w:val="20"/>
          <w:szCs w:val="20"/>
          <w:u w:val="none"/>
        </w:rPr>
      </w:r>
      <w:r>
        <w:rPr>
          <w:b/>
          <w:bCs/>
          <w:i w:val="0"/>
          <w:sz w:val="20"/>
          <w:szCs w:val="20"/>
          <w:u w:val="none"/>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2.0</w:t>
      </w:r>
      <w:r>
        <w:rPr>
          <w:b/>
          <w:bCs/>
          <w:i w:val="0"/>
          <w:sz w:val="20"/>
          <w:szCs w:val="20"/>
          <w:u w:val="none"/>
        </w:rPr>
      </w:r>
      <w:r>
        <w:rPr>
          <w:b/>
          <w:bCs/>
          <w:i w:val="0"/>
          <w:sz w:val="20"/>
          <w:szCs w:val="20"/>
          <w:u w:val="none"/>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6" w:author="Karl Taylor" w:date="2025-11-20T18:43:26Z" oouserid="377fb9d8-4f52-45d0-a870-b8658ba8f5fd">
        <w:r>
          <w:rPr>
            <w:rFonts w:ascii="Arial" w:hAnsi="Arial" w:eastAsia="Arial" w:cs="Arial"/>
            <w:b/>
            <w:bCs/>
            <w:i w:val="0"/>
            <w:iCs w:val="0"/>
            <w:color w:val="000000"/>
            <w:sz w:val="20"/>
            <w:szCs w:val="20"/>
            <w:highlight w:val="none"/>
            <w:u w:val="none"/>
          </w:rPr>
        </w:r>
      </w:ins>
      <w:r>
        <w:rPr>
          <w:rFonts w:ascii="Arial" w:hAnsi="Arial" w:eastAsia="Arial" w:cs="Arial"/>
          <w:b/>
          <w:bCs/>
          <w:i w:val="0"/>
          <w:iCs w:val="0"/>
          <w:color w:val="000000"/>
          <w:sz w:val="20"/>
          <w:szCs w:val="20"/>
          <w:highlight w:val="none"/>
          <w:u w:val="none"/>
        </w:rPr>
        <w:t xml:space="preserve">horizontal_</w:t>
      </w:r>
      <w:r>
        <w:rPr>
          <w:rFonts w:ascii="Arial" w:hAnsi="Arial" w:eastAsia="Arial" w:cs="Arial"/>
          <w:b/>
          <w:bCs/>
          <w:i w:val="0"/>
          <w:iCs w:val="0"/>
          <w:color w:val="000000"/>
          <w:sz w:val="20"/>
          <w:szCs w:val="20"/>
          <w:highlight w:val="none"/>
          <w:u w:val="none"/>
        </w:rPr>
        <w:t xml:space="preserve">units</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degree</w:t>
      </w:r>
      <w:r>
        <w:rPr>
          <w:b/>
          <w:bCs/>
          <w:sz w:val="20"/>
          <w:szCs w:val="20"/>
        </w:rPr>
      </w:r>
      <w:r>
        <w:rPr>
          <w:b/>
          <w:bCs/>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89.5</w:t>
      </w:r>
      <w:r>
        <w:rPr>
          <w:b/>
          <w:bCs/>
          <w:i w:val="0"/>
          <w:sz w:val="20"/>
          <w:szCs w:val="20"/>
        </w:rPr>
      </w:r>
      <w:r>
        <w:rPr>
          <w:b/>
          <w:bCs/>
          <w:i w:val="0"/>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highlight w:val="none"/>
        </w:rPr>
        <w:t xml:space="preserve">0.0</w:t>
      </w:r>
      <w:r>
        <w:rPr>
          <w:b/>
          <w:bCs/>
          <w:i w:val="0"/>
          <w:sz w:val="20"/>
          <w:szCs w:val="20"/>
        </w:rPr>
      </w:r>
      <w:r>
        <w:rPr>
          <w:b/>
          <w:bCs/>
          <w:i w:val="0"/>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color w:val="000000"/>
          <w:sz w:val="20"/>
          <w:szCs w:val="20"/>
          <w:u w:val="none"/>
        </w:rPr>
        <w:t xml:space="preserve">n_ </w:t>
      </w:r>
      <w:r>
        <w:rPr>
          <w:rFonts w:ascii="Arial" w:hAnsi="Arial" w:eastAsia="Arial" w:cs="Arial"/>
          <w:b/>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324</w:t>
      </w:r>
      <w:r>
        <w:rPr>
          <w:rFonts w:ascii="Arial" w:hAnsi="Arial" w:eastAsia="Arial" w:cs="Arial"/>
          <w:color w:val="000000"/>
          <w:sz w:val="20"/>
          <w:szCs w:val="20"/>
          <w:u w:val="none"/>
        </w:rPr>
        <w:t xml:space="preserve">00</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57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7" w:author="Karl Taylor" w:date="2025-11-20T18:51:08Z" oouserid="377fb9d8-4f52-45d0-a870-b8658ba8f5fd">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subgrid</w:t>
      </w:r>
      <w:r>
        <w:rPr>
          <w:b/>
          <w:bCs/>
          <w:sz w:val="20"/>
          <w:szCs w:val="20"/>
        </w:rPr>
      </w:r>
      <w:r>
        <w:rPr>
          <w:b/>
          <w:bCs/>
          <w:sz w:val="20"/>
          <w:szCs w:val="20"/>
        </w:rPr>
      </w:r>
    </w:p>
    <w:p>
      <w:pPr>
        <w:pStyle w:val="2602"/>
        <w:numPr>
          <w:ilvl w:val="2"/>
          <w:numId w:val="57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w:t>
      </w:r>
      <w:r>
        <w:rPr>
          <w:rFonts w:ascii="Arial" w:hAnsi="Arial" w:eastAsia="Arial" w:cs="Arial"/>
          <w:b/>
          <w:bCs/>
          <w:color w:val="000000"/>
          <w:sz w:val="20"/>
          <w:szCs w:val="20"/>
          <w:highlight w:val="none"/>
          <w:u w:val="none"/>
        </w:rPr>
        <w:t xml:space="preserve">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x_</w:t>
      </w:r>
      <w:r>
        <w:rPr>
          <w:rFonts w:ascii="Arial" w:hAnsi="Arial" w:eastAsia="Arial" w:cs="Arial"/>
          <w:b w:val="0"/>
          <w:bCs w:val="0"/>
          <w:i/>
          <w:iCs/>
          <w:color w:val="000000"/>
          <w:sz w:val="20"/>
          <w:szCs w:val="20"/>
          <w:highlight w:val="none"/>
          <w:u w:val="single"/>
        </w:rPr>
        <w:t xml:space="preserve">velocity</w:t>
      </w:r>
      <w:r>
        <w:rPr>
          <w:b/>
          <w:bCs/>
          <w:sz w:val="20"/>
          <w:szCs w:val="20"/>
        </w:rPr>
      </w:r>
      <w:r>
        <w:rPr>
          <w:b/>
          <w:bCs/>
          <w:sz w:val="20"/>
          <w:szCs w:val="20"/>
        </w:rPr>
      </w:r>
    </w:p>
    <w:p>
      <w:pPr>
        <w:pStyle w:val="2602"/>
        <w:numPr>
          <w:ilvl w:val="2"/>
          <w:numId w:val="57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grid_type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reg</w:t>
      </w:r>
      <w:r>
        <w:rPr>
          <w:rFonts w:ascii="Arial" w:hAnsi="Arial" w:eastAsia="Arial" w:cs="Arial"/>
          <w:b w:val="0"/>
          <w:bCs w:val="0"/>
          <w:i/>
          <w:iCs/>
          <w:color w:val="000000"/>
          <w:sz w:val="20"/>
          <w:szCs w:val="20"/>
          <w:u w:val="single"/>
        </w:rPr>
        <w:t xml:space="preserve">ular_latitude_longitude</w:t>
      </w:r>
      <w:r>
        <w:rPr>
          <w:b/>
          <w:bCs/>
          <w:sz w:val="20"/>
          <w:szCs w:val="20"/>
        </w:rPr>
      </w:r>
      <w:r>
        <w:rPr>
          <w:b/>
          <w:bCs/>
          <w:sz w:val="20"/>
          <w:szCs w:val="20"/>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grid_mapping</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w:t>
      </w:r>
      <w:r>
        <w:rPr>
          <w:rFonts w:ascii="Arial" w:hAnsi="Arial" w:eastAsia="Arial" w:cs="Arial"/>
          <w:b w:val="0"/>
          <w:bCs w:val="0"/>
          <w:i/>
          <w:iCs/>
          <w:color w:val="000000"/>
          <w:sz w:val="20"/>
          <w:szCs w:val="20"/>
          <w:u w:val="single"/>
        </w:rPr>
        <w:t xml:space="preserve">ti</w:t>
      </w:r>
      <w:r>
        <w:rPr>
          <w:rFonts w:ascii="Arial" w:hAnsi="Arial" w:eastAsia="Arial" w:cs="Arial"/>
          <w:b w:val="0"/>
          <w:bCs w:val="0"/>
          <w:i/>
          <w:iCs/>
          <w:color w:val="000000"/>
          <w:sz w:val="20"/>
          <w:szCs w:val="20"/>
          <w:u w:val="single"/>
        </w:rPr>
        <w:t xml:space="preserve">tude_longitude</w:t>
      </w:r>
      <w:r>
        <w:rPr>
          <w:b/>
          <w:bCs/>
          <w:sz w:val="20"/>
          <w:szCs w:val="20"/>
        </w:rPr>
      </w:r>
      <w:r>
        <w:rPr>
          <w:b/>
          <w:bCs/>
          <w:sz w:val="20"/>
          <w:szCs w:val="20"/>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region</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g</w:t>
      </w:r>
      <w:r>
        <w:rPr>
          <w:rFonts w:ascii="Arial" w:hAnsi="Arial" w:eastAsia="Arial" w:cs="Arial"/>
          <w:b w:val="0"/>
          <w:bCs w:val="0"/>
          <w:i/>
          <w:iCs/>
          <w:color w:val="000000"/>
          <w:sz w:val="20"/>
          <w:szCs w:val="20"/>
          <w:u w:val="single"/>
        </w:rPr>
        <w:t xml:space="preserve">lo</w:t>
      </w:r>
      <w:r>
        <w:rPr>
          <w:rFonts w:ascii="Arial" w:hAnsi="Arial" w:eastAsia="Arial" w:cs="Arial"/>
          <w:b w:val="0"/>
          <w:bCs w:val="0"/>
          <w:i/>
          <w:iCs/>
          <w:color w:val="000000"/>
          <w:sz w:val="20"/>
          <w:szCs w:val="20"/>
          <w:u w:val="single"/>
        </w:rPr>
        <w:t xml:space="preserve">bal</w:t>
      </w:r>
      <w:r>
        <w:rPr>
          <w:b/>
          <w:bCs/>
          <w:sz w:val="20"/>
          <w:szCs w:val="20"/>
        </w:rPr>
      </w:r>
      <w:r>
        <w:rPr>
          <w:b/>
          <w:bCs/>
          <w:sz w:val="20"/>
          <w:szCs w:val="20"/>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color w:val="000000"/>
          <w:sz w:val="20"/>
          <w:szCs w:val="20"/>
          <w:u w:val="single"/>
        </w:rPr>
      </w:pPr>
      <w:r>
        <w:rPr>
          <w:rFonts w:ascii="Arial" w:hAnsi="Arial" w:eastAsia="Arial" w:cs="Arial"/>
          <w:b/>
          <w:bCs/>
          <w:color w:val="000000"/>
          <w:sz w:val="20"/>
          <w:szCs w:val="20"/>
          <w:u w:val="none"/>
        </w:rPr>
        <w:t xml:space="preserve">temporal_r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w:t>
      </w:r>
      <w:r>
        <w:rPr>
          <w:rFonts w:ascii="Arial" w:hAnsi="Arial" w:eastAsia="Arial" w:cs="Arial"/>
          <w:b w:val="0"/>
          <w:bCs w:val="0"/>
          <w:i/>
          <w:iCs/>
          <w:color w:val="000000"/>
          <w:sz w:val="20"/>
          <w:szCs w:val="20"/>
          <w:u w:val="single"/>
        </w:rPr>
        <w:t xml:space="preserve">tatic</w:t>
      </w:r>
      <w:r>
        <w:rPr>
          <w:rFonts w:ascii="Arial" w:hAnsi="Arial" w:eastAsia="Arial" w:cs="Arial"/>
          <w:b/>
          <w:bCs/>
          <w:i/>
          <w:color w:val="000000"/>
          <w:sz w:val="20"/>
          <w:szCs w:val="20"/>
          <w:u w:val="single"/>
        </w:rPr>
      </w:r>
      <w:r>
        <w:rPr>
          <w:rFonts w:ascii="Arial" w:hAnsi="Arial" w:eastAsia="Arial" w:cs="Arial"/>
          <w:b/>
          <w:bCs/>
          <w:i/>
          <w:color w:val="000000"/>
          <w:sz w:val="20"/>
          <w:szCs w:val="20"/>
          <w:u w:val="single"/>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w:t>
      </w:r>
      <w:r>
        <w:rPr>
          <w:rFonts w:ascii="Arial" w:hAnsi="Arial" w:eastAsia="Arial" w:cs="Arial"/>
          <w:b/>
          <w:bCs/>
          <w:i w:val="0"/>
          <w:iCs w:val="0"/>
          <w:color w:val="000000"/>
          <w:sz w:val="20"/>
          <w:szCs w:val="20"/>
          <w:highlight w:val="none"/>
          <w:u w:val="none"/>
        </w:rPr>
        <w:t xml:space="preserve">esolution</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1.0</w:t>
      </w:r>
      <w:r>
        <w:rPr>
          <w:b/>
          <w:bCs/>
          <w:i w:val="0"/>
          <w:sz w:val="20"/>
          <w:szCs w:val="20"/>
          <w:u w:val="none"/>
        </w:rPr>
      </w:r>
      <w:r>
        <w:rPr>
          <w:b/>
          <w:bCs/>
          <w:i w:val="0"/>
          <w:sz w:val="20"/>
          <w:szCs w:val="20"/>
          <w:u w:val="none"/>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w:t>
      </w:r>
      <w:r>
        <w:rPr>
          <w:rFonts w:ascii="Arial" w:hAnsi="Arial" w:eastAsia="Arial" w:cs="Arial"/>
          <w:b/>
          <w:bCs/>
          <w:i w:val="0"/>
          <w:iCs w:val="0"/>
          <w:color w:val="000000"/>
          <w:sz w:val="20"/>
          <w:szCs w:val="20"/>
          <w:highlight w:val="none"/>
          <w:u w:val="none"/>
        </w:rPr>
        <w:t xml:space="preserve">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val="0"/>
          <w:iCs w:val="0"/>
          <w:color w:val="000000"/>
          <w:sz w:val="20"/>
          <w:szCs w:val="20"/>
          <w:highlight w:val="none"/>
          <w:u w:val="none"/>
        </w:rPr>
        <w:t xml:space="preserve">2</w:t>
      </w:r>
      <w:r>
        <w:rPr>
          <w:rFonts w:ascii="Arial" w:hAnsi="Arial" w:eastAsia="Arial" w:cs="Arial"/>
          <w:b w:val="0"/>
          <w:bCs w:val="0"/>
          <w:i w:val="0"/>
          <w:iCs w:val="0"/>
          <w:color w:val="000000"/>
          <w:sz w:val="20"/>
          <w:szCs w:val="20"/>
          <w:highlight w:val="none"/>
          <w:u w:val="none"/>
        </w:rPr>
        <w:t xml:space="preserve">.0</w:t>
      </w:r>
      <w:r>
        <w:rPr>
          <w:b/>
          <w:bCs/>
          <w:i w:val="0"/>
          <w:sz w:val="20"/>
          <w:szCs w:val="20"/>
          <w:u w:val="none"/>
        </w:rPr>
      </w:r>
      <w:r>
        <w:rPr>
          <w:b/>
          <w:bCs/>
          <w:i w:val="0"/>
          <w:sz w:val="20"/>
          <w:szCs w:val="20"/>
          <w:u w:val="none"/>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8" w:author="Karl Taylor" w:date="2025-11-20T18:51:08Z" oouserid="377fb9d8-4f52-45d0-a870-b8658ba8f5fd">
        <w:r>
          <w:rPr>
            <w:rFonts w:ascii="Arial" w:hAnsi="Arial" w:eastAsia="Arial" w:cs="Arial"/>
            <w:b/>
            <w:bCs/>
            <w:i w:val="0"/>
            <w:iCs w:val="0"/>
            <w:color w:val="000000"/>
            <w:sz w:val="20"/>
            <w:szCs w:val="20"/>
            <w:highlight w:val="none"/>
            <w:u w:val="none"/>
          </w:rPr>
        </w:r>
      </w:ins>
      <w:r>
        <w:rPr>
          <w:rFonts w:ascii="Arial" w:hAnsi="Arial" w:eastAsia="Arial" w:cs="Arial"/>
          <w:b/>
          <w:bCs/>
          <w:i w:val="0"/>
          <w:iCs w:val="0"/>
          <w:color w:val="000000"/>
          <w:sz w:val="20"/>
          <w:szCs w:val="20"/>
          <w:highlight w:val="none"/>
          <w:u w:val="none"/>
        </w:rPr>
        <w:t xml:space="preserve">horizontal_</w:t>
      </w:r>
      <w:r>
        <w:rPr>
          <w:rFonts w:ascii="Arial" w:hAnsi="Arial" w:eastAsia="Arial" w:cs="Arial"/>
          <w:b/>
          <w:bCs/>
          <w:i w:val="0"/>
          <w:iCs w:val="0"/>
          <w:color w:val="000000"/>
          <w:sz w:val="20"/>
          <w:szCs w:val="20"/>
          <w:highlight w:val="none"/>
          <w:u w:val="none"/>
        </w:rPr>
        <w:t xml:space="preserve">units</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deg</w:t>
      </w:r>
      <w:r>
        <w:rPr>
          <w:rFonts w:ascii="Arial" w:hAnsi="Arial" w:eastAsia="Arial" w:cs="Arial"/>
          <w:b w:val="0"/>
          <w:bCs w:val="0"/>
          <w:i/>
          <w:iCs/>
          <w:color w:val="000000"/>
          <w:sz w:val="20"/>
          <w:szCs w:val="20"/>
          <w:highlight w:val="none"/>
          <w:u w:val="single"/>
        </w:rPr>
        <w:t xml:space="preserve">ree</w:t>
      </w:r>
      <w:r>
        <w:rPr>
          <w:b/>
          <w:bCs/>
          <w:sz w:val="20"/>
          <w:szCs w:val="20"/>
        </w:rPr>
      </w:r>
      <w:r>
        <w:rPr>
          <w:b/>
          <w:bCs/>
          <w:sz w:val="20"/>
          <w:szCs w:val="20"/>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southernmost_latitude</w:t>
      </w:r>
      <w:r>
        <w:rPr>
          <w:b w:val="0"/>
          <w:bCs w:val="0"/>
          <w:sz w:val="20"/>
          <w:szCs w:val="20"/>
          <w:highlight w:val="none"/>
        </w:rPr>
        <w:t xml:space="preserv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90.0</w:t>
      </w:r>
      <w:r>
        <w:rPr>
          <w:b/>
          <w:bCs/>
          <w:i w:val="0"/>
          <w:sz w:val="20"/>
          <w:szCs w:val="20"/>
        </w:rPr>
      </w:r>
      <w:r>
        <w:rPr>
          <w:b/>
          <w:bCs/>
          <w:i w:val="0"/>
          <w:sz w:val="20"/>
          <w:szCs w:val="20"/>
        </w:rPr>
      </w:r>
    </w:p>
    <w:p>
      <w:pPr>
        <w:pStyle w:val="2602"/>
        <w:numPr>
          <w:ilvl w:val="3"/>
          <w:numId w:val="57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highlight w:val="none"/>
        </w:rPr>
        <w:t xml:space="preserve">1.0</w:t>
      </w:r>
      <w:r>
        <w:rPr>
          <w:b/>
          <w:bCs/>
          <w:i w:val="0"/>
          <w:sz w:val="20"/>
          <w:szCs w:val="20"/>
        </w:rPr>
      </w:r>
      <w:r>
        <w:rPr>
          <w:b/>
          <w:bCs/>
          <w:i w:val="0"/>
          <w:sz w:val="20"/>
          <w:szCs w:val="20"/>
        </w:rPr>
      </w:r>
    </w:p>
    <w:p>
      <w:pPr>
        <w:pStyle w:val="2602"/>
        <w:numPr>
          <w:ilvl w:val="3"/>
          <w:numId w:val="57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 </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325</w:t>
      </w:r>
      <w:r>
        <w:rPr>
          <w:rFonts w:ascii="Arial" w:hAnsi="Arial" w:eastAsia="Arial" w:cs="Arial"/>
          <w:b w:val="0"/>
          <w:bCs w:val="0"/>
          <w:color w:val="000000"/>
          <w:sz w:val="20"/>
          <w:szCs w:val="20"/>
          <w:u w:val="none"/>
        </w:rPr>
        <w:t xml:space="preserve">80</w:t>
      </w:r>
      <w:r>
        <w:rPr>
          <w:b/>
          <w:bCs/>
          <w:sz w:val="20"/>
          <w:szCs w:val="20"/>
        </w:rPr>
      </w:r>
      <w:r>
        <w:rPr>
          <w:b/>
          <w:bCs/>
          <w:sz w:val="20"/>
          <w:szCs w:val="20"/>
        </w:rPr>
      </w:r>
    </w:p>
    <w:p>
      <w:pPr>
        <w:pStyle w:val="2602"/>
        <w:numPr>
          <w:ilvl w:val="0"/>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w:t>
      </w:r>
      <w:r>
        <w:rPr>
          <w:rFonts w:ascii="Arial" w:hAnsi="Arial" w:eastAsia="Arial" w:cs="Arial"/>
          <w:b/>
          <w:bCs/>
          <w:color w:val="000000"/>
          <w:sz w:val="20"/>
          <w:szCs w:val="20"/>
          <w:u w:val="none"/>
        </w:rPr>
        <w:t xml:space="preserve">tional_</w:t>
      </w:r>
      <w:r>
        <w:rPr>
          <w:rFonts w:ascii="Arial" w:hAnsi="Arial" w:eastAsia="Arial" w:cs="Arial"/>
          <w:b/>
          <w:bCs/>
          <w:color w:val="000000"/>
          <w:sz w:val="20"/>
          <w:szCs w:val="20"/>
          <w:u w:val="none"/>
        </w:rPr>
        <w:t xml:space="preserve">g</w:t>
      </w:r>
      <w:r>
        <w:rPr>
          <w:rFonts w:ascii="Arial" w:hAnsi="Arial" w:eastAsia="Arial" w:cs="Arial"/>
          <w:b/>
          <w:bCs/>
          <w:color w:val="000000"/>
          <w:sz w:val="20"/>
          <w:szCs w:val="20"/>
          <w:u w:val="none"/>
        </w:rPr>
        <w:t xml:space="preserve">rid</w:t>
      </w:r>
      <w:r>
        <w:rPr>
          <w:b/>
          <w:bCs/>
          <w:sz w:val="20"/>
          <w:szCs w:val="20"/>
        </w:rPr>
      </w:r>
      <w:r>
        <w:rPr>
          <w:b/>
          <w:bCs/>
          <w:sz w:val="20"/>
          <w:szCs w:val="20"/>
        </w:rPr>
      </w:r>
    </w:p>
    <w:p>
      <w:pPr>
        <w:pStyle w:val="2602"/>
        <w:numPr>
          <w:ilvl w:val="1"/>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coordinate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atmosphere_</w:t>
      </w:r>
      <w:r>
        <w:rPr>
          <w:rFonts w:ascii="Arial" w:hAnsi="Arial" w:eastAsia="Arial" w:cs="Arial"/>
          <w:b w:val="0"/>
          <w:bCs w:val="0"/>
          <w:i/>
          <w:iCs/>
          <w:color w:val="000000"/>
          <w:sz w:val="20"/>
          <w:szCs w:val="20"/>
          <w:u w:val="single"/>
        </w:rPr>
        <w:t xml:space="preserve">hybrid_height_coordinate</w:t>
      </w:r>
      <w:r>
        <w:rPr>
          <w:b/>
          <w:bCs/>
          <w:sz w:val="20"/>
          <w:szCs w:val="20"/>
        </w:rPr>
      </w:r>
      <w:r>
        <w:rPr>
          <w:b/>
          <w:bCs/>
          <w:sz w:val="20"/>
          <w:szCs w:val="20"/>
        </w:rPr>
      </w:r>
    </w:p>
    <w:p>
      <w:pPr>
        <w:pStyle w:val="2602"/>
        <w:numPr>
          <w:ilvl w:val="1"/>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09" w:author="David Hassell" w:date="2025-11-11T14:00:57Z" oouserid="e42c3f48-66ba-4efd-805a-1ef7f6780645">
        <w:r>
          <w:rPr>
            <w:b/>
            <w:bCs/>
            <w:sz w:val="20"/>
            <w:szCs w:val="20"/>
            <w:highlight w:val="none"/>
          </w:rPr>
        </w:r>
      </w:ins>
      <w:r>
        <w:rPr>
          <w:rFonts w:ascii="Arial" w:hAnsi="Arial" w:eastAsia="Arial" w:cs="Arial"/>
          <w:b/>
          <w:bCs/>
          <w:color w:val="000000"/>
          <w:sz w:val="20"/>
          <w:szCs w:val="20"/>
          <w:u w:val="none"/>
        </w:rPr>
        <w:t xml:space="preserve">n_z</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85</w:t>
      </w:r>
      <w:r>
        <w:rPr>
          <w:b/>
          <w:bCs/>
          <w:sz w:val="20"/>
          <w:szCs w:val="20"/>
        </w:rPr>
      </w:r>
      <w:r>
        <w:rPr>
          <w:b/>
          <w:bCs/>
          <w:sz w:val="20"/>
          <w:szCs w:val="20"/>
        </w:rPr>
      </w:r>
    </w:p>
    <w:p>
      <w:pPr>
        <w:pStyle w:val="2602"/>
        <w:numPr>
          <w:ilvl w:val="1"/>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bottom_layer_thickness</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color w:val="000000"/>
          <w:sz w:val="20"/>
          <w:szCs w:val="20"/>
          <w:highlight w:val="none"/>
          <w:u w:val="none"/>
        </w:rPr>
        <w:t xml:space="preserve">1</w:t>
      </w:r>
      <w:r>
        <w:rPr>
          <w:rFonts w:ascii="Arial" w:hAnsi="Arial" w:eastAsia="Arial" w:cs="Arial"/>
          <w:b w:val="0"/>
          <w:bCs w:val="0"/>
          <w:color w:val="000000"/>
          <w:sz w:val="20"/>
          <w:szCs w:val="20"/>
          <w:highlight w:val="none"/>
          <w:u w:val="none"/>
        </w:rPr>
        <w:t xml:space="preserve">0</w:t>
      </w:r>
      <w:r>
        <w:rPr>
          <w:b/>
          <w:bCs/>
          <w:sz w:val="20"/>
          <w:szCs w:val="20"/>
        </w:rPr>
      </w:r>
      <w:r>
        <w:rPr>
          <w:b/>
          <w:bCs/>
          <w:sz w:val="20"/>
          <w:szCs w:val="20"/>
        </w:rPr>
      </w:r>
    </w:p>
    <w:p>
      <w:pPr>
        <w:pStyle w:val="2602"/>
        <w:numPr>
          <w:ilvl w:val="1"/>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top_layer_thickness</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color w:val="000000"/>
          <w:sz w:val="20"/>
          <w:szCs w:val="20"/>
          <w:highlight w:val="none"/>
          <w:u w:val="none"/>
        </w:rPr>
        <w:t xml:space="preserve">8</w:t>
      </w:r>
      <w:r>
        <w:rPr>
          <w:rFonts w:ascii="Arial" w:hAnsi="Arial" w:eastAsia="Arial" w:cs="Arial"/>
          <w:b w:val="0"/>
          <w:bCs w:val="0"/>
          <w:color w:val="000000"/>
          <w:sz w:val="20"/>
          <w:szCs w:val="20"/>
          <w:highlight w:val="none"/>
          <w:u w:val="none"/>
        </w:rPr>
        <w:t xml:space="preserve">10</w:t>
      </w:r>
      <w:r>
        <w:rPr>
          <w:b/>
          <w:bCs/>
          <w:sz w:val="20"/>
          <w:szCs w:val="20"/>
        </w:rPr>
      </w:r>
      <w:r>
        <w:rPr>
          <w:b/>
          <w:bCs/>
          <w:sz w:val="20"/>
          <w:szCs w:val="20"/>
        </w:rPr>
      </w:r>
    </w:p>
    <w:p>
      <w:pPr>
        <w:pStyle w:val="2602"/>
        <w:numPr>
          <w:ilvl w:val="1"/>
          <w:numId w:val="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to</w:t>
      </w:r>
      <w:r>
        <w:rPr>
          <w:rFonts w:ascii="Arial" w:hAnsi="Arial" w:eastAsia="Arial" w:cs="Arial"/>
          <w:b/>
          <w:bCs/>
          <w:color w:val="000000"/>
          <w:sz w:val="20"/>
          <w:szCs w:val="20"/>
          <w:u w:val="none"/>
        </w:rPr>
        <w:t xml:space="preserve">tal_thickness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8</w:t>
      </w:r>
      <w:r>
        <w:rPr>
          <w:rFonts w:ascii="Arial" w:hAnsi="Arial" w:eastAsia="Arial" w:cs="Arial"/>
          <w:b w:val="0"/>
          <w:bCs w:val="0"/>
          <w:color w:val="000000"/>
          <w:sz w:val="20"/>
          <w:szCs w:val="20"/>
          <w:u w:val="none"/>
        </w:rPr>
        <w:t xml:space="preserve">4763.34</w:t>
      </w:r>
      <w:r>
        <w:rPr>
          <w:b/>
          <w:bCs/>
          <w:sz w:val="20"/>
          <w:szCs w:val="20"/>
        </w:rPr>
      </w:r>
      <w:r>
        <w:rPr>
          <w:b/>
          <w:bCs/>
          <w:sz w:val="20"/>
          <w:szCs w:val="20"/>
        </w:rPr>
      </w:r>
    </w:p>
    <w:p>
      <w:pPr>
        <w:pStyle w:val="2424"/>
        <w:pBdr/>
        <w:spacing w:line="276" w:lineRule="auto"/>
        <w:ind/>
        <w:jc w:val="left"/>
        <w:rPr>
          <w:color w:val="000000" w:themeColor="text1"/>
        </w:rPr>
      </w:pPr>
      <w:r>
        <w:rPr>
          <w:rFonts w:ascii="Arial" w:hAnsi="Arial" w:eastAsia="Arial" w:cs="Arial"/>
          <w:color w:val="000000" w:themeColor="text1"/>
          <w:sz w:val="28"/>
          <w:u w:val="none"/>
        </w:rPr>
        <w:t xml:space="preserve">Grid: Tripolar ocean</w:t>
      </w:r>
      <w:r>
        <w:rPr>
          <w:color w:val="000000" w:themeColor="text1"/>
        </w:rPr>
      </w:r>
      <w:r>
        <w:rPr>
          <w:color w:val="000000" w:themeColor="text1"/>
        </w:rPr>
      </w:r>
    </w:p>
    <w:p>
      <w:pPr>
        <w:pStyle w:val="2602"/>
        <w:numPr>
          <w:ilvl w:val="0"/>
          <w:numId w:val="55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1"/>
          <w:numId w:val="55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kawa_c</w:t>
      </w:r>
      <w:r>
        <w:rPr>
          <w:b/>
          <w:bCs/>
          <w:sz w:val="20"/>
          <w:szCs w:val="20"/>
        </w:rPr>
      </w:r>
      <w:r>
        <w:rPr>
          <w:b/>
          <w:bCs/>
          <w:sz w:val="20"/>
          <w:szCs w:val="20"/>
        </w:rPr>
      </w:r>
    </w:p>
    <w:p>
      <w:pPr>
        <w:pStyle w:val="2602"/>
        <w:numPr>
          <w:ilvl w:val="1"/>
          <w:numId w:val="55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10" w:author="David Hassell" w:date="2025-11-19T17:58:25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u w:val="none"/>
        </w:rPr>
        <w:t xml:space="preserve">horizontal</w:t>
      </w:r>
      <w:r>
        <w:rPr>
          <w:rFonts w:ascii="Arial" w:hAnsi="Arial" w:eastAsia="Arial" w:cs="Arial"/>
          <w:b/>
          <w:bCs/>
          <w:color w:val="000000"/>
          <w:sz w:val="20"/>
          <w:szCs w:val="20"/>
          <w:u w:val="none"/>
        </w:rPr>
        <w:t xml:space="preserve">_sub</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2"/>
          <w:numId w:val="55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w:t>
      </w:r>
      <w:r>
        <w:rPr>
          <w:rFonts w:ascii="Arial" w:hAnsi="Arial" w:eastAsia="Arial" w:cs="Arial"/>
          <w:b/>
          <w:bCs/>
          <w:color w:val="000000"/>
          <w:sz w:val="20"/>
          <w:szCs w:val="20"/>
          <w:highlight w:val="none"/>
          <w:u w:val="none"/>
        </w:rPr>
        <w:t xml:space="preserv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mass</w:t>
      </w:r>
      <w:r>
        <w:rPr>
          <w:b/>
          <w:bCs/>
          <w:sz w:val="20"/>
          <w:szCs w:val="20"/>
        </w:rPr>
      </w:r>
      <w:r>
        <w:rPr>
          <w:b/>
          <w:bCs/>
          <w:sz w:val="20"/>
          <w:szCs w:val="20"/>
        </w:rPr>
      </w:r>
    </w:p>
    <w:p>
      <w:pPr>
        <w:pStyle w:val="2602"/>
        <w:numPr>
          <w:ilvl w:val="2"/>
          <w:numId w:val="55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w:t>
      </w:r>
      <w:r>
        <w:rPr>
          <w:rFonts w:ascii="Arial" w:hAnsi="Arial" w:eastAsia="Arial" w:cs="Arial"/>
          <w:b/>
          <w:bCs/>
          <w:color w:val="000000"/>
          <w:sz w:val="20"/>
          <w:szCs w:val="20"/>
          <w:highlight w:val="none"/>
          <w:u w:val="none"/>
        </w:rPr>
        <w:t xml:space="preserve">_</w:t>
      </w:r>
      <w:r>
        <w:rPr>
          <w:rFonts w:ascii="Arial" w:hAnsi="Arial" w:eastAsia="Arial" w:cs="Arial"/>
          <w:b/>
          <w:bCs/>
          <w:color w:val="000000"/>
          <w:sz w:val="20"/>
          <w:szCs w:val="20"/>
          <w:highlight w:val="none"/>
          <w:u w:val="none"/>
        </w:rPr>
        <w:t xml:space="preserve">grid</w:t>
      </w:r>
      <w:r>
        <w:rPr>
          <w:rFonts w:ascii="Arial" w:hAnsi="Arial" w:eastAsia="Arial" w:cs="Arial"/>
          <w:b/>
          <w:bCs/>
          <w:color w:val="000000"/>
          <w:sz w:val="20"/>
          <w:szCs w:val="20"/>
          <w:highlight w:val="none"/>
          <w:u w:val="none"/>
        </w:rPr>
        <w:t xml:space="preserve">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highlight w:val="none"/>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i w:val="0"/>
          <w:iCs w:val="0"/>
          <w:color w:val="000000"/>
          <w:sz w:val="20"/>
          <w:szCs w:val="20"/>
          <w:u w:val="none"/>
        </w:rPr>
        <w:t xml:space="preserve">eO</w:t>
      </w:r>
      <w:r>
        <w:rPr>
          <w:rFonts w:ascii="Arial" w:hAnsi="Arial" w:eastAsia="Arial" w:cs="Arial"/>
          <w:b w:val="0"/>
          <w:bCs w:val="0"/>
          <w:i w:val="0"/>
          <w:iCs w:val="0"/>
          <w:color w:val="000000"/>
          <w:sz w:val="20"/>
          <w:szCs w:val="20"/>
          <w:u w:val="none"/>
        </w:rPr>
        <w:t xml:space="preserve">R</w:t>
      </w:r>
      <w:r>
        <w:rPr>
          <w:rFonts w:ascii="Arial" w:hAnsi="Arial" w:eastAsia="Arial" w:cs="Arial"/>
          <w:b w:val="0"/>
          <w:bCs w:val="0"/>
          <w:i w:val="0"/>
          <w:iCs w:val="0"/>
          <w:color w:val="000000"/>
          <w:sz w:val="20"/>
          <w:szCs w:val="20"/>
          <w:u w:val="none"/>
        </w:rPr>
        <w:t xml:space="preserve">CA025</w:t>
      </w:r>
      <w:r>
        <w:rPr>
          <w:b/>
          <w:bCs/>
          <w:i w:val="0"/>
          <w:sz w:val="20"/>
          <w:szCs w:val="20"/>
          <w:highlight w:val="none"/>
        </w:rPr>
      </w:r>
      <w:r>
        <w:rPr>
          <w:b/>
          <w:bCs/>
          <w:i w:val="0"/>
          <w:sz w:val="20"/>
          <w:szCs w:val="20"/>
          <w:highlight w:val="none"/>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grid_type</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tri</w:t>
      </w:r>
      <w:r>
        <w:rPr>
          <w:rFonts w:ascii="Arial" w:hAnsi="Arial" w:eastAsia="Arial" w:cs="Arial"/>
          <w:b w:val="0"/>
          <w:bCs w:val="0"/>
          <w:i/>
          <w:iCs/>
          <w:color w:val="000000"/>
          <w:sz w:val="20"/>
          <w:szCs w:val="20"/>
          <w:u w:val="single"/>
        </w:rPr>
        <w:t xml:space="preserve">p</w:t>
      </w:r>
      <w:r>
        <w:rPr>
          <w:rFonts w:ascii="Arial" w:hAnsi="Arial" w:eastAsia="Arial" w:cs="Arial"/>
          <w:b w:val="0"/>
          <w:bCs w:val="0"/>
          <w:i/>
          <w:iCs/>
          <w:color w:val="000000"/>
          <w:sz w:val="20"/>
          <w:szCs w:val="20"/>
          <w:u w:val="single"/>
        </w:rPr>
        <w:t xml:space="preserve">o</w:t>
      </w:r>
      <w:r>
        <w:rPr>
          <w:rFonts w:ascii="Arial" w:hAnsi="Arial" w:eastAsia="Arial" w:cs="Arial"/>
          <w:b w:val="0"/>
          <w:bCs w:val="0"/>
          <w:i/>
          <w:iCs/>
          <w:color w:val="000000"/>
          <w:sz w:val="20"/>
          <w:szCs w:val="20"/>
          <w:u w:val="single"/>
        </w:rPr>
        <w:t xml:space="preserve">lar</w:t>
      </w:r>
      <w:r>
        <w:rPr>
          <w:b/>
          <w:bCs/>
          <w:sz w:val="20"/>
          <w:szCs w:val="20"/>
        </w:rPr>
      </w:r>
      <w:r>
        <w:rPr>
          <w:b/>
          <w:bCs/>
          <w:sz w:val="20"/>
          <w:szCs w:val="20"/>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grid_mapping</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lati</w:t>
      </w:r>
      <w:r>
        <w:rPr>
          <w:rFonts w:ascii="Arial" w:hAnsi="Arial" w:eastAsia="Arial" w:cs="Arial"/>
          <w:b w:val="0"/>
          <w:bCs w:val="0"/>
          <w:i/>
          <w:iCs/>
          <w:color w:val="000000"/>
          <w:sz w:val="20"/>
          <w:szCs w:val="20"/>
          <w:u w:val="single"/>
        </w:rPr>
        <w:t xml:space="preserve">t</w:t>
      </w:r>
      <w:r>
        <w:rPr>
          <w:rFonts w:ascii="Arial" w:hAnsi="Arial" w:eastAsia="Arial" w:cs="Arial"/>
          <w:b w:val="0"/>
          <w:bCs w:val="0"/>
          <w:i/>
          <w:iCs/>
          <w:color w:val="000000"/>
          <w:sz w:val="20"/>
          <w:szCs w:val="20"/>
          <w:u w:val="single"/>
        </w:rPr>
        <w:t xml:space="preserve">ude_longitude</w:t>
      </w:r>
      <w:r>
        <w:rPr>
          <w:b/>
          <w:bCs/>
          <w:sz w:val="20"/>
          <w:szCs w:val="20"/>
        </w:rPr>
      </w:r>
      <w:r>
        <w:rPr>
          <w:b/>
          <w:bCs/>
          <w:sz w:val="20"/>
          <w:szCs w:val="20"/>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region</w:t>
      </w:r>
      <w:r>
        <w:rPr>
          <w:rFonts w:ascii="Arial" w:hAnsi="Arial" w:eastAsia="Arial" w:cs="Arial"/>
          <w:b w:val="0"/>
          <w:bCs w:val="0"/>
          <w:color w:val="000000"/>
          <w:sz w:val="20"/>
          <w:szCs w:val="20"/>
          <w:u w:val="none"/>
        </w:rPr>
        <w:t xml:space="preserve">:</w:t>
      </w:r>
      <w:r>
        <w:rPr>
          <w:rFonts w:ascii="Arial" w:hAnsi="Arial" w:eastAsia="Arial" w:cs="Arial"/>
          <w:b/>
          <w:bCs/>
          <w:color w:val="000000"/>
          <w:sz w:val="20"/>
          <w:szCs w:val="20"/>
          <w:u w:val="none"/>
        </w:rPr>
        <w:t xml:space="preserve"> </w:t>
      </w:r>
      <w:r>
        <w:rPr>
          <w:rFonts w:ascii="Arial" w:hAnsi="Arial" w:eastAsia="Arial" w:cs="Arial"/>
          <w:b w:val="0"/>
          <w:bCs w:val="0"/>
          <w:i/>
          <w:iCs/>
          <w:color w:val="000000"/>
          <w:sz w:val="20"/>
          <w:szCs w:val="20"/>
          <w:u w:val="single"/>
        </w:rPr>
        <w:t xml:space="preserve">glob</w:t>
      </w:r>
      <w:r>
        <w:rPr>
          <w:rFonts w:ascii="Arial" w:hAnsi="Arial" w:eastAsia="Arial" w:cs="Arial"/>
          <w:b w:val="0"/>
          <w:bCs w:val="0"/>
          <w:i/>
          <w:iCs/>
          <w:color w:val="000000"/>
          <w:sz w:val="20"/>
          <w:szCs w:val="20"/>
          <w:u w:val="single"/>
        </w:rPr>
        <w:t xml:space="preserve">al</w:t>
      </w:r>
      <w:r>
        <w:rPr>
          <w:b/>
          <w:bCs/>
          <w:sz w:val="20"/>
          <w:szCs w:val="20"/>
        </w:rPr>
      </w:r>
      <w:r>
        <w:rPr>
          <w:b/>
          <w:bCs/>
          <w:sz w:val="20"/>
          <w:szCs w:val="20"/>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w:t>
      </w:r>
      <w:r>
        <w:rPr>
          <w:rFonts w:ascii="Arial" w:hAnsi="Arial" w:eastAsia="Arial" w:cs="Arial"/>
          <w:b/>
          <w:bCs/>
          <w:color w:val="000000"/>
          <w:sz w:val="20"/>
          <w:szCs w:val="20"/>
          <w:u w:val="none"/>
        </w:rPr>
        <w:t xml:space="preserve"> </w:t>
      </w:r>
      <w:r>
        <w:rPr>
          <w:rFonts w:ascii="Arial" w:hAnsi="Arial" w:eastAsia="Arial" w:cs="Arial"/>
          <w:b w:val="0"/>
          <w:bCs w:val="0"/>
          <w:i/>
          <w:iCs/>
          <w:color w:val="000000"/>
          <w:sz w:val="20"/>
          <w:szCs w:val="20"/>
          <w:u w:val="single"/>
        </w:rPr>
        <w:t xml:space="preserve">st</w:t>
      </w:r>
      <w:r>
        <w:rPr>
          <w:rFonts w:ascii="Arial" w:hAnsi="Arial" w:eastAsia="Arial" w:cs="Arial"/>
          <w:b w:val="0"/>
          <w:bCs w:val="0"/>
          <w:i/>
          <w:iCs/>
          <w:color w:val="000000"/>
          <w:sz w:val="20"/>
          <w:szCs w:val="20"/>
          <w:u w:val="single"/>
        </w:rPr>
        <w:t xml:space="preserve">atic</w:t>
      </w:r>
      <w:r>
        <w:rPr>
          <w:b/>
          <w:bCs/>
          <w:sz w:val="20"/>
          <w:szCs w:val="20"/>
        </w:rPr>
      </w:r>
      <w:r>
        <w:rPr>
          <w:b/>
          <w:bCs/>
          <w:sz w:val="20"/>
          <w:szCs w:val="20"/>
        </w:rPr>
      </w:r>
    </w:p>
    <w:p>
      <w:pPr>
        <w:pStyle w:val="2602"/>
        <w:numPr>
          <w:ilvl w:val="3"/>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17</w:t>
      </w:r>
      <w:r>
        <w:rPr>
          <w:rFonts w:ascii="Arial" w:hAnsi="Arial" w:eastAsia="Arial" w:cs="Arial"/>
          <w:b w:val="0"/>
          <w:bCs w:val="0"/>
          <w:color w:val="000000"/>
          <w:sz w:val="20"/>
          <w:szCs w:val="20"/>
          <w:u w:val="none"/>
        </w:rPr>
        <w:t xml:space="preserve">25200</w:t>
      </w:r>
      <w:r>
        <w:rPr>
          <w:b/>
          <w:bCs/>
          <w:sz w:val="20"/>
          <w:szCs w:val="20"/>
        </w:rPr>
      </w:r>
      <w:r>
        <w:rPr>
          <w:b/>
          <w:bCs/>
          <w:sz w:val="20"/>
          <w:szCs w:val="20"/>
        </w:rPr>
      </w:r>
    </w:p>
    <w:p>
      <w:pPr>
        <w:pStyle w:val="2602"/>
        <w:numPr>
          <w:ilvl w:val="0"/>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coordinate</w:t>
      </w:r>
      <w:r>
        <w:rPr>
          <w:rFonts w:ascii="Arial" w:hAnsi="Arial" w:eastAsia="Arial" w:cs="Arial"/>
          <w:b w:val="0"/>
          <w:bCs w:val="0"/>
          <w:color w:val="000000"/>
          <w:sz w:val="20"/>
          <w:szCs w:val="20"/>
          <w:u w:val="none"/>
        </w:rPr>
        <w:t xml:space="preserve">:</w:t>
      </w:r>
      <w:r>
        <w:rPr>
          <w:rFonts w:ascii="Arial" w:hAnsi="Arial" w:eastAsia="Arial" w:cs="Arial"/>
          <w:b/>
          <w:bCs/>
          <w:color w:val="000000"/>
          <w:sz w:val="20"/>
          <w:szCs w:val="20"/>
          <w:u w:val="none"/>
        </w:rPr>
        <w:t xml:space="preserve"> </w:t>
      </w:r>
      <w:r>
        <w:rPr>
          <w:rFonts w:ascii="Arial" w:hAnsi="Arial" w:eastAsia="Arial" w:cs="Arial"/>
          <w:b w:val="0"/>
          <w:bCs w:val="0"/>
          <w:i/>
          <w:iCs/>
          <w:color w:val="000000"/>
          <w:sz w:val="20"/>
          <w:szCs w:val="20"/>
          <w:u w:val="single"/>
        </w:rPr>
        <w:t xml:space="preserve">ocean_s_coordinate</w:t>
      </w:r>
      <w:r>
        <w:rPr>
          <w:b/>
          <w:bCs/>
          <w:sz w:val="20"/>
          <w:szCs w:val="20"/>
        </w:rPr>
      </w:r>
      <w:r>
        <w:rPr>
          <w:b/>
          <w:bCs/>
          <w:sz w:val="20"/>
          <w:szCs w:val="20"/>
        </w:rPr>
      </w:r>
    </w:p>
    <w:p>
      <w:pPr>
        <w:pStyle w:val="2602"/>
        <w:numPr>
          <w:ilvl w:val="1"/>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11" w:author="David Hassell" w:date="2025-11-11T14:04:14Z" oouserid="e42c3f48-66ba-4efd-805a-1ef7f6780645">
        <w:r>
          <w:rPr>
            <w:b/>
            <w:bCs/>
            <w:sz w:val="20"/>
            <w:szCs w:val="20"/>
            <w:highlight w:val="none"/>
          </w:rPr>
        </w:r>
      </w:ins>
      <w:r>
        <w:rPr>
          <w:rFonts w:ascii="Arial" w:hAnsi="Arial" w:eastAsia="Arial" w:cs="Arial"/>
          <w:b/>
          <w:bCs/>
          <w:color w:val="000000"/>
          <w:sz w:val="20"/>
          <w:szCs w:val="20"/>
          <w:u w:val="none"/>
        </w:rPr>
        <w:t xml:space="preserve">n_z</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7</w:t>
      </w:r>
      <w:r>
        <w:rPr>
          <w:rFonts w:ascii="Arial" w:hAnsi="Arial" w:eastAsia="Arial" w:cs="Arial"/>
          <w:b w:val="0"/>
          <w:bCs w:val="0"/>
          <w:color w:val="000000"/>
          <w:sz w:val="20"/>
          <w:szCs w:val="20"/>
          <w:u w:val="none"/>
        </w:rPr>
        <w:t xml:space="preserve">5</w:t>
      </w:r>
      <w:r>
        <w:rPr>
          <w:b/>
          <w:bCs/>
          <w:sz w:val="20"/>
          <w:szCs w:val="20"/>
        </w:rPr>
      </w:r>
      <w:r>
        <w:rPr>
          <w:b/>
          <w:bCs/>
          <w:sz w:val="20"/>
          <w:szCs w:val="20"/>
        </w:rPr>
      </w:r>
    </w:p>
    <w:p>
      <w:pPr>
        <w:pStyle w:val="2602"/>
        <w:numPr>
          <w:ilvl w:val="1"/>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top_l</w:t>
      </w:r>
      <w:r>
        <w:rPr>
          <w:rFonts w:ascii="Arial" w:hAnsi="Arial" w:eastAsia="Arial" w:cs="Arial"/>
          <w:b/>
          <w:bCs/>
          <w:color w:val="000000"/>
          <w:sz w:val="20"/>
          <w:szCs w:val="20"/>
          <w:u w:val="none"/>
        </w:rPr>
        <w:t xml:space="preserve">ayer</w:t>
      </w:r>
      <w:r>
        <w:rPr>
          <w:rFonts w:ascii="Arial" w:hAnsi="Arial" w:eastAsia="Arial" w:cs="Arial"/>
          <w:b/>
          <w:bCs/>
          <w:color w:val="000000"/>
          <w:sz w:val="20"/>
          <w:szCs w:val="20"/>
          <w:u w:val="none"/>
        </w:rPr>
        <w:t xml:space="preserve">_thick</w:t>
      </w:r>
      <w:r>
        <w:rPr>
          <w:rFonts w:ascii="Arial" w:hAnsi="Arial" w:eastAsia="Arial" w:cs="Arial"/>
          <w:b/>
          <w:bCs/>
          <w:color w:val="000000"/>
          <w:sz w:val="20"/>
          <w:szCs w:val="20"/>
          <w:u w:val="none"/>
        </w:rPr>
        <w:t xml:space="preserve">ness</w:t>
      </w:r>
      <w:r>
        <w:rPr>
          <w:rFonts w:ascii="Arial" w:hAnsi="Arial" w:eastAsia="Arial" w:cs="Arial"/>
          <w:b w:val="0"/>
          <w:bCs w:val="0"/>
          <w:color w:val="000000"/>
          <w:sz w:val="20"/>
          <w:szCs w:val="20"/>
          <w:u w:val="none"/>
        </w:rPr>
        <w:t xml:space="preserve">:</w:t>
      </w:r>
      <w:r>
        <w:rPr>
          <w:rFonts w:ascii="Arial" w:hAnsi="Arial" w:eastAsia="Arial" w:cs="Arial"/>
          <w:b/>
          <w:bCs/>
          <w:color w:val="000000"/>
          <w:sz w:val="20"/>
          <w:szCs w:val="20"/>
          <w:u w:val="none"/>
        </w:rPr>
        <w:t xml:space="preserve"> </w:t>
      </w:r>
      <w:r>
        <w:rPr>
          <w:rFonts w:ascii="Arial" w:hAnsi="Arial" w:eastAsia="Arial" w:cs="Arial"/>
          <w:b w:val="0"/>
          <w:bCs w:val="0"/>
          <w:color w:val="000000"/>
          <w:sz w:val="20"/>
          <w:szCs w:val="20"/>
          <w:u w:val="none"/>
        </w:rPr>
        <w:t xml:space="preserve">1.5</w:t>
      </w:r>
      <w:r>
        <w:rPr>
          <w:b/>
          <w:bCs/>
          <w:sz w:val="20"/>
          <w:szCs w:val="20"/>
        </w:rPr>
      </w:r>
      <w:r>
        <w:rPr>
          <w:b/>
          <w:bCs/>
          <w:sz w:val="20"/>
          <w:szCs w:val="20"/>
        </w:rPr>
      </w:r>
    </w:p>
    <w:p>
      <w:pPr>
        <w:pStyle w:val="2602"/>
        <w:numPr>
          <w:ilvl w:val="1"/>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bottom_layer_thickness</w:t>
      </w:r>
      <w:r>
        <w:rPr>
          <w:b w:val="0"/>
          <w:bCs w:val="0"/>
          <w:sz w:val="20"/>
          <w:szCs w:val="20"/>
          <w:highlight w:val="none"/>
        </w:rPr>
        <w:t xml:space="preserve">:</w:t>
      </w:r>
      <w:r>
        <w:rPr>
          <w:b/>
          <w:bCs/>
          <w:sz w:val="20"/>
          <w:szCs w:val="20"/>
          <w:highlight w:val="none"/>
        </w:rPr>
        <w:t xml:space="preserve"> </w:t>
      </w:r>
      <w:r>
        <w:rPr>
          <w:b w:val="0"/>
          <w:bCs w:val="0"/>
          <w:sz w:val="20"/>
          <w:szCs w:val="20"/>
          <w:highlight w:val="none"/>
        </w:rPr>
        <w:t xml:space="preserve">200</w:t>
      </w:r>
      <w:r>
        <w:rPr>
          <w:b/>
          <w:bCs/>
          <w:sz w:val="20"/>
          <w:szCs w:val="20"/>
        </w:rPr>
      </w:r>
      <w:r>
        <w:rPr>
          <w:b/>
          <w:bCs/>
          <w:sz w:val="20"/>
          <w:szCs w:val="20"/>
        </w:rPr>
      </w:r>
    </w:p>
    <w:p>
      <w:pPr>
        <w:pStyle w:val="2602"/>
        <w:numPr>
          <w:ilvl w:val="1"/>
          <w:numId w:val="3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total_thickness</w:t>
      </w:r>
      <w:r>
        <w:rPr>
          <w:b w:val="0"/>
          <w:bCs w:val="0"/>
          <w:sz w:val="20"/>
          <w:szCs w:val="20"/>
          <w:highlight w:val="none"/>
        </w:rPr>
        <w:t xml:space="preserve">: </w:t>
      </w:r>
      <w:r>
        <w:rPr>
          <w:b w:val="0"/>
          <w:bCs w:val="0"/>
          <w:sz w:val="20"/>
          <w:szCs w:val="20"/>
          <w:highlight w:val="none"/>
        </w:rPr>
        <w:t xml:space="preserve">4000</w:t>
      </w:r>
      <w:r>
        <w:rPr>
          <w:b/>
          <w:bCs/>
          <w:sz w:val="20"/>
          <w:szCs w:val="20"/>
        </w:rPr>
      </w:r>
      <w:r>
        <w:rPr>
          <w:b/>
          <w:bCs/>
          <w:sz w:val="20"/>
          <w:szCs w:val="20"/>
        </w:rPr>
      </w:r>
    </w:p>
    <w:p>
      <w:pPr>
        <w:pStyle w:val="2424"/>
        <w:pBdr/>
        <w:spacing w:line="276" w:lineRule="auto"/>
        <w:ind/>
        <w:jc w:val="left"/>
        <w:rPr>
          <w:color w:val="000000" w:themeColor="text1"/>
        </w:rPr>
      </w:pPr>
      <w:r>
        <w:rPr>
          <w:rFonts w:ascii="Arial" w:hAnsi="Arial" w:eastAsia="Arial" w:cs="Arial"/>
          <w:color w:val="000000" w:themeColor="text1"/>
          <w:sz w:val="28"/>
          <w:u w:val="none"/>
        </w:rPr>
        <w:t xml:space="preserve">Grid: Reduced Gaussian</w:t>
      </w:r>
      <w:r>
        <w:rPr>
          <w:color w:val="000000" w:themeColor="text1"/>
        </w:rPr>
      </w:r>
      <w:r>
        <w:rPr>
          <w:color w:val="000000" w:themeColor="text1"/>
        </w:rPr>
      </w:r>
    </w:p>
    <w:p>
      <w:pPr>
        <w:pStyle w:val="2602"/>
        <w:numPr>
          <w:ilvl w:val="0"/>
          <w:numId w:val="55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ho</w:t>
      </w:r>
      <w:r>
        <w:rPr>
          <w:rFonts w:ascii="Arial" w:hAnsi="Arial" w:eastAsia="Arial" w:cs="Arial"/>
          <w:b/>
          <w:bCs/>
          <w:color w:val="000000"/>
          <w:sz w:val="20"/>
          <w:szCs w:val="20"/>
          <w:u w:val="none"/>
        </w:rPr>
        <w:t xml:space="preserve">ri</w:t>
      </w:r>
      <w:r>
        <w:rPr>
          <w:rFonts w:ascii="Arial" w:hAnsi="Arial" w:eastAsia="Arial" w:cs="Arial"/>
          <w:b/>
          <w:bCs/>
          <w:color w:val="000000"/>
          <w:sz w:val="20"/>
          <w:szCs w:val="20"/>
          <w:u w:val="none"/>
        </w:rPr>
        <w:t xml:space="preserve">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55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Change w:id="112" w:author="David Hassell" w:date="2025-12-02T17:34:40Z" oouserid="e42c3f48-66ba-4efd-805a-1ef7f6780645">
            <w:rPr>
              <w:rFonts w:ascii="Arial" w:hAnsi="Arial" w:eastAsia="Arial" w:cs="Arial"/>
              <w:b/>
              <w:bCs/>
              <w:color w:val="000000"/>
              <w:sz w:val="20"/>
              <w:szCs w:val="20"/>
              <w:u w:val="none"/>
            </w:rPr>
          </w:rPrChange>
        </w:rPr>
      </w:r>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b w:val="0"/>
          <w:bCs w:val="0"/>
          <w:i/>
          <w:iCs/>
          <w:color w:val="000000"/>
          <w:sz w:val="20"/>
          <w:szCs w:val="20"/>
          <w:u w:val="single"/>
        </w:rPr>
        <w:t xml:space="preserve">kawa_b</w:t>
      </w:r>
      <w:r>
        <w:rPr>
          <w:b/>
          <w:bCs/>
          <w:sz w:val="20"/>
          <w:szCs w:val="20"/>
        </w:rPr>
      </w:r>
      <w:r>
        <w:rPr>
          <w:b/>
          <w:bCs/>
          <w:sz w:val="20"/>
          <w:szCs w:val="20"/>
        </w:rPr>
      </w:r>
    </w:p>
    <w:p>
      <w:pPr>
        <w:pStyle w:val="2602"/>
        <w:numPr>
          <w:ilvl w:val="1"/>
          <w:numId w:val="55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2"/>
          <w:numId w:val="55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mass</w:t>
      </w:r>
      <w:r>
        <w:rPr>
          <w:b/>
          <w:bCs/>
          <w:sz w:val="20"/>
          <w:szCs w:val="20"/>
        </w:rPr>
      </w:r>
      <w:r>
        <w:rPr>
          <w:b/>
          <w:bCs/>
          <w:sz w:val="20"/>
          <w:szCs w:val="20"/>
        </w:rPr>
      </w:r>
    </w:p>
    <w:p>
      <w:pPr>
        <w:pStyle w:val="2602"/>
        <w:numPr>
          <w:ilvl w:val="2"/>
          <w:numId w:val="55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single"/>
        </w:rPr>
      </w:pPr>
      <w:r>
        <w:rPr>
          <w:rFonts w:ascii="Arial" w:hAnsi="Arial" w:eastAsia="Arial" w:cs="Arial"/>
          <w:b/>
          <w:bCs/>
          <w:i w:val="0"/>
          <w:iCs w:val="0"/>
          <w:color w:val="000000"/>
          <w:sz w:val="20"/>
          <w:szCs w:val="20"/>
          <w:u w:val="none"/>
        </w:rPr>
        <w:t xml:space="preserve">descr</w:t>
      </w:r>
      <w:r>
        <w:rPr>
          <w:rFonts w:ascii="Arial" w:hAnsi="Arial" w:eastAsia="Arial" w:cs="Arial"/>
          <w:b/>
          <w:bCs/>
          <w:i w:val="0"/>
          <w:iCs w:val="0"/>
          <w:color w:val="000000"/>
          <w:sz w:val="20"/>
          <w:szCs w:val="20"/>
          <w:u w:val="none"/>
        </w:rPr>
        <w:t xml:space="preserve">iption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val="0"/>
          <w:iCs w:val="0"/>
          <w:color w:val="000000"/>
          <w:sz w:val="20"/>
          <w:szCs w:val="20"/>
          <w:u w:val="none"/>
        </w:rPr>
        <w:t xml:space="preserve">T12</w:t>
      </w:r>
      <w:r>
        <w:rPr>
          <w:rFonts w:ascii="Arial" w:hAnsi="Arial" w:eastAsia="Arial" w:cs="Arial"/>
          <w:b w:val="0"/>
          <w:bCs w:val="0"/>
          <w:i w:val="0"/>
          <w:iCs w:val="0"/>
          <w:color w:val="000000"/>
          <w:sz w:val="20"/>
          <w:szCs w:val="20"/>
          <w:u w:val="none"/>
        </w:rPr>
        <w:t xml:space="preserve">7. G</w:t>
      </w:r>
      <w:r>
        <w:rPr>
          <w:rFonts w:ascii="Arial" w:hAnsi="Arial" w:eastAsia="Arial" w:cs="Arial"/>
          <w:b w:val="0"/>
          <w:bCs w:val="0"/>
          <w:i w:val="0"/>
          <w:iCs w:val="0"/>
          <w:color w:val="000000"/>
          <w:sz w:val="20"/>
          <w:szCs w:val="20"/>
          <w:u w:val="none"/>
        </w:rPr>
        <w:t xml:space="preserve">aussian Reduced </w:t>
      </w:r>
      <w:r>
        <w:rPr>
          <w:rFonts w:ascii="Arial" w:hAnsi="Arial" w:eastAsia="Arial" w:cs="Arial"/>
          <w:b w:val="0"/>
          <w:bCs w:val="0"/>
          <w:i w:val="0"/>
          <w:iCs w:val="0"/>
          <w:color w:val="000000"/>
          <w:sz w:val="20"/>
          <w:szCs w:val="20"/>
          <w:u w:val="none"/>
        </w:rPr>
        <w:t xml:space="preserve">with 256 grid points per latitude circle between 30 degrees north and 30 degrees south, reducing to 20 grid points per latitude circle at 88.9 degre</w:t>
      </w:r>
      <w:r>
        <w:rPr>
          <w:rFonts w:ascii="Arial" w:hAnsi="Arial" w:eastAsia="Arial" w:cs="Arial"/>
          <w:b w:val="0"/>
          <w:bCs w:val="0"/>
          <w:i w:val="0"/>
          <w:iCs w:val="0"/>
          <w:color w:val="000000"/>
          <w:sz w:val="20"/>
          <w:szCs w:val="20"/>
          <w:u w:val="none"/>
        </w:rPr>
        <w:t xml:space="preserve">es north and 88.9 degrees south.</w:t>
      </w:r>
      <w:r>
        <w:rPr>
          <w:rFonts w:ascii="Arial" w:hAnsi="Arial" w:eastAsia="Arial" w:cs="Arial"/>
          <w:b/>
          <w:bCs/>
          <w:i w:val="0"/>
          <w:color w:val="000000"/>
          <w:sz w:val="20"/>
          <w:szCs w:val="20"/>
          <w:u w:val="single"/>
        </w:rPr>
      </w:r>
      <w:r>
        <w:rPr>
          <w:rFonts w:ascii="Arial" w:hAnsi="Arial" w:eastAsia="Arial" w:cs="Arial"/>
          <w:b/>
          <w:bCs/>
          <w:i w:val="0"/>
          <w:color w:val="000000"/>
          <w:sz w:val="20"/>
          <w:szCs w:val="20"/>
          <w:u w:val="single"/>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single"/>
          <w:rPrChange w:id="113" w:author="David Hassell" w:date="2025-02-13T13:59:21Z" oouserid="e42c3f48-66ba-4efd-805a-1ef7f6780645">
            <w:rPr>
              <w:rFonts w:ascii="Arial" w:hAnsi="Arial" w:eastAsia="Arial" w:cs="Arial"/>
              <w:i/>
              <w:iCs/>
              <w:color w:val="000000"/>
              <w:sz w:val="22"/>
              <w:u w:val="single"/>
            </w:rPr>
          </w:rPrChange>
        </w:rPr>
      </w:r>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red</w:t>
      </w:r>
      <w:r>
        <w:rPr>
          <w:rFonts w:ascii="Arial" w:hAnsi="Arial" w:eastAsia="Arial" w:cs="Arial"/>
          <w:b w:val="0"/>
          <w:bCs w:val="0"/>
          <w:i/>
          <w:iCs/>
          <w:color w:val="000000"/>
          <w:sz w:val="20"/>
          <w:szCs w:val="20"/>
          <w:u w:val="single"/>
        </w:rPr>
        <w:t xml:space="preserve">uced_gau</w:t>
      </w:r>
      <w:r>
        <w:rPr>
          <w:rFonts w:ascii="Arial" w:hAnsi="Arial" w:eastAsia="Arial" w:cs="Arial"/>
          <w:b w:val="0"/>
          <w:bCs w:val="0"/>
          <w:i/>
          <w:iCs/>
          <w:color w:val="000000"/>
          <w:sz w:val="20"/>
          <w:szCs w:val="20"/>
          <w:u w:val="single"/>
        </w:rPr>
        <w:t xml:space="preserve">ssian</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glob</w:t>
      </w:r>
      <w:r>
        <w:rPr>
          <w:rFonts w:ascii="Arial" w:hAnsi="Arial" w:eastAsia="Arial" w:cs="Arial"/>
          <w:b w:val="0"/>
          <w:bCs w:val="0"/>
          <w:i/>
          <w:iCs/>
          <w:color w:val="000000"/>
          <w:sz w:val="20"/>
          <w:szCs w:val="20"/>
          <w:u w:val="single"/>
        </w:rPr>
        <w:t xml:space="preserve">al</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u w:val="none"/>
          <w:rPrChange w:id="114" w:author="David Hassell" w:date="2025-02-13T13:59:59Z" oouserid="e42c3f48-66ba-4efd-805a-1ef7f6780645">
            <w:rPr>
              <w:rFonts w:ascii="Arial" w:hAnsi="Arial" w:eastAsia="Arial" w:cs="Arial"/>
              <w:b/>
              <w:color w:val="000000"/>
              <w:sz w:val="22"/>
              <w:u w:val="none"/>
            </w:rPr>
          </w:rPrChange>
        </w:rPr>
      </w:r>
      <w:r>
        <w:rPr>
          <w:rFonts w:ascii="Arial" w:hAnsi="Arial" w:eastAsia="Arial" w:cs="Arial"/>
          <w:b/>
          <w:bCs/>
          <w:i w:val="0"/>
          <w:iCs w:val="0"/>
          <w:color w:val="000000"/>
          <w:sz w:val="20"/>
          <w:szCs w:val="20"/>
          <w:u w:val="none"/>
        </w:rPr>
        <w:t xml:space="preserve">te</w:t>
      </w:r>
      <w:r>
        <w:rPr>
          <w:rFonts w:ascii="Arial" w:hAnsi="Arial" w:eastAsia="Arial" w:cs="Arial"/>
          <w:b/>
          <w:bCs/>
          <w:color w:val="000000"/>
          <w:sz w:val="20"/>
          <w:szCs w:val="20"/>
          <w:u w:val="none"/>
        </w:rPr>
        <w:t xml:space="preserv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sz w:val="20"/>
          <w:szCs w:val="20"/>
        </w:rPr>
      </w:r>
      <w:r>
        <w:rPr>
          <w:b/>
          <w:bCs/>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y_resolution</w:t>
      </w:r>
      <w:r>
        <w:rPr>
          <w:b w:val="0"/>
          <w:bCs w:val="0"/>
          <w:sz w:val="20"/>
          <w:szCs w:val="20"/>
          <w:highlight w:val="none"/>
        </w:rPr>
        <w:t xml:space="preserve">: </w:t>
      </w:r>
      <w:r>
        <w:rPr>
          <w:b w:val="0"/>
          <w:bCs w:val="0"/>
          <w:i w:val="0"/>
          <w:iCs w:val="0"/>
          <w:sz w:val="20"/>
          <w:szCs w:val="20"/>
          <w:highlight w:val="none"/>
        </w:rPr>
        <w:t xml:space="preserve">1.40625</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horizontal_units</w:t>
      </w:r>
      <w:r>
        <w:rPr>
          <w:b w:val="0"/>
          <w:bCs w:val="0"/>
          <w:sz w:val="20"/>
          <w:szCs w:val="20"/>
          <w:highlight w:val="none"/>
        </w:rPr>
        <w:t xml:space="preserve">: </w:t>
      </w:r>
      <w:r>
        <w:rPr>
          <w:b w:val="0"/>
          <w:bCs w:val="0"/>
          <w:i/>
          <w:iCs/>
          <w:sz w:val="20"/>
          <w:szCs w:val="20"/>
          <w:highlight w:val="none"/>
          <w:u w:val="single"/>
        </w:rPr>
        <w:t xml:space="preserve">degree</w:t>
      </w:r>
      <w:r>
        <w:rPr>
          <w:b/>
          <w:bCs/>
          <w:sz w:val="20"/>
          <w:szCs w:val="20"/>
        </w:rPr>
      </w:r>
      <w:r>
        <w:rPr>
          <w:b/>
          <w:bCs/>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89.296875</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ins w:id="115" w:author="David Hassell" w:date="2025-11-11T14:07:11Z" oouserid="e42c3f48-66ba-4efd-805a-1ef7f6780645">
        <w:r>
          <w:rPr>
            <w:b/>
            <w:bCs/>
            <w:i w:val="0"/>
            <w:iCs w:val="0"/>
            <w:sz w:val="20"/>
            <w:szCs w:val="20"/>
            <w:highlight w:val="none"/>
            <w:rPrChange w:id="116" w:author="David Hassell" w:date="2025-12-02T17:34:40Z" oouserid="e42c3f48-66ba-4efd-805a-1ef7f6780645">
              <w:rPr>
                <w:b/>
                <w:bCs/>
                <w:i w:val="0"/>
                <w:iCs w:val="0"/>
                <w:sz w:val="20"/>
                <w:szCs w:val="20"/>
                <w:highlight w:val="none"/>
              </w:rPr>
            </w:rPrChange>
          </w:rPr>
        </w:r>
      </w:ins>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rPr>
        <w:t xml:space="preserve">0.9</w:t>
      </w:r>
      <w:r>
        <w:rPr>
          <w:b/>
          <w:bCs/>
          <w:i w:val="0"/>
          <w:sz w:val="20"/>
          <w:szCs w:val="20"/>
        </w:rPr>
      </w:r>
      <w:r>
        <w:rPr>
          <w:b/>
          <w:bCs/>
          <w:i w:val="0"/>
          <w:sz w:val="20"/>
          <w:szCs w:val="20"/>
        </w:rPr>
      </w:r>
    </w:p>
    <w:p>
      <w:pPr>
        <w:pStyle w:val="2602"/>
        <w:numPr>
          <w:ilvl w:val="3"/>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24</w:t>
      </w:r>
      <w:r>
        <w:rPr>
          <w:rFonts w:ascii="Arial" w:hAnsi="Arial" w:eastAsia="Arial" w:cs="Arial"/>
          <w:b w:val="0"/>
          <w:bCs w:val="0"/>
          <w:color w:val="000000"/>
          <w:sz w:val="20"/>
          <w:szCs w:val="20"/>
          <w:u w:val="none"/>
        </w:rPr>
        <w:t xml:space="preserve">572</w:t>
      </w:r>
      <w:r>
        <w:rPr>
          <w:b/>
          <w:bCs/>
          <w:sz w:val="20"/>
          <w:szCs w:val="20"/>
        </w:rPr>
      </w:r>
      <w:r>
        <w:rPr>
          <w:b/>
          <w:bCs/>
          <w:sz w:val="20"/>
          <w:szCs w:val="20"/>
        </w:rPr>
      </w:r>
    </w:p>
    <w:p>
      <w:pPr>
        <w:pStyle w:val="2602"/>
        <w:numPr>
          <w:ilvl w:val="1"/>
          <w:numId w:val="6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2"/>
          <w:numId w:val="6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x_velocity,</w:t>
      </w:r>
      <w:r>
        <w:rPr>
          <w:rFonts w:ascii="Arial" w:hAnsi="Arial" w:eastAsia="Arial" w:cs="Arial"/>
          <w:b w:val="0"/>
          <w:bCs w:val="0"/>
          <w:i w:val="0"/>
          <w:i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y_velocity</w:t>
      </w:r>
      <w:r>
        <w:rPr>
          <w:b/>
          <w:bCs/>
          <w:sz w:val="20"/>
          <w:szCs w:val="20"/>
        </w:rPr>
      </w:r>
      <w:r>
        <w:rPr>
          <w:b/>
          <w:bCs/>
          <w:sz w:val="20"/>
          <w:szCs w:val="20"/>
        </w:rPr>
      </w:r>
    </w:p>
    <w:p>
      <w:pPr>
        <w:pStyle w:val="2602"/>
        <w:numPr>
          <w:ilvl w:val="2"/>
          <w:numId w:val="63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single"/>
        </w:rPr>
      </w:pPr>
      <w:r>
        <w:rPr>
          <w:rFonts w:ascii="Arial" w:hAnsi="Arial" w:eastAsia="Arial" w:cs="Arial"/>
          <w:b/>
          <w:bCs/>
          <w:i w:val="0"/>
          <w:iCs w:val="0"/>
          <w:color w:val="000000"/>
          <w:sz w:val="20"/>
          <w:szCs w:val="20"/>
          <w:u w:val="none"/>
        </w:rPr>
        <w:t xml:space="preserve">descr</w:t>
      </w:r>
      <w:r>
        <w:rPr>
          <w:rFonts w:ascii="Arial" w:hAnsi="Arial" w:eastAsia="Arial" w:cs="Arial"/>
          <w:b/>
          <w:bCs/>
          <w:i w:val="0"/>
          <w:iCs w:val="0"/>
          <w:color w:val="000000"/>
          <w:sz w:val="20"/>
          <w:szCs w:val="20"/>
          <w:u w:val="none"/>
        </w:rPr>
        <w:t xml:space="preserve">iption</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val="0"/>
          <w:iCs w:val="0"/>
          <w:color w:val="000000"/>
          <w:sz w:val="20"/>
          <w:szCs w:val="20"/>
          <w:u w:val="none"/>
        </w:rPr>
        <w:t xml:space="preserve">T12</w:t>
      </w:r>
      <w:r>
        <w:rPr>
          <w:rFonts w:ascii="Arial" w:hAnsi="Arial" w:eastAsia="Arial" w:cs="Arial"/>
          <w:b w:val="0"/>
          <w:bCs w:val="0"/>
          <w:i w:val="0"/>
          <w:iCs w:val="0"/>
          <w:color w:val="000000"/>
          <w:sz w:val="20"/>
          <w:szCs w:val="20"/>
          <w:u w:val="none"/>
        </w:rPr>
        <w:t xml:space="preserve">7. G</w:t>
      </w:r>
      <w:r>
        <w:rPr>
          <w:rFonts w:ascii="Arial" w:hAnsi="Arial" w:eastAsia="Arial" w:cs="Arial"/>
          <w:b w:val="0"/>
          <w:bCs w:val="0"/>
          <w:i w:val="0"/>
          <w:iCs w:val="0"/>
          <w:color w:val="000000"/>
          <w:sz w:val="20"/>
          <w:szCs w:val="20"/>
          <w:u w:val="none"/>
        </w:rPr>
        <w:t xml:space="preserve">aussian Reduced </w:t>
      </w:r>
      <w:r>
        <w:rPr>
          <w:rFonts w:ascii="Arial" w:hAnsi="Arial" w:eastAsia="Arial" w:cs="Arial"/>
          <w:b w:val="0"/>
          <w:bCs w:val="0"/>
          <w:i w:val="0"/>
          <w:iCs w:val="0"/>
          <w:color w:val="000000"/>
          <w:sz w:val="20"/>
          <w:szCs w:val="20"/>
          <w:u w:val="none"/>
        </w:rPr>
        <w:t xml:space="preserve">with 256 grid points per latitude circle between 30 degrees north and 30 degrees south, reducing to 20 grid points per latitude circle at 88.9 degre</w:t>
      </w:r>
      <w:r>
        <w:rPr>
          <w:rFonts w:ascii="Arial" w:hAnsi="Arial" w:eastAsia="Arial" w:cs="Arial"/>
          <w:b w:val="0"/>
          <w:bCs w:val="0"/>
          <w:i w:val="0"/>
          <w:iCs w:val="0"/>
          <w:color w:val="000000"/>
          <w:sz w:val="20"/>
          <w:szCs w:val="20"/>
          <w:u w:val="none"/>
        </w:rPr>
        <w:t xml:space="preserve">es north and 88.9 degrees south.</w:t>
      </w:r>
      <w:r>
        <w:rPr>
          <w:rFonts w:ascii="Arial" w:hAnsi="Arial" w:eastAsia="Arial" w:cs="Arial"/>
          <w:b/>
          <w:bCs/>
          <w:i w:val="0"/>
          <w:color w:val="000000"/>
          <w:sz w:val="20"/>
          <w:szCs w:val="20"/>
          <w:u w:val="single"/>
        </w:rPr>
      </w:r>
      <w:r>
        <w:rPr>
          <w:rFonts w:ascii="Arial" w:hAnsi="Arial" w:eastAsia="Arial" w:cs="Arial"/>
          <w:b/>
          <w:bCs/>
          <w:i w:val="0"/>
          <w:color w:val="000000"/>
          <w:sz w:val="20"/>
          <w:szCs w:val="20"/>
          <w:u w:val="single"/>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single"/>
          <w:rPrChange w:id="117" w:author="David Hassell" w:date="2025-02-13T13:59:21Z" oouserid="e42c3f48-66ba-4efd-805a-1ef7f6780645">
            <w:rPr>
              <w:rFonts w:ascii="Arial" w:hAnsi="Arial" w:eastAsia="Arial" w:cs="Arial"/>
              <w:i/>
              <w:iCs/>
              <w:color w:val="000000"/>
              <w:sz w:val="22"/>
              <w:u w:val="single"/>
            </w:rPr>
          </w:rPrChange>
        </w:rPr>
      </w:r>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red</w:t>
      </w:r>
      <w:r>
        <w:rPr>
          <w:rFonts w:ascii="Arial" w:hAnsi="Arial" w:eastAsia="Arial" w:cs="Arial"/>
          <w:b w:val="0"/>
          <w:bCs w:val="0"/>
          <w:i/>
          <w:iCs/>
          <w:color w:val="000000"/>
          <w:sz w:val="20"/>
          <w:szCs w:val="20"/>
          <w:u w:val="single"/>
        </w:rPr>
        <w:t xml:space="preserve">uced_gau</w:t>
      </w:r>
      <w:r>
        <w:rPr>
          <w:rFonts w:ascii="Arial" w:hAnsi="Arial" w:eastAsia="Arial" w:cs="Arial"/>
          <w:b w:val="0"/>
          <w:bCs w:val="0"/>
          <w:i/>
          <w:iCs/>
          <w:color w:val="000000"/>
          <w:sz w:val="20"/>
          <w:szCs w:val="20"/>
          <w:u w:val="single"/>
        </w:rPr>
        <w:t xml:space="preserve">ssian</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glob</w:t>
      </w:r>
      <w:r>
        <w:rPr>
          <w:rFonts w:ascii="Arial" w:hAnsi="Arial" w:eastAsia="Arial" w:cs="Arial"/>
          <w:b w:val="0"/>
          <w:bCs w:val="0"/>
          <w:i/>
          <w:iCs/>
          <w:color w:val="000000"/>
          <w:sz w:val="20"/>
          <w:szCs w:val="20"/>
          <w:u w:val="single"/>
        </w:rPr>
        <w:t xml:space="preserve">al</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i w:val="0"/>
          <w:iCs w:val="0"/>
          <w:color w:val="000000"/>
          <w:sz w:val="20"/>
          <w:szCs w:val="20"/>
          <w:u w:val="none"/>
          <w:rPrChange w:id="118" w:author="David Hassell" w:date="2025-02-13T13:59:59Z" oouserid="e42c3f48-66ba-4efd-805a-1ef7f6780645">
            <w:rPr>
              <w:rFonts w:ascii="Arial" w:hAnsi="Arial" w:eastAsia="Arial" w:cs="Arial"/>
              <w:b/>
              <w:color w:val="000000"/>
              <w:sz w:val="22"/>
              <w:u w:val="none"/>
            </w:rPr>
          </w:rPrChange>
        </w:rPr>
      </w:r>
      <w:r>
        <w:rPr>
          <w:rFonts w:ascii="Arial" w:hAnsi="Arial" w:eastAsia="Arial" w:cs="Arial"/>
          <w:b/>
          <w:bCs/>
          <w:i w:val="0"/>
          <w:iCs w:val="0"/>
          <w:color w:val="000000"/>
          <w:sz w:val="20"/>
          <w:szCs w:val="20"/>
          <w:u w:val="none"/>
        </w:rPr>
        <w:t xml:space="preserve">te</w:t>
      </w:r>
      <w:r>
        <w:rPr>
          <w:rFonts w:ascii="Arial" w:hAnsi="Arial" w:eastAsia="Arial" w:cs="Arial"/>
          <w:b/>
          <w:bCs/>
          <w:color w:val="000000"/>
          <w:sz w:val="20"/>
          <w:szCs w:val="20"/>
          <w:u w:val="none"/>
        </w:rPr>
        <w:t xml:space="preserve">mporal_r</w:t>
      </w:r>
      <w:r>
        <w:rPr>
          <w:rFonts w:ascii="Arial" w:hAnsi="Arial" w:eastAsia="Arial" w:cs="Arial"/>
          <w:b/>
          <w:bCs/>
          <w:color w:val="000000"/>
          <w:sz w:val="20"/>
          <w:szCs w:val="20"/>
          <w:u w:val="none"/>
        </w:rPr>
        <w:t xml:space="preserve">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sz w:val="20"/>
          <w:szCs w:val="20"/>
        </w:rPr>
      </w:r>
      <w:r>
        <w:rPr>
          <w:b/>
          <w:bCs/>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y_resolution</w:t>
      </w:r>
      <w:r>
        <w:rPr>
          <w:b w:val="0"/>
          <w:bCs w:val="0"/>
          <w:sz w:val="20"/>
          <w:szCs w:val="20"/>
          <w:highlight w:val="none"/>
        </w:rPr>
        <w:t xml:space="preserve">: </w:t>
      </w:r>
      <w:r>
        <w:rPr>
          <w:b w:val="0"/>
          <w:bCs w:val="0"/>
          <w:i w:val="0"/>
          <w:iCs w:val="0"/>
          <w:sz w:val="20"/>
          <w:szCs w:val="20"/>
          <w:highlight w:val="none"/>
        </w:rPr>
        <w:t xml:space="preserve">1.40625</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horizontal_units</w:t>
      </w:r>
      <w:r>
        <w:rPr>
          <w:b w:val="0"/>
          <w:bCs w:val="0"/>
          <w:sz w:val="20"/>
          <w:szCs w:val="20"/>
          <w:highlight w:val="none"/>
        </w:rPr>
        <w:t xml:space="preserve">: </w:t>
      </w:r>
      <w:r>
        <w:rPr>
          <w:b w:val="0"/>
          <w:bCs w:val="0"/>
          <w:i/>
          <w:iCs/>
          <w:sz w:val="20"/>
          <w:szCs w:val="20"/>
          <w:highlight w:val="none"/>
          <w:u w:val="single"/>
        </w:rPr>
        <w:t xml:space="preserve">degree</w:t>
      </w:r>
      <w:r>
        <w:rPr>
          <w:b/>
          <w:bCs/>
          <w:sz w:val="20"/>
          <w:szCs w:val="20"/>
        </w:rPr>
      </w:r>
      <w:r>
        <w:rPr>
          <w:b/>
          <w:bCs/>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90</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ins w:id="119" w:author="David Hassell" w:date="2025-11-11T14:07:11Z" oouserid="e42c3f48-66ba-4efd-805a-1ef7f6780645">
        <w:r>
          <w:rPr>
            <w:b/>
            <w:bCs/>
            <w:i w:val="0"/>
            <w:iCs w:val="0"/>
            <w:sz w:val="20"/>
            <w:szCs w:val="20"/>
            <w:highlight w:val="none"/>
            <w:rPrChange w:id="120" w:author="David Hassell" w:date="2025-12-02T17:34:40Z" oouserid="e42c3f48-66ba-4efd-805a-1ef7f6780645">
              <w:rPr>
                <w:b/>
                <w:bCs/>
                <w:i w:val="0"/>
                <w:iCs w:val="0"/>
                <w:sz w:val="20"/>
                <w:szCs w:val="20"/>
                <w:highlight w:val="none"/>
              </w:rPr>
            </w:rPrChange>
          </w:rPr>
        </w:r>
      </w:ins>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rPr>
        <w:t xml:space="preserve">0.45</w:t>
      </w:r>
      <w:r>
        <w:rPr>
          <w:b/>
          <w:bCs/>
          <w:i w:val="0"/>
          <w:sz w:val="20"/>
          <w:szCs w:val="20"/>
        </w:rPr>
      </w:r>
      <w:r>
        <w:rPr>
          <w:b/>
          <w:bCs/>
          <w:i w:val="0"/>
          <w:sz w:val="20"/>
          <w:szCs w:val="20"/>
        </w:rPr>
      </w:r>
    </w:p>
    <w:p>
      <w:pPr>
        <w:pStyle w:val="2602"/>
        <w:numPr>
          <w:ilvl w:val="3"/>
          <w:numId w:val="6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24</w:t>
      </w:r>
      <w:r>
        <w:rPr>
          <w:rFonts w:ascii="Arial" w:hAnsi="Arial" w:eastAsia="Arial" w:cs="Arial"/>
          <w:b w:val="0"/>
          <w:bCs w:val="0"/>
          <w:color w:val="000000"/>
          <w:sz w:val="20"/>
          <w:szCs w:val="20"/>
          <w:u w:val="none"/>
        </w:rPr>
        <w:t xml:space="preserve">572</w:t>
      </w:r>
      <w:r>
        <w:rPr>
          <w:b/>
          <w:bCs/>
          <w:sz w:val="20"/>
          <w:szCs w:val="20"/>
        </w:rPr>
      </w:r>
      <w:r>
        <w:rPr>
          <w:b/>
          <w:bCs/>
          <w:sz w:val="20"/>
          <w:szCs w:val="20"/>
        </w:rPr>
      </w:r>
    </w:p>
    <w:p>
      <w:pPr>
        <w:pStyle w:val="2602"/>
        <w:numPr>
          <w:ilvl w:val="0"/>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vertical_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vertical_</w:t>
      </w:r>
      <w:r>
        <w:rPr>
          <w:rFonts w:ascii="Arial" w:hAnsi="Arial" w:eastAsia="Arial" w:cs="Arial"/>
          <w:b/>
          <w:bCs/>
          <w:i w:val="0"/>
          <w:iCs w:val="0"/>
          <w:color w:val="000000"/>
          <w:sz w:val="20"/>
          <w:szCs w:val="20"/>
          <w:u w:val="none"/>
        </w:rPr>
        <w:t xml:space="preserve">coordinate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atmosphere_hybrid_sigma_pressure_coordinate</w:t>
      </w:r>
      <w:r>
        <w:rPr>
          <w:b/>
          <w:bCs/>
          <w:i w:val="0"/>
          <w:sz w:val="20"/>
          <w:szCs w:val="20"/>
        </w:rPr>
      </w:r>
      <w:r>
        <w:rPr>
          <w:b/>
          <w:bCs/>
          <w:i w:val="0"/>
          <w:sz w:val="20"/>
          <w:szCs w:val="20"/>
        </w:rPr>
      </w:r>
    </w:p>
    <w:p>
      <w:pPr>
        <w:pStyle w:val="2602"/>
        <w:numPr>
          <w:ilvl w:val="1"/>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21" w:author="David Hassell" w:date="2025-11-11T14:05:51Z" oouserid="e42c3f48-66ba-4efd-805a-1ef7f6780645">
        <w:r>
          <w:rPr>
            <w:b/>
            <w:bCs/>
            <w:sz w:val="20"/>
            <w:szCs w:val="20"/>
            <w:highlight w:val="none"/>
            <w:rPrChange w:id="122" w:author="David Hassell" w:date="2025-12-02T17:34:40Z" oouserid="e42c3f48-66ba-4efd-805a-1ef7f6780645">
              <w:rPr>
                <w:b/>
                <w:bCs/>
                <w:sz w:val="20"/>
                <w:szCs w:val="20"/>
                <w:highlight w:val="none"/>
              </w:rPr>
            </w:rPrChange>
          </w:rPr>
        </w:r>
      </w:ins>
      <w:r>
        <w:rPr>
          <w:rFonts w:ascii="Arial" w:hAnsi="Arial" w:eastAsia="Arial" w:cs="Arial"/>
          <w:b/>
          <w:bCs/>
          <w:color w:val="000000"/>
          <w:sz w:val="20"/>
          <w:szCs w:val="20"/>
          <w:u w:val="none"/>
        </w:rPr>
        <w:t xml:space="preserve">n_z</w:t>
      </w:r>
      <w:r>
        <w:rPr>
          <w:rFonts w:ascii="Arial" w:hAnsi="Arial" w:eastAsia="Arial" w:cs="Arial"/>
          <w:b w:val="0"/>
          <w:bCs w:val="0"/>
          <w:color w:val="000000"/>
          <w:sz w:val="20"/>
          <w:szCs w:val="20"/>
          <w:u w:val="none"/>
        </w:rPr>
        <w:t xml:space="preserve">: 91</w:t>
      </w:r>
      <w:r>
        <w:rPr>
          <w:b/>
          <w:bCs/>
          <w:sz w:val="20"/>
          <w:szCs w:val="20"/>
        </w:rPr>
      </w:r>
      <w:r>
        <w:rPr>
          <w:b/>
          <w:bCs/>
          <w:sz w:val="20"/>
          <w:szCs w:val="20"/>
        </w:rPr>
      </w:r>
    </w:p>
    <w:p>
      <w:pPr>
        <w:pStyle w:val="2602"/>
        <w:numPr>
          <w:ilvl w:val="1"/>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bottom_layer_thickness</w:t>
      </w:r>
      <w:r>
        <w:rPr>
          <w:b w:val="0"/>
          <w:bCs w:val="0"/>
          <w:sz w:val="20"/>
          <w:szCs w:val="20"/>
          <w:highlight w:val="none"/>
        </w:rPr>
        <w:t xml:space="preserve">: 5</w:t>
      </w:r>
      <w:r>
        <w:rPr>
          <w:b/>
          <w:bCs/>
          <w:sz w:val="20"/>
          <w:szCs w:val="20"/>
        </w:rPr>
      </w:r>
      <w:r>
        <w:rPr>
          <w:b/>
          <w:bCs/>
          <w:sz w:val="20"/>
          <w:szCs w:val="20"/>
        </w:rPr>
      </w:r>
    </w:p>
    <w:p>
      <w:pPr>
        <w:pStyle w:val="2602"/>
        <w:numPr>
          <w:ilvl w:val="1"/>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top_layer_thickness</w:t>
      </w:r>
      <w:r>
        <w:rPr>
          <w:b w:val="0"/>
          <w:bCs w:val="0"/>
          <w:sz w:val="20"/>
          <w:szCs w:val="20"/>
          <w:highlight w:val="none"/>
        </w:rPr>
        <w:t xml:space="preserve">: 550</w:t>
      </w:r>
      <w:r>
        <w:rPr>
          <w:b/>
          <w:bCs/>
          <w:sz w:val="20"/>
          <w:szCs w:val="20"/>
        </w:rPr>
      </w:r>
      <w:r>
        <w:rPr>
          <w:b/>
          <w:bCs/>
          <w:sz w:val="20"/>
          <w:szCs w:val="20"/>
        </w:rPr>
      </w:r>
    </w:p>
    <w:p>
      <w:pPr>
        <w:pStyle w:val="2602"/>
        <w:numPr>
          <w:ilvl w:val="1"/>
          <w:numId w:val="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to</w:t>
      </w:r>
      <w:r>
        <w:rPr>
          <w:rFonts w:ascii="Arial" w:hAnsi="Arial" w:eastAsia="Arial" w:cs="Arial"/>
          <w:b/>
          <w:bCs/>
          <w:color w:val="000000"/>
          <w:sz w:val="20"/>
          <w:szCs w:val="20"/>
          <w:u w:val="none"/>
        </w:rPr>
        <w:t xml:space="preserve">tal_thickness</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61000</w:t>
      </w:r>
      <w:r>
        <w:rPr>
          <w:b/>
          <w:bCs/>
          <w:sz w:val="20"/>
          <w:szCs w:val="20"/>
        </w:rPr>
      </w:r>
      <w:r>
        <w:rPr>
          <w:b/>
          <w:bCs/>
          <w:sz w:val="20"/>
          <w:szCs w:val="20"/>
        </w:rPr>
      </w:r>
    </w:p>
    <w:p>
      <w:pPr>
        <w:pStyle w:val="2424"/>
        <w:pBdr/>
        <w:spacing w:line="276" w:lineRule="auto"/>
        <w:ind/>
        <w:jc w:val="left"/>
        <w:rPr>
          <w:color w:val="000000" w:themeColor="text1"/>
        </w:rPr>
      </w:pPr>
      <w:r>
        <w:rPr>
          <w:rFonts w:ascii="Arial" w:hAnsi="Arial" w:eastAsia="Arial" w:cs="Arial"/>
          <w:color w:val="000000" w:themeColor="text1"/>
          <w:sz w:val="28"/>
          <w:u w:val="none"/>
        </w:rPr>
        <w:t xml:space="preserve">Grid: Unstructured grid</w:t>
      </w:r>
      <w:r>
        <w:rPr>
          <w:color w:val="000000" w:themeColor="text1"/>
        </w:rPr>
        <w:t xml:space="preserve"> with two </w:t>
      </w:r>
      <w:r>
        <w:rPr>
          <w:color w:val="000000" w:themeColor="text1"/>
        </w:rPr>
        <w:t xml:space="preserve">subgrids</w:t>
      </w:r>
      <w:r>
        <w:rPr>
          <w:color w:val="000000" w:themeColor="text1"/>
        </w:rPr>
      </w:r>
      <w:r>
        <w:rPr>
          <w:color w:val="000000" w:themeColor="text1"/>
        </w:rPr>
      </w:r>
    </w:p>
    <w:p>
      <w:pPr>
        <w:pStyle w:val="2602"/>
        <w:numPr>
          <w:ilvl w:val="0"/>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55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23" w:author="David Hassell" w:date="2025-11-11T14:08:28Z" oouserid="e42c3f48-66ba-4efd-805a-1ef7f6780645">
        <w:r>
          <w:rPr>
            <w:rFonts w:ascii="Arial" w:hAnsi="Arial" w:eastAsia="Arial" w:cs="Arial"/>
            <w:b/>
            <w:bCs/>
            <w:color w:val="000000"/>
            <w:sz w:val="20"/>
            <w:szCs w:val="20"/>
            <w:u w:val="none"/>
          </w:rPr>
        </w:r>
      </w:ins>
      <w:r>
        <w:rPr>
          <w:rFonts w:ascii="Arial" w:hAnsi="Arial" w:eastAsia="Arial" w:cs="Arial"/>
          <w:b/>
          <w:bCs/>
          <w:color w:val="000000"/>
          <w:sz w:val="20"/>
          <w:szCs w:val="20"/>
          <w:highlight w:val="none"/>
          <w:u w:val="none"/>
        </w:rPr>
        <w:t xml:space="preserve">arrang</w:t>
      </w:r>
      <w:r>
        <w:rPr>
          <w:rFonts w:ascii="Arial" w:hAnsi="Arial" w:eastAsia="Arial" w:cs="Arial"/>
          <w:b/>
          <w:bCs/>
          <w:color w:val="000000"/>
          <w:sz w:val="20"/>
          <w:szCs w:val="20"/>
          <w:highlight w:val="none"/>
          <w:u w:val="none"/>
        </w:rPr>
        <w:t xml:space="preserve">ement</w:t>
      </w:r>
      <w:r>
        <w:rPr>
          <w:rFonts w:ascii="Arial" w:hAnsi="Arial" w:eastAsia="Arial" w:cs="Arial"/>
          <w:b w:val="0"/>
          <w:bCs w:val="0"/>
          <w:color w:val="000000"/>
          <w:sz w:val="20"/>
          <w:szCs w:val="20"/>
          <w:highlight w:val="none"/>
          <w:u w:val="none"/>
        </w:rPr>
        <w:t xml:space="preserv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kawa_c</w:t>
      </w:r>
      <w:r>
        <w:rPr>
          <w:b/>
          <w:bCs/>
          <w:sz w:val="20"/>
          <w:szCs w:val="20"/>
        </w:rPr>
      </w:r>
      <w:r>
        <w:rPr>
          <w:b/>
          <w:bCs/>
          <w:sz w:val="20"/>
          <w:szCs w:val="20"/>
        </w:rPr>
      </w:r>
    </w:p>
    <w:p>
      <w:pPr>
        <w:pStyle w:val="2602"/>
        <w:numPr>
          <w:ilvl w:val="1"/>
          <w:numId w:val="56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subgrid</w:t>
      </w:r>
      <w:r>
        <w:rPr>
          <w:b/>
          <w:bCs/>
          <w:sz w:val="20"/>
          <w:szCs w:val="20"/>
        </w:rPr>
      </w:r>
      <w:r>
        <w:rPr>
          <w:b/>
          <w:bCs/>
          <w:sz w:val="20"/>
          <w:szCs w:val="20"/>
        </w:rPr>
      </w:r>
    </w:p>
    <w:p>
      <w:pPr>
        <w:pStyle w:val="2602"/>
        <w:numPr>
          <w:ilvl w:val="2"/>
          <w:numId w:val="56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mass</w:t>
      </w:r>
      <w:r>
        <w:rPr>
          <w:b/>
          <w:bCs/>
          <w:sz w:val="20"/>
          <w:szCs w:val="20"/>
        </w:rPr>
      </w:r>
      <w:r>
        <w:rPr>
          <w:b/>
          <w:bCs/>
          <w:sz w:val="20"/>
          <w:szCs w:val="20"/>
        </w:rPr>
      </w:r>
    </w:p>
    <w:p>
      <w:pPr>
        <w:pStyle w:val="2602"/>
        <w:numPr>
          <w:ilvl w:val="2"/>
          <w:numId w:val="560"/>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w:t>
      </w:r>
      <w:r>
        <w:rPr>
          <w:rFonts w:ascii="Arial" w:hAnsi="Arial" w:eastAsia="Arial" w:cs="Arial"/>
          <w:b/>
          <w:bCs/>
          <w:color w:val="000000"/>
          <w:sz w:val="20"/>
          <w:szCs w:val="20"/>
          <w:highlight w:val="none"/>
          <w:u w:val="none"/>
        </w:rPr>
        <w:t xml:space="preserve">_g</w:t>
      </w:r>
      <w:r>
        <w:rPr>
          <w:rFonts w:ascii="Arial" w:hAnsi="Arial" w:eastAsia="Arial" w:cs="Arial"/>
          <w:b/>
          <w:bCs/>
          <w:color w:val="000000"/>
          <w:sz w:val="20"/>
          <w:szCs w:val="20"/>
          <w:highlight w:val="none"/>
          <w:u w:val="none"/>
        </w:rPr>
        <w:t xml:space="preserve">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single"/>
        </w:rPr>
      </w:pPr>
      <w:r>
        <w:rPr>
          <w:rFonts w:ascii="Arial" w:hAnsi="Arial" w:eastAsia="Arial" w:cs="Arial"/>
          <w:b/>
          <w:bCs/>
          <w:color w:val="000000"/>
          <w:sz w:val="20"/>
          <w:szCs w:val="20"/>
          <w:u w:val="none"/>
        </w:rPr>
        <w:t xml:space="preserve">descripti</w:t>
      </w:r>
      <w:r>
        <w:rPr>
          <w:rFonts w:ascii="Arial" w:hAnsi="Arial" w:eastAsia="Arial" w:cs="Arial"/>
          <w:b/>
          <w:bCs/>
          <w:color w:val="000000"/>
          <w:sz w:val="20"/>
          <w:szCs w:val="20"/>
          <w:u w:val="none"/>
        </w:rPr>
        <w:t xml:space="preserve">on</w:t>
      </w:r>
      <w:r>
        <w:rPr>
          <w:rFonts w:ascii="Arial" w:hAnsi="Arial" w:eastAsia="Arial" w:cs="Arial"/>
          <w:b w:val="0"/>
          <w:b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val="0"/>
          <w:iCs w:val="0"/>
          <w:color w:val="000000"/>
          <w:sz w:val="20"/>
          <w:szCs w:val="20"/>
          <w:u w:val="none"/>
        </w:rPr>
        <w:t xml:space="preserve">oEC</w:t>
      </w:r>
      <w:r>
        <w:rPr>
          <w:rFonts w:ascii="Arial" w:hAnsi="Arial" w:eastAsia="Arial" w:cs="Arial"/>
          <w:b w:val="0"/>
          <w:bCs w:val="0"/>
          <w:i w:val="0"/>
          <w:iCs w:val="0"/>
          <w:color w:val="000000"/>
          <w:sz w:val="20"/>
          <w:szCs w:val="20"/>
          <w:u w:val="none"/>
        </w:rPr>
        <w:t xml:space="preserve">60to</w:t>
      </w:r>
      <w:r>
        <w:rPr>
          <w:rFonts w:ascii="Arial" w:hAnsi="Arial" w:eastAsia="Arial" w:cs="Arial"/>
          <w:b w:val="0"/>
          <w:bCs w:val="0"/>
          <w:i w:val="0"/>
          <w:iCs w:val="0"/>
          <w:color w:val="000000"/>
          <w:sz w:val="20"/>
          <w:szCs w:val="20"/>
          <w:u w:val="none"/>
        </w:rPr>
        <w:t xml:space="preserve">30</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val="0"/>
          <w:iCs w:val="0"/>
          <w:color w:val="000000"/>
          <w:sz w:val="20"/>
          <w:szCs w:val="20"/>
          <w:u w:val="none"/>
        </w:rPr>
        <w:t xml:space="preserve">U</w:t>
      </w:r>
      <w:r>
        <w:rPr>
          <w:rFonts w:ascii="Arial" w:hAnsi="Arial" w:eastAsia="Arial" w:cs="Arial"/>
          <w:b w:val="0"/>
          <w:bCs w:val="0"/>
          <w:i w:val="0"/>
          <w:iCs w:val="0"/>
          <w:color w:val="000000"/>
          <w:sz w:val="20"/>
          <w:szCs w:val="20"/>
          <w:u w:val="none"/>
        </w:rPr>
        <w:t xml:space="preserve">nstructured mesh created using Spherical Centroidal V</w:t>
      </w:r>
      <w:r>
        <w:rPr>
          <w:rFonts w:ascii="Arial" w:hAnsi="Arial" w:eastAsia="Arial" w:cs="Arial"/>
          <w:b w:val="0"/>
          <w:bCs w:val="0"/>
          <w:i w:val="0"/>
          <w:iCs w:val="0"/>
          <w:color w:val="000000"/>
          <w:sz w:val="20"/>
          <w:szCs w:val="20"/>
          <w:u w:val="none"/>
        </w:rPr>
        <w:t xml:space="preserve">oronoi Tessellations.</w:t>
      </w:r>
      <w:r>
        <w:rPr>
          <w:rFonts w:ascii="Arial" w:hAnsi="Arial" w:eastAsia="Arial" w:cs="Arial"/>
          <w:b/>
          <w:bCs/>
          <w:i w:val="0"/>
          <w:color w:val="000000"/>
          <w:sz w:val="20"/>
          <w:szCs w:val="20"/>
          <w:u w:val="single"/>
        </w:rPr>
      </w:r>
      <w:r>
        <w:rPr>
          <w:rFonts w:ascii="Arial" w:hAnsi="Arial" w:eastAsia="Arial" w:cs="Arial"/>
          <w:b/>
          <w:bCs/>
          <w:i w:val="0"/>
          <w:color w:val="000000"/>
          <w:sz w:val="20"/>
          <w:szCs w:val="20"/>
          <w:u w:val="single"/>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single"/>
        </w:rPr>
      </w:r>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un</w:t>
      </w:r>
      <w:r>
        <w:rPr>
          <w:rFonts w:ascii="Arial" w:hAnsi="Arial" w:eastAsia="Arial" w:cs="Arial"/>
          <w:b w:val="0"/>
          <w:bCs w:val="0"/>
          <w:i/>
          <w:iCs/>
          <w:color w:val="000000"/>
          <w:sz w:val="20"/>
          <w:szCs w:val="20"/>
          <w:u w:val="single"/>
        </w:rPr>
        <w:t xml:space="preserve">structured_polygon</w:t>
      </w:r>
      <w:r>
        <w:rPr>
          <w:b/>
          <w:bCs/>
          <w:i w:val="0"/>
          <w:sz w:val="20"/>
          <w:szCs w:val="20"/>
        </w:rPr>
      </w:r>
      <w:r>
        <w:rPr>
          <w:b/>
          <w:bCs/>
          <w:i w:val="0"/>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i w:val="0"/>
          <w:sz w:val="20"/>
          <w:szCs w:val="20"/>
        </w:rPr>
      </w:r>
      <w:r>
        <w:rPr>
          <w:b/>
          <w:bCs/>
          <w:i w:val="0"/>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trike/>
          <w:sz w:val="20"/>
          <w:szCs w:val="20"/>
        </w:rPr>
      </w:pPr>
      <w:ins w:id="124" w:author="David Hassell" w:date="2025-11-11T14:09:27Z" oouserid="e42c3f48-66ba-4efd-805a-1ef7f6780645">
        <w:r>
          <w:rPr>
            <w:b/>
            <w:bCs/>
            <w:i w:val="0"/>
            <w:strike/>
            <w:sz w:val="20"/>
            <w:szCs w:val="20"/>
            <w:highlight w:val="none"/>
            <w:rPrChange w:id="125" w:author="David Hassell" w:date="2025-10-13T08:54:44Z" oouserid="e42c3f48-66ba-4efd-805a-1ef7f6780645">
              <w:rPr>
                <w:bCs w:val="0"/>
                <w:i w:val="0"/>
                <w:highlight w:val="none"/>
              </w:rPr>
            </w:rPrChange>
          </w:rPr>
        </w:r>
      </w:ins>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90.0</w:t>
      </w:r>
      <w:r>
        <w:rPr>
          <w:b/>
          <w:bCs/>
          <w:i w:val="0"/>
          <w:strike/>
          <w:sz w:val="20"/>
          <w:szCs w:val="20"/>
        </w:rPr>
      </w:r>
      <w:r>
        <w:rPr>
          <w:b/>
          <w:bCs/>
          <w:i w:val="0"/>
          <w:strike/>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w:t>
      </w:r>
      <w:r>
        <w:rPr>
          <w:b/>
          <w:bCs/>
          <w:i w:val="0"/>
          <w:iCs w:val="0"/>
          <w:sz w:val="20"/>
          <w:szCs w:val="20"/>
          <w:highlight w:val="none"/>
        </w:rPr>
        <w:t xml:space="preserve">e</w:t>
      </w:r>
      <w:r>
        <w:rPr>
          <w:b w:val="0"/>
          <w:bCs w:val="0"/>
          <w:i w:val="0"/>
          <w:iCs w:val="0"/>
          <w:sz w:val="20"/>
          <w:szCs w:val="20"/>
          <w:highlight w:val="none"/>
        </w:rPr>
        <w:t xml:space="preserve">: </w:t>
      </w:r>
      <w:r>
        <w:rPr>
          <w:b w:val="0"/>
          <w:bCs w:val="0"/>
          <w:i w:val="0"/>
          <w:iCs w:val="0"/>
          <w:sz w:val="20"/>
          <w:szCs w:val="20"/>
          <w:highlight w:val="none"/>
        </w:rPr>
        <w:t xml:space="preserve">0.435</w:t>
      </w:r>
      <w:r>
        <w:rPr>
          <w:b/>
          <w:bCs/>
          <w:i w:val="0"/>
          <w:sz w:val="20"/>
          <w:szCs w:val="20"/>
        </w:rPr>
      </w:r>
      <w:r>
        <w:rPr>
          <w:b/>
          <w:bCs/>
          <w:i w:val="0"/>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temporal_refinement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sz w:val="20"/>
          <w:szCs w:val="20"/>
        </w:rPr>
      </w:r>
      <w:r>
        <w:rPr>
          <w:b/>
          <w:bCs/>
          <w:sz w:val="20"/>
          <w:szCs w:val="20"/>
        </w:rPr>
      </w:r>
    </w:p>
    <w:p>
      <w:pPr>
        <w:pStyle w:val="2602"/>
        <w:numPr>
          <w:ilvl w:val="3"/>
          <w:numId w:val="4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23</w:t>
      </w:r>
      <w:r>
        <w:rPr>
          <w:rFonts w:ascii="Arial" w:hAnsi="Arial" w:eastAsia="Arial" w:cs="Arial"/>
          <w:b w:val="0"/>
          <w:bCs w:val="0"/>
          <w:color w:val="000000"/>
          <w:sz w:val="20"/>
          <w:szCs w:val="20"/>
          <w:u w:val="none"/>
        </w:rPr>
        <w:t xml:space="preserve">5160</w:t>
      </w:r>
      <w:r>
        <w:rPr>
          <w:b/>
          <w:bCs/>
          <w:sz w:val="20"/>
          <w:szCs w:val="20"/>
        </w:rPr>
      </w:r>
      <w:r>
        <w:rPr>
          <w:b/>
          <w:bCs/>
          <w:sz w:val="20"/>
          <w:szCs w:val="20"/>
        </w:rPr>
      </w:r>
    </w:p>
    <w:p>
      <w:pPr>
        <w:pStyle w:val="2602"/>
        <w:numPr>
          <w:ilvl w:val="1"/>
          <w:numId w:val="56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b/>
          <w:bCs/>
          <w:sz w:val="20"/>
          <w:szCs w:val="20"/>
        </w:rPr>
        <w:t xml:space="preserve">subgrid</w:t>
      </w:r>
      <w:r>
        <w:rPr>
          <w:b/>
          <w:bCs/>
          <w:sz w:val="20"/>
          <w:szCs w:val="20"/>
        </w:rPr>
      </w:r>
      <w:r>
        <w:rPr>
          <w:b/>
          <w:bCs/>
          <w:sz w:val="20"/>
          <w:szCs w:val="20"/>
        </w:rPr>
      </w:r>
    </w:p>
    <w:p>
      <w:pPr>
        <w:pStyle w:val="2602"/>
        <w:numPr>
          <w:ilvl w:val="2"/>
          <w:numId w:val="56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velocity</w:t>
      </w:r>
      <w:r>
        <w:rPr>
          <w:b/>
          <w:bCs/>
          <w:sz w:val="20"/>
          <w:szCs w:val="20"/>
        </w:rPr>
      </w:r>
      <w:r>
        <w:rPr>
          <w:b/>
          <w:bCs/>
          <w:sz w:val="20"/>
          <w:szCs w:val="20"/>
        </w:rPr>
      </w:r>
    </w:p>
    <w:p>
      <w:pPr>
        <w:pStyle w:val="2602"/>
        <w:numPr>
          <w:ilvl w:val="2"/>
          <w:numId w:val="562"/>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ins w:id="126" w:author="David Hassell" w:date="2025-11-11T14:11:51Z" oouserid="e42c3f48-66ba-4efd-805a-1ef7f6780645">
        <w:r>
          <w:rPr>
            <w:rFonts w:ascii="Arial" w:hAnsi="Arial" w:eastAsia="Arial" w:cs="Arial"/>
            <w:b/>
            <w:bCs/>
            <w:color w:val="000000"/>
            <w:sz w:val="20"/>
            <w:szCs w:val="20"/>
            <w:highlight w:val="none"/>
            <w:u w:val="none"/>
          </w:rPr>
        </w:r>
      </w:ins>
      <w:r>
        <w:rPr>
          <w:rFonts w:ascii="Arial" w:hAnsi="Arial" w:eastAsia="Arial" w:cs="Arial"/>
          <w:b/>
          <w:bCs/>
          <w:color w:val="000000"/>
          <w:sz w:val="20"/>
          <w:szCs w:val="20"/>
          <w:highlight w:val="none"/>
          <w:u w:val="none"/>
        </w:rPr>
        <w:t xml:space="preserve">horizontal_grid_cells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single"/>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none"/>
        </w:rPr>
        <w:t xml:space="preserve">oEC</w:t>
      </w:r>
      <w:r>
        <w:rPr>
          <w:rFonts w:ascii="Arial" w:hAnsi="Arial" w:eastAsia="Arial" w:cs="Arial"/>
          <w:b w:val="0"/>
          <w:bCs w:val="0"/>
          <w:i/>
          <w:iCs/>
          <w:color w:val="000000"/>
          <w:sz w:val="20"/>
          <w:szCs w:val="20"/>
          <w:u w:val="none"/>
        </w:rPr>
        <w:t xml:space="preserve">60to</w:t>
      </w:r>
      <w:r>
        <w:rPr>
          <w:rFonts w:ascii="Arial" w:hAnsi="Arial" w:eastAsia="Arial" w:cs="Arial"/>
          <w:b w:val="0"/>
          <w:bCs w:val="0"/>
          <w:i/>
          <w:iCs/>
          <w:color w:val="000000"/>
          <w:sz w:val="20"/>
          <w:szCs w:val="20"/>
          <w:u w:val="none"/>
        </w:rPr>
        <w:t xml:space="preserve">30</w:t>
      </w:r>
      <w:r>
        <w:rPr>
          <w:rFonts w:ascii="Arial" w:hAnsi="Arial" w:eastAsia="Arial" w:cs="Arial"/>
          <w:b w:val="0"/>
          <w:bCs w:val="0"/>
          <w:i/>
          <w:color w:val="000000"/>
          <w:sz w:val="20"/>
          <w:szCs w:val="20"/>
          <w:u w:val="none"/>
        </w:rPr>
        <w:t xml:space="preserve">. </w:t>
      </w:r>
      <w:r>
        <w:rPr>
          <w:rFonts w:ascii="Arial" w:hAnsi="Arial" w:eastAsia="Arial" w:cs="Arial"/>
          <w:b w:val="0"/>
          <w:bCs w:val="0"/>
          <w:color w:val="000000"/>
          <w:sz w:val="20"/>
          <w:szCs w:val="20"/>
          <w:u w:val="none"/>
        </w:rPr>
        <w:t xml:space="preserve">U</w:t>
      </w:r>
      <w:r>
        <w:rPr>
          <w:rFonts w:ascii="Arial" w:hAnsi="Arial" w:eastAsia="Arial" w:cs="Arial"/>
          <w:b w:val="0"/>
          <w:bCs w:val="0"/>
          <w:color w:val="000000"/>
          <w:sz w:val="20"/>
          <w:szCs w:val="20"/>
          <w:u w:val="none"/>
        </w:rPr>
        <w:t xml:space="preserve">nstructured mesh created using Spherical Centroidal V</w:t>
      </w:r>
      <w:r>
        <w:rPr>
          <w:rFonts w:ascii="Arial" w:hAnsi="Arial" w:eastAsia="Arial" w:cs="Arial"/>
          <w:b w:val="0"/>
          <w:bCs w:val="0"/>
          <w:i w:val="0"/>
          <w:iCs w:val="0"/>
          <w:color w:val="000000"/>
          <w:sz w:val="20"/>
          <w:szCs w:val="20"/>
          <w:u w:val="none"/>
        </w:rPr>
        <w:t xml:space="preserve">oronoi Tessellations.</w:t>
      </w:r>
      <w:r>
        <w:rPr>
          <w:rFonts w:ascii="Arial" w:hAnsi="Arial" w:eastAsia="Arial" w:cs="Arial"/>
          <w:b/>
          <w:bCs/>
          <w:i w:val="0"/>
          <w:color w:val="000000"/>
          <w:sz w:val="20"/>
          <w:szCs w:val="20"/>
          <w:u w:val="single"/>
        </w:rPr>
      </w:r>
      <w:r>
        <w:rPr>
          <w:rFonts w:ascii="Arial" w:hAnsi="Arial" w:eastAsia="Arial" w:cs="Arial"/>
          <w:b/>
          <w:bCs/>
          <w:i w:val="0"/>
          <w:color w:val="000000"/>
          <w:sz w:val="20"/>
          <w:szCs w:val="20"/>
          <w:u w:val="single"/>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ins w:id="127" w:author="David Hassell" w:date="2025-11-11T14:11:51Z" oouserid="e42c3f48-66ba-4efd-805a-1ef7f6780645">
        <w:r>
          <w:rPr>
            <w:rFonts w:ascii="Arial" w:hAnsi="Arial" w:eastAsia="Arial" w:cs="Arial"/>
            <w:b/>
            <w:bCs/>
            <w:i w:val="0"/>
            <w:iCs w:val="0"/>
            <w:color w:val="000000"/>
            <w:sz w:val="20"/>
            <w:szCs w:val="20"/>
            <w:u w:val="single"/>
          </w:rPr>
        </w:r>
      </w:ins>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un</w:t>
      </w:r>
      <w:r>
        <w:rPr>
          <w:rFonts w:ascii="Arial" w:hAnsi="Arial" w:eastAsia="Arial" w:cs="Arial"/>
          <w:b w:val="0"/>
          <w:bCs w:val="0"/>
          <w:i/>
          <w:iCs/>
          <w:color w:val="000000"/>
          <w:sz w:val="20"/>
          <w:szCs w:val="20"/>
          <w:u w:val="single"/>
        </w:rPr>
        <w:t xml:space="preserve">structured_polygon</w:t>
      </w:r>
      <w:r>
        <w:rPr>
          <w:b/>
          <w:bCs/>
          <w:i w:val="0"/>
          <w:sz w:val="20"/>
          <w:szCs w:val="20"/>
        </w:rPr>
      </w:r>
      <w:r>
        <w:rPr>
          <w:b/>
          <w:bCs/>
          <w:i w:val="0"/>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i w:val="0"/>
          <w:sz w:val="20"/>
          <w:szCs w:val="20"/>
        </w:rPr>
      </w:r>
      <w:r>
        <w:rPr>
          <w:b/>
          <w:bCs/>
          <w:i w:val="0"/>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trike/>
          <w:sz w:val="20"/>
          <w:szCs w:val="20"/>
        </w:rPr>
      </w:pPr>
      <w:ins w:id="128" w:author="David Hassell" w:date="2025-11-11T14:11:51Z" oouserid="e42c3f48-66ba-4efd-805a-1ef7f6780645">
        <w:r>
          <w:rPr>
            <w:b/>
            <w:bCs/>
            <w:i w:val="0"/>
            <w:strike/>
            <w:sz w:val="20"/>
            <w:szCs w:val="20"/>
            <w:highlight w:val="none"/>
          </w:rPr>
        </w:r>
      </w:ins>
      <w:r>
        <w:rPr>
          <w:b/>
          <w:bCs/>
          <w:sz w:val="20"/>
          <w:szCs w:val="20"/>
          <w:highlight w:val="none"/>
        </w:rPr>
        <w:t xml:space="preserve">southernmost_latitude</w:t>
      </w:r>
      <w:r>
        <w:rPr>
          <w:b w:val="0"/>
          <w:bCs w:val="0"/>
          <w:sz w:val="20"/>
          <w:szCs w:val="20"/>
          <w:highlight w:val="none"/>
        </w:rPr>
        <w:t xml:space="preserve">: </w:t>
      </w:r>
      <w:r>
        <w:rPr>
          <w:rFonts w:hint="default" w:ascii="Arial" w:hAnsi="Arial" w:eastAsia="Arial" w:cs="Arial"/>
          <w:b w:val="0"/>
          <w:bCs w:val="0"/>
          <w:i w:val="0"/>
          <w:strike w:val="0"/>
          <w:sz w:val="20"/>
          <w:szCs w:val="20"/>
          <w:u w:val="none"/>
        </w:rPr>
        <w:t xml:space="preserve">‒</w:t>
      </w:r>
      <w:r>
        <w:rPr>
          <w:b w:val="0"/>
          <w:bCs w:val="0"/>
          <w:i w:val="0"/>
          <w:iCs w:val="0"/>
          <w:sz w:val="20"/>
          <w:szCs w:val="20"/>
          <w:highlight w:val="none"/>
        </w:rPr>
        <w:t xml:space="preserve">89.9956</w:t>
      </w:r>
      <w:r>
        <w:rPr>
          <w:b/>
          <w:bCs/>
          <w:i w:val="0"/>
          <w:strike/>
          <w:sz w:val="20"/>
          <w:szCs w:val="20"/>
        </w:rPr>
      </w:r>
      <w:r>
        <w:rPr>
          <w:b/>
          <w:bCs/>
          <w:i w:val="0"/>
          <w:strike/>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westernmost_longitude</w:t>
      </w:r>
      <w:r>
        <w:rPr>
          <w:b w:val="0"/>
          <w:bCs w:val="0"/>
          <w:i w:val="0"/>
          <w:iCs w:val="0"/>
          <w:sz w:val="20"/>
          <w:szCs w:val="20"/>
          <w:highlight w:val="none"/>
        </w:rPr>
        <w:t xml:space="preserve">: </w:t>
      </w:r>
      <w:r>
        <w:rPr>
          <w:b w:val="0"/>
          <w:bCs w:val="0"/>
          <w:i w:val="0"/>
          <w:iCs w:val="0"/>
          <w:sz w:val="20"/>
          <w:szCs w:val="20"/>
          <w:highlight w:val="none"/>
        </w:rPr>
        <w:t xml:space="preserve">0.32</w:t>
      </w:r>
      <w:r>
        <w:rPr>
          <w:b/>
          <w:bCs/>
          <w:i w:val="0"/>
          <w:sz w:val="20"/>
          <w:szCs w:val="20"/>
        </w:rPr>
      </w:r>
      <w:r>
        <w:rPr>
          <w:b/>
          <w:bCs/>
          <w:i w:val="0"/>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temporal_refinement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sz w:val="20"/>
          <w:szCs w:val="20"/>
        </w:rPr>
      </w:r>
      <w:r>
        <w:rPr>
          <w:b/>
          <w:bCs/>
          <w:sz w:val="20"/>
          <w:szCs w:val="20"/>
        </w:rPr>
      </w:r>
    </w:p>
    <w:p>
      <w:pPr>
        <w:pStyle w:val="2602"/>
        <w:numPr>
          <w:ilvl w:val="3"/>
          <w:numId w:val="56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b w:val="0"/>
          <w:bCs w:val="0"/>
          <w:sz w:val="20"/>
          <w:szCs w:val="20"/>
        </w:rPr>
        <w:t xml:space="preserve">714274</w:t>
      </w:r>
      <w:r>
        <w:rPr>
          <w:b/>
          <w:bCs/>
          <w:sz w:val="20"/>
          <w:szCs w:val="20"/>
        </w:rPr>
      </w:r>
      <w:r>
        <w:rPr>
          <w:b/>
          <w:bCs/>
          <w:sz w:val="20"/>
          <w:szCs w:val="20"/>
        </w:rPr>
      </w:r>
    </w:p>
    <w:p>
      <w:pPr>
        <w:pStyle w:val="2424"/>
        <w:pBdr/>
        <w:spacing w:line="276" w:lineRule="auto"/>
        <w:ind/>
        <w:jc w:val="left"/>
        <w:rPr>
          <w:color w:val="000000" w:themeColor="text1"/>
        </w:rPr>
      </w:pPr>
      <w:r>
        <w:rPr>
          <w:rFonts w:ascii="Arial" w:hAnsi="Arial" w:eastAsia="Arial" w:cs="Arial"/>
          <w:color w:val="000000" w:themeColor="text1"/>
          <w:sz w:val="28"/>
          <w:u w:val="none"/>
        </w:rPr>
        <w:t xml:space="preserve">Grid: Cubed sphere</w:t>
      </w:r>
      <w:r>
        <w:rPr>
          <w:color w:val="000000" w:themeColor="text1"/>
        </w:rPr>
      </w:r>
      <w:r>
        <w:rPr>
          <w:color w:val="000000" w:themeColor="text1"/>
        </w:rPr>
      </w:r>
    </w:p>
    <w:p>
      <w:pPr>
        <w:pStyle w:val="2602"/>
        <w:numPr>
          <w:ilvl w:val="0"/>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computational_</w:t>
      </w:r>
      <w:r>
        <w:rPr>
          <w:rFonts w:ascii="Arial" w:hAnsi="Arial" w:eastAsia="Arial" w:cs="Arial"/>
          <w:b/>
          <w:bCs/>
          <w:color w:val="000000"/>
          <w:sz w:val="20"/>
          <w:szCs w:val="20"/>
          <w:u w:val="none"/>
        </w:rPr>
        <w:t xml:space="preserve">grid</w:t>
      </w:r>
      <w:r>
        <w:rPr>
          <w:b/>
          <w:bCs/>
          <w:sz w:val="20"/>
          <w:szCs w:val="20"/>
        </w:rPr>
      </w:r>
      <w:r>
        <w:rPr>
          <w:b/>
          <w:bCs/>
          <w:sz w:val="20"/>
          <w:szCs w:val="20"/>
        </w:rPr>
      </w:r>
    </w:p>
    <w:p>
      <w:pPr>
        <w:pStyle w:val="2602"/>
        <w:numPr>
          <w:ilvl w:val="1"/>
          <w:numId w:val="64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ins w:id="129" w:author="David Hassell" w:date="2025-11-11T14:08:28Z" oouserid="e42c3f48-66ba-4efd-805a-1ef7f6780645">
        <w:r>
          <w:rPr>
            <w:rFonts w:ascii="Arial" w:hAnsi="Arial" w:eastAsia="Arial" w:cs="Arial"/>
            <w:b/>
            <w:bCs/>
            <w:color w:val="000000"/>
            <w:sz w:val="20"/>
            <w:szCs w:val="20"/>
            <w:u w:val="none"/>
          </w:rPr>
        </w:r>
      </w:ins>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u w:val="single"/>
        </w:rPr>
        <w:t xml:space="preserve">ara</w:t>
      </w:r>
      <w:r>
        <w:rPr>
          <w:rFonts w:ascii="Arial" w:hAnsi="Arial" w:eastAsia="Arial" w:cs="Arial"/>
          <w:i/>
          <w:iCs/>
          <w:color w:val="000000"/>
          <w:sz w:val="20"/>
          <w:szCs w:val="20"/>
          <w:u w:val="single"/>
        </w:rPr>
        <w:t xml:space="preserve">kawa_c</w:t>
      </w:r>
      <w:r>
        <w:rPr>
          <w:b/>
          <w:bCs/>
          <w:sz w:val="20"/>
          <w:szCs w:val="20"/>
        </w:rPr>
      </w:r>
      <w:r>
        <w:rPr>
          <w:b/>
          <w:bCs/>
          <w:sz w:val="20"/>
          <w:szCs w:val="20"/>
        </w:rPr>
      </w:r>
    </w:p>
    <w:p>
      <w:pPr>
        <w:pStyle w:val="2602"/>
        <w:numPr>
          <w:ilvl w:val="1"/>
          <w:numId w:val="64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rFonts w:ascii="Arial" w:hAnsi="Arial" w:eastAsia="Arial" w:cs="Arial"/>
          <w:b/>
          <w:bCs/>
          <w:color w:val="000000"/>
          <w:sz w:val="20"/>
          <w:szCs w:val="20"/>
          <w:u w:val="none"/>
        </w:rPr>
        <w:t xml:space="preserve">subgrid</w:t>
      </w:r>
      <w:r>
        <w:rPr>
          <w:b/>
          <w:bCs/>
          <w:sz w:val="20"/>
          <w:szCs w:val="20"/>
        </w:rPr>
      </w:r>
      <w:r>
        <w:rPr>
          <w:b/>
          <w:bCs/>
          <w:sz w:val="20"/>
          <w:szCs w:val="20"/>
        </w:rPr>
      </w:r>
    </w:p>
    <w:p>
      <w:pPr>
        <w:pStyle w:val="2602"/>
        <w:numPr>
          <w:ilvl w:val="2"/>
          <w:numId w:val="64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mass</w:t>
      </w:r>
      <w:r>
        <w:rPr>
          <w:b/>
          <w:bCs/>
          <w:sz w:val="20"/>
          <w:szCs w:val="20"/>
        </w:rPr>
      </w:r>
      <w:r>
        <w:rPr>
          <w:b/>
          <w:bCs/>
          <w:sz w:val="20"/>
          <w:szCs w:val="20"/>
        </w:rPr>
      </w:r>
    </w:p>
    <w:p>
      <w:pPr>
        <w:pStyle w:val="2602"/>
        <w:numPr>
          <w:ilvl w:val="2"/>
          <w:numId w:val="641"/>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r>
        <w:rPr>
          <w:rFonts w:ascii="Arial" w:hAnsi="Arial" w:eastAsia="Arial" w:cs="Arial"/>
          <w:b/>
          <w:bCs/>
          <w:color w:val="000000"/>
          <w:sz w:val="20"/>
          <w:szCs w:val="20"/>
          <w:highlight w:val="none"/>
          <w:u w:val="none"/>
        </w:rPr>
        <w:t xml:space="preserve">horizontal</w:t>
      </w:r>
      <w:r>
        <w:rPr>
          <w:rFonts w:ascii="Arial" w:hAnsi="Arial" w:eastAsia="Arial" w:cs="Arial"/>
          <w:b/>
          <w:bCs/>
          <w:color w:val="000000"/>
          <w:sz w:val="20"/>
          <w:szCs w:val="20"/>
          <w:highlight w:val="none"/>
          <w:u w:val="none"/>
        </w:rPr>
        <w:t xml:space="preserve">_gri</w:t>
      </w:r>
      <w:r>
        <w:rPr>
          <w:rFonts w:ascii="Arial" w:hAnsi="Arial" w:eastAsia="Arial" w:cs="Arial"/>
          <w:b/>
          <w:bCs/>
          <w:color w:val="000000"/>
          <w:sz w:val="20"/>
          <w:szCs w:val="20"/>
          <w:highlight w:val="none"/>
          <w:u w:val="none"/>
        </w:rPr>
        <w:t xml:space="preserve">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65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none"/>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i w:val="0"/>
          <w:color w:val="000000"/>
          <w:sz w:val="20"/>
          <w:szCs w:val="20"/>
          <w:u w:val="none"/>
        </w:rPr>
        <w:t xml:space="preserve">Grid cell edges vary in size between 100 and 111 km</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single"/>
        </w:rPr>
      </w:r>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cubed_sphere</w:t>
      </w:r>
      <w:r>
        <w:rPr>
          <w:b/>
          <w:bCs/>
          <w:i w:val="0"/>
          <w:sz w:val="20"/>
          <w:szCs w:val="20"/>
        </w:rPr>
      </w:r>
      <w:r>
        <w:rPr>
          <w:b/>
          <w:bCs/>
          <w:i w:val="0"/>
          <w:sz w:val="20"/>
          <w:szCs w:val="20"/>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i w:val="0"/>
          <w:sz w:val="20"/>
          <w:szCs w:val="20"/>
        </w:rPr>
      </w:r>
      <w:r>
        <w:rPr>
          <w:b/>
          <w:bCs/>
          <w:i w:val="0"/>
          <w:sz w:val="20"/>
          <w:szCs w:val="20"/>
        </w:rPr>
      </w:r>
    </w:p>
    <w:p>
      <w:pPr>
        <w:pStyle w:val="2602"/>
        <w:numPr>
          <w:ilvl w:val="3"/>
          <w:numId w:val="644"/>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w:t>
      </w:r>
      <w:r>
        <w:rPr>
          <w:rFonts w:ascii="Arial" w:hAnsi="Arial" w:eastAsia="Arial" w:cs="Arial"/>
          <w:b/>
          <w:bCs/>
          <w:i w:val="0"/>
          <w:iCs w:val="0"/>
          <w:color w:val="000000"/>
          <w:sz w:val="20"/>
          <w:szCs w:val="20"/>
          <w:highlight w:val="none"/>
          <w:u w:val="none"/>
        </w:rPr>
        <w:t xml:space="preserve">esolution</w:t>
      </w:r>
      <w:r>
        <w:rPr>
          <w:rFonts w:ascii="Arial" w:hAnsi="Arial" w:eastAsia="Arial" w:cs="Arial"/>
          <w:b w:val="0"/>
          <w:bCs w:val="0"/>
          <w:i w:val="0"/>
          <w:iCs w:val="0"/>
          <w:color w:val="000000"/>
          <w:sz w:val="20"/>
          <w:szCs w:val="20"/>
          <w:highlight w:val="none"/>
          <w:u w:val="none"/>
        </w:rPr>
        <w:t xml:space="preserve">: 105</w:t>
      </w:r>
      <w:r>
        <w:rPr>
          <w:b/>
          <w:bCs/>
          <w:i w:val="0"/>
          <w:sz w:val="20"/>
          <w:szCs w:val="20"/>
          <w:u w:val="none"/>
        </w:rPr>
      </w:r>
      <w:r>
        <w:rPr>
          <w:b/>
          <w:bCs/>
          <w:i w:val="0"/>
          <w:sz w:val="20"/>
          <w:szCs w:val="20"/>
          <w:u w:val="none"/>
        </w:rPr>
      </w:r>
    </w:p>
    <w:p>
      <w:pPr>
        <w:pStyle w:val="2602"/>
        <w:numPr>
          <w:ilvl w:val="3"/>
          <w:numId w:val="644"/>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w:t>
      </w:r>
      <w:r>
        <w:rPr>
          <w:rFonts w:ascii="Arial" w:hAnsi="Arial" w:eastAsia="Arial" w:cs="Arial"/>
          <w:b/>
          <w:bCs/>
          <w:i w:val="0"/>
          <w:iCs w:val="0"/>
          <w:color w:val="000000"/>
          <w:sz w:val="20"/>
          <w:szCs w:val="20"/>
          <w:highlight w:val="none"/>
          <w:u w:val="none"/>
        </w:rPr>
        <w:t xml:space="preserve">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b w:val="0"/>
          <w:bCs w:val="0"/>
          <w:i w:val="0"/>
          <w:sz w:val="20"/>
          <w:szCs w:val="20"/>
          <w:highlight w:val="none"/>
        </w:rPr>
        <w:t xml:space="preserve">105</w:t>
      </w:r>
      <w:r>
        <w:rPr>
          <w:b/>
          <w:bCs/>
          <w:i w:val="0"/>
          <w:sz w:val="20"/>
          <w:szCs w:val="20"/>
          <w:u w:val="none"/>
        </w:rPr>
      </w:r>
      <w:r>
        <w:rPr>
          <w:b/>
          <w:bCs/>
          <w:i w:val="0"/>
          <w:sz w:val="20"/>
          <w:szCs w:val="20"/>
          <w:u w:val="none"/>
        </w:rPr>
      </w:r>
    </w:p>
    <w:p>
      <w:pPr>
        <w:pStyle w:val="2602"/>
        <w:numPr>
          <w:ilvl w:val="3"/>
          <w:numId w:val="64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horizontal_units</w:t>
      </w:r>
      <w:r>
        <w:rPr>
          <w:b w:val="0"/>
          <w:bCs w:val="0"/>
          <w:sz w:val="20"/>
          <w:szCs w:val="20"/>
          <w:highlight w:val="none"/>
        </w:rPr>
        <w:t xml:space="preserve">: </w:t>
      </w:r>
      <w:r>
        <w:rPr>
          <w:b w:val="0"/>
          <w:bCs w:val="0"/>
          <w:i/>
          <w:iCs/>
          <w:sz w:val="20"/>
          <w:szCs w:val="20"/>
          <w:highlight w:val="none"/>
          <w:u w:val="single"/>
        </w:rPr>
        <w:t xml:space="preserve">km</w:t>
      </w:r>
      <w:r>
        <w:rPr>
          <w:b/>
          <w:bCs/>
          <w:sz w:val="20"/>
          <w:szCs w:val="20"/>
        </w:rPr>
      </w:r>
      <w:r>
        <w:rPr>
          <w:b/>
          <w:bCs/>
          <w:sz w:val="20"/>
          <w:szCs w:val="20"/>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trike w:val="0"/>
          <w:sz w:val="20"/>
          <w:szCs w:val="20"/>
          <w:u w:val="none"/>
        </w:rPr>
      </w:pPr>
      <w:ins w:id="130" w:author="David Hassell" w:date="2025-11-11T14:09:27Z" oouserid="e42c3f48-66ba-4efd-805a-1ef7f6780645">
        <w:r>
          <w:rPr>
            <w:b/>
            <w:bCs/>
            <w:i w:val="0"/>
            <w:strike/>
            <w:sz w:val="20"/>
            <w:szCs w:val="20"/>
            <w:highlight w:val="none"/>
            <w:rPrChange w:id="131" w:author="David Hassell" w:date="2025-10-13T08:54:44Z" oouserid="e42c3f48-66ba-4efd-805a-1ef7f6780645">
              <w:rPr>
                <w:bCs w:val="0"/>
                <w:i w:val="0"/>
                <w:highlight w:val="none"/>
              </w:rPr>
            </w:rPrChange>
          </w:rPr>
        </w:r>
      </w:ins>
      <w:r>
        <w:rPr>
          <w:b/>
          <w:bCs/>
          <w:sz w:val="20"/>
          <w:szCs w:val="20"/>
          <w:highlight w:val="none"/>
        </w:rPr>
        <w:t xml:space="preserve">southernmost_latitude</w:t>
      </w:r>
      <w:r>
        <w:rPr>
          <w:b w:val="0"/>
          <w:bCs w:val="0"/>
          <w:sz w:val="20"/>
          <w:szCs w:val="20"/>
          <w:highlight w:val="none"/>
        </w:rPr>
        <w:t xml:space="preserve">:</w:t>
      </w:r>
      <w:r>
        <w:rPr>
          <w:b w:val="0"/>
          <w:bCs w:val="0"/>
          <w:strike w:val="0"/>
          <w:sz w:val="20"/>
          <w:szCs w:val="20"/>
          <w:highlight w:val="none"/>
          <w:u w:val="none"/>
        </w:rPr>
        <w:t xml:space="preserve"> </w:t>
      </w:r>
      <w:r>
        <w:rPr>
          <w:rFonts w:hint="default" w:ascii="Arial" w:hAnsi="Arial" w:eastAsia="Arial" w:cs="Arial"/>
          <w:b w:val="0"/>
          <w:bCs w:val="0"/>
          <w:i w:val="0"/>
          <w:strike w:val="0"/>
          <w:sz w:val="20"/>
          <w:szCs w:val="20"/>
          <w:u w:val="none"/>
        </w:rPr>
        <w:t xml:space="preserve">‒</w:t>
      </w:r>
      <w:r>
        <w:rPr>
          <w:b w:val="0"/>
          <w:bCs w:val="0"/>
          <w:i w:val="0"/>
          <w:strike w:val="0"/>
          <w:sz w:val="20"/>
          <w:szCs w:val="20"/>
          <w:u w:val="none"/>
        </w:rPr>
        <w:t xml:space="preserve">89.5</w:t>
      </w:r>
      <w:r>
        <w:rPr>
          <w:b/>
          <w:bCs/>
          <w:i w:val="0"/>
          <w:strike w:val="0"/>
          <w:sz w:val="20"/>
          <w:szCs w:val="20"/>
          <w:u w:val="none"/>
        </w:rPr>
      </w:r>
      <w:r>
        <w:rPr>
          <w:b/>
          <w:bCs/>
          <w:i w:val="0"/>
          <w:strike w:val="0"/>
          <w:sz w:val="20"/>
          <w:szCs w:val="20"/>
          <w:u w:val="none"/>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w:t>
      </w:r>
      <w:r>
        <w:rPr>
          <w:b/>
          <w:bCs/>
          <w:i w:val="0"/>
          <w:iCs w:val="0"/>
          <w:sz w:val="20"/>
          <w:szCs w:val="20"/>
          <w:highlight w:val="none"/>
        </w:rPr>
        <w:t xml:space="preserve">e</w:t>
      </w:r>
      <w:r>
        <w:rPr>
          <w:b w:val="0"/>
          <w:bCs w:val="0"/>
          <w:i w:val="0"/>
          <w:iCs w:val="0"/>
          <w:sz w:val="20"/>
          <w:szCs w:val="20"/>
          <w:highlight w:val="none"/>
        </w:rPr>
        <w:t xml:space="preserve">: </w:t>
      </w:r>
      <w:r>
        <w:rPr>
          <w:b w:val="0"/>
          <w:bCs w:val="0"/>
          <w:i w:val="0"/>
          <w:iCs w:val="0"/>
          <w:sz w:val="20"/>
          <w:szCs w:val="20"/>
          <w:highlight w:val="none"/>
        </w:rPr>
        <w:t xml:space="preserve">45</w:t>
      </w:r>
      <w:r>
        <w:rPr>
          <w:b/>
          <w:bCs/>
          <w:i w:val="0"/>
          <w:sz w:val="20"/>
          <w:szCs w:val="20"/>
        </w:rPr>
      </w:r>
      <w:r>
        <w:rPr>
          <w:b/>
          <w:bCs/>
          <w:i w:val="0"/>
          <w:sz w:val="20"/>
          <w:szCs w:val="20"/>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temporal_refinement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sz w:val="20"/>
          <w:szCs w:val="20"/>
        </w:rPr>
      </w:r>
      <w:r>
        <w:rPr>
          <w:b/>
          <w:bCs/>
          <w:sz w:val="20"/>
          <w:szCs w:val="20"/>
        </w:rPr>
      </w:r>
    </w:p>
    <w:p>
      <w:pPr>
        <w:pStyle w:val="2602"/>
        <w:numPr>
          <w:ilvl w:val="3"/>
          <w:numId w:val="638"/>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rFonts w:ascii="Arial" w:hAnsi="Arial" w:eastAsia="Arial" w:cs="Arial"/>
          <w:b w:val="0"/>
          <w:bCs w:val="0"/>
          <w:color w:val="000000"/>
          <w:sz w:val="20"/>
          <w:szCs w:val="20"/>
          <w:u w:val="none"/>
        </w:rPr>
        <w:t xml:space="preserve">60000</w:t>
      </w:r>
      <w:r>
        <w:rPr>
          <w:b/>
          <w:bCs/>
          <w:sz w:val="20"/>
          <w:szCs w:val="20"/>
        </w:rPr>
      </w:r>
      <w:r>
        <w:rPr>
          <w:b/>
          <w:bCs/>
          <w:sz w:val="20"/>
          <w:szCs w:val="20"/>
        </w:rPr>
      </w:r>
    </w:p>
    <w:p>
      <w:pPr>
        <w:pStyle w:val="2602"/>
        <w:numPr>
          <w:ilvl w:val="1"/>
          <w:numId w:val="64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b/>
          <w:bCs/>
          <w:sz w:val="20"/>
          <w:szCs w:val="20"/>
        </w:rPr>
        <w:t xml:space="preserve">subgrid</w:t>
      </w:r>
      <w:r>
        <w:rPr>
          <w:b/>
          <w:bCs/>
          <w:sz w:val="20"/>
          <w:szCs w:val="20"/>
        </w:rPr>
      </w:r>
      <w:r>
        <w:rPr>
          <w:b/>
          <w:bCs/>
          <w:sz w:val="20"/>
          <w:szCs w:val="20"/>
        </w:rPr>
      </w:r>
    </w:p>
    <w:p>
      <w:pPr>
        <w:pStyle w:val="2602"/>
        <w:numPr>
          <w:ilvl w:val="2"/>
          <w:numId w:val="64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x_velocity</w:t>
      </w:r>
      <w:r>
        <w:rPr>
          <w:b/>
          <w:bCs/>
          <w:sz w:val="20"/>
          <w:szCs w:val="20"/>
        </w:rPr>
      </w:r>
      <w:r>
        <w:rPr>
          <w:b/>
          <w:bCs/>
          <w:sz w:val="20"/>
          <w:szCs w:val="20"/>
        </w:rPr>
      </w:r>
    </w:p>
    <w:p>
      <w:pPr>
        <w:pStyle w:val="2602"/>
        <w:numPr>
          <w:ilvl w:val="2"/>
          <w:numId w:val="643"/>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ins w:id="132" w:author="David Hassell" w:date="2025-11-11T14:11:51Z" oouserid="e42c3f48-66ba-4efd-805a-1ef7f6780645">
        <w:r>
          <w:rPr>
            <w:rFonts w:ascii="Arial" w:hAnsi="Arial" w:eastAsia="Arial" w:cs="Arial"/>
            <w:b/>
            <w:bCs/>
            <w:color w:val="000000"/>
            <w:sz w:val="20"/>
            <w:szCs w:val="20"/>
            <w:highlight w:val="none"/>
            <w:u w:val="none"/>
          </w:rPr>
        </w:r>
      </w:ins>
      <w:r>
        <w:rPr>
          <w:rFonts w:ascii="Arial" w:hAnsi="Arial" w:eastAsia="Arial" w:cs="Arial"/>
          <w:b/>
          <w:bCs/>
          <w:color w:val="000000"/>
          <w:sz w:val="20"/>
          <w:szCs w:val="20"/>
          <w:highlight w:val="none"/>
          <w:u w:val="none"/>
        </w:rPr>
        <w:t xml:space="preserve">horizonta</w:t>
      </w:r>
      <w:r>
        <w:rPr>
          <w:rFonts w:ascii="Arial" w:hAnsi="Arial" w:eastAsia="Arial" w:cs="Arial"/>
          <w:b/>
          <w:bCs/>
          <w:color w:val="000000"/>
          <w:sz w:val="20"/>
          <w:szCs w:val="20"/>
          <w:highlight w:val="none"/>
          <w:u w:val="none"/>
        </w:rPr>
        <w:t xml:space="preserve">l_grid_cells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655"/>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none"/>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i w:val="0"/>
          <w:color w:val="000000"/>
          <w:sz w:val="20"/>
          <w:szCs w:val="20"/>
          <w:u w:val="none"/>
        </w:rPr>
        <w:t xml:space="preserve">Grid cell edges vary in size between 100 and 111 km</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3"/>
          <w:numId w:val="642"/>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ins w:id="133" w:author="David Hassell" w:date="2025-11-11T14:11:51Z" oouserid="e42c3f48-66ba-4efd-805a-1ef7f6780645">
        <w:r>
          <w:rPr>
            <w:rFonts w:ascii="Arial" w:hAnsi="Arial" w:eastAsia="Arial" w:cs="Arial"/>
            <w:b/>
            <w:bCs/>
            <w:i w:val="0"/>
            <w:iCs w:val="0"/>
            <w:color w:val="000000"/>
            <w:sz w:val="20"/>
            <w:szCs w:val="20"/>
            <w:u w:val="single"/>
          </w:rPr>
        </w:r>
      </w:ins>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cubed_sphere</w:t>
      </w:r>
      <w:r>
        <w:rPr>
          <w:b/>
          <w:bCs/>
          <w:i w:val="0"/>
          <w:sz w:val="20"/>
          <w:szCs w:val="20"/>
        </w:rPr>
      </w:r>
      <w:r>
        <w:rPr>
          <w:b/>
          <w:bCs/>
          <w:i w:val="0"/>
          <w:sz w:val="20"/>
          <w:szCs w:val="20"/>
        </w:rPr>
      </w:r>
    </w:p>
    <w:p>
      <w:pPr>
        <w:pStyle w:val="2602"/>
        <w:numPr>
          <w:ilvl w:val="3"/>
          <w:numId w:val="642"/>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642"/>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i w:val="0"/>
          <w:sz w:val="20"/>
          <w:szCs w:val="20"/>
        </w:rPr>
      </w:r>
      <w:r>
        <w:rPr>
          <w:b/>
          <w:bCs/>
          <w:i w:val="0"/>
          <w:sz w:val="20"/>
          <w:szCs w:val="20"/>
        </w:rPr>
      </w:r>
    </w:p>
    <w:p>
      <w:pPr>
        <w:pStyle w:val="2602"/>
        <w:numPr>
          <w:ilvl w:val="3"/>
          <w:numId w:val="64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w:t>
      </w:r>
      <w:r>
        <w:rPr>
          <w:rFonts w:ascii="Arial" w:hAnsi="Arial" w:eastAsia="Arial" w:cs="Arial"/>
          <w:b/>
          <w:bCs/>
          <w:i w:val="0"/>
          <w:iCs w:val="0"/>
          <w:color w:val="000000"/>
          <w:sz w:val="20"/>
          <w:szCs w:val="20"/>
          <w:highlight w:val="none"/>
          <w:u w:val="none"/>
        </w:rPr>
        <w:t xml:space="preserve">esolution</w:t>
      </w:r>
      <w:r>
        <w:rPr>
          <w:rFonts w:ascii="Arial" w:hAnsi="Arial" w:eastAsia="Arial" w:cs="Arial"/>
          <w:b w:val="0"/>
          <w:bCs w:val="0"/>
          <w:i w:val="0"/>
          <w:iCs w:val="0"/>
          <w:color w:val="000000"/>
          <w:sz w:val="20"/>
          <w:szCs w:val="20"/>
          <w:highlight w:val="none"/>
          <w:u w:val="none"/>
        </w:rPr>
        <w:t xml:space="preserve">: 105</w:t>
      </w:r>
      <w:r>
        <w:rPr>
          <w:b/>
          <w:bCs/>
          <w:i w:val="0"/>
          <w:sz w:val="20"/>
          <w:szCs w:val="20"/>
          <w:u w:val="none"/>
        </w:rPr>
      </w:r>
      <w:r>
        <w:rPr>
          <w:b/>
          <w:bCs/>
          <w:i w:val="0"/>
          <w:sz w:val="20"/>
          <w:szCs w:val="20"/>
          <w:u w:val="none"/>
        </w:rPr>
      </w:r>
    </w:p>
    <w:p>
      <w:pPr>
        <w:pStyle w:val="2602"/>
        <w:numPr>
          <w:ilvl w:val="3"/>
          <w:numId w:val="64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w:t>
      </w:r>
      <w:r>
        <w:rPr>
          <w:rFonts w:ascii="Arial" w:hAnsi="Arial" w:eastAsia="Arial" w:cs="Arial"/>
          <w:b/>
          <w:bCs/>
          <w:i w:val="0"/>
          <w:iCs w:val="0"/>
          <w:color w:val="000000"/>
          <w:sz w:val="20"/>
          <w:szCs w:val="20"/>
          <w:highlight w:val="none"/>
          <w:u w:val="none"/>
        </w:rPr>
        <w:t xml:space="preserve">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b w:val="0"/>
          <w:bCs w:val="0"/>
          <w:i w:val="0"/>
          <w:sz w:val="20"/>
          <w:szCs w:val="20"/>
          <w:highlight w:val="none"/>
        </w:rPr>
        <w:t xml:space="preserve">105</w:t>
      </w:r>
      <w:r>
        <w:rPr>
          <w:b/>
          <w:bCs/>
          <w:i w:val="0"/>
          <w:sz w:val="20"/>
          <w:szCs w:val="20"/>
          <w:u w:val="none"/>
        </w:rPr>
      </w:r>
      <w:r>
        <w:rPr>
          <w:b/>
          <w:bCs/>
          <w:i w:val="0"/>
          <w:sz w:val="20"/>
          <w:szCs w:val="20"/>
          <w:u w:val="none"/>
        </w:rPr>
      </w:r>
    </w:p>
    <w:p>
      <w:pPr>
        <w:pStyle w:val="2602"/>
        <w:numPr>
          <w:ilvl w:val="3"/>
          <w:numId w:val="64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horizontal_units</w:t>
      </w:r>
      <w:r>
        <w:rPr>
          <w:b w:val="0"/>
          <w:bCs w:val="0"/>
          <w:sz w:val="20"/>
          <w:szCs w:val="20"/>
          <w:highlight w:val="none"/>
        </w:rPr>
        <w:t xml:space="preserve">: </w:t>
      </w:r>
      <w:r>
        <w:rPr>
          <w:b w:val="0"/>
          <w:bCs w:val="0"/>
          <w:i/>
          <w:iCs/>
          <w:sz w:val="20"/>
          <w:szCs w:val="20"/>
          <w:highlight w:val="none"/>
          <w:u w:val="single"/>
        </w:rPr>
        <w:t xml:space="preserve">km</w:t>
      </w:r>
      <w:r>
        <w:rPr>
          <w:b/>
          <w:bCs/>
          <w:sz w:val="20"/>
          <w:szCs w:val="20"/>
        </w:rPr>
      </w:r>
      <w:r>
        <w:rPr>
          <w:b/>
          <w:bCs/>
          <w:sz w:val="20"/>
          <w:szCs w:val="20"/>
        </w:rPr>
      </w:r>
    </w:p>
    <w:p>
      <w:pPr>
        <w:pStyle w:val="2602"/>
        <w:numPr>
          <w:ilvl w:val="3"/>
          <w:numId w:val="64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trike w:val="0"/>
          <w:sz w:val="20"/>
          <w:szCs w:val="20"/>
          <w:u w:val="none"/>
        </w:rPr>
      </w:pPr>
      <w:ins w:id="134" w:author="David Hassell" w:date="2025-11-11T14:09:27Z" oouserid="e42c3f48-66ba-4efd-805a-1ef7f6780645">
        <w:r>
          <w:rPr>
            <w:b/>
            <w:bCs/>
            <w:i w:val="0"/>
            <w:strike/>
            <w:sz w:val="20"/>
            <w:szCs w:val="20"/>
            <w:highlight w:val="none"/>
            <w:rPrChange w:id="135" w:author="David Hassell" w:date="2025-10-13T08:54:44Z" oouserid="e42c3f48-66ba-4efd-805a-1ef7f6780645">
              <w:rPr>
                <w:bCs w:val="0"/>
                <w:i w:val="0"/>
                <w:highlight w:val="none"/>
              </w:rPr>
            </w:rPrChange>
          </w:rPr>
        </w:r>
      </w:ins>
      <w:r>
        <w:rPr>
          <w:b/>
          <w:bCs/>
          <w:sz w:val="20"/>
          <w:szCs w:val="20"/>
          <w:highlight w:val="none"/>
        </w:rPr>
        <w:t xml:space="preserve">southernmost_latitude</w:t>
      </w:r>
      <w:r>
        <w:rPr>
          <w:b w:val="0"/>
          <w:bCs w:val="0"/>
          <w:sz w:val="20"/>
          <w:szCs w:val="20"/>
          <w:highlight w:val="none"/>
        </w:rPr>
        <w:t xml:space="preserve">:</w:t>
      </w:r>
      <w:r>
        <w:rPr>
          <w:b w:val="0"/>
          <w:bCs w:val="0"/>
          <w:strike w:val="0"/>
          <w:sz w:val="20"/>
          <w:szCs w:val="20"/>
          <w:highlight w:val="none"/>
          <w:u w:val="none"/>
        </w:rPr>
        <w:t xml:space="preserve"> </w:t>
      </w:r>
      <w:r>
        <w:rPr>
          <w:rFonts w:hint="default" w:ascii="Arial" w:hAnsi="Arial" w:eastAsia="Arial" w:cs="Arial"/>
          <w:b w:val="0"/>
          <w:bCs w:val="0"/>
          <w:i w:val="0"/>
          <w:strike w:val="0"/>
          <w:sz w:val="20"/>
          <w:szCs w:val="20"/>
          <w:u w:val="none"/>
        </w:rPr>
        <w:t xml:space="preserve">‒89.5</w:t>
      </w:r>
      <w:r>
        <w:rPr>
          <w:b/>
          <w:bCs/>
          <w:i w:val="0"/>
          <w:strike w:val="0"/>
          <w:sz w:val="20"/>
          <w:szCs w:val="20"/>
          <w:u w:val="none"/>
        </w:rPr>
      </w:r>
      <w:r>
        <w:rPr>
          <w:b/>
          <w:bCs/>
          <w:i w:val="0"/>
          <w:strike w:val="0"/>
          <w:sz w:val="20"/>
          <w:szCs w:val="20"/>
          <w:u w:val="none"/>
        </w:rPr>
      </w:r>
    </w:p>
    <w:p>
      <w:pPr>
        <w:pStyle w:val="2602"/>
        <w:numPr>
          <w:ilvl w:val="3"/>
          <w:numId w:val="648"/>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w:t>
      </w:r>
      <w:r>
        <w:rPr>
          <w:b/>
          <w:bCs/>
          <w:i w:val="0"/>
          <w:iCs w:val="0"/>
          <w:sz w:val="20"/>
          <w:szCs w:val="20"/>
          <w:highlight w:val="none"/>
        </w:rPr>
        <w:t xml:space="preserve">e</w:t>
      </w:r>
      <w:r>
        <w:rPr>
          <w:b w:val="0"/>
          <w:bCs w:val="0"/>
          <w:i w:val="0"/>
          <w:iCs w:val="0"/>
          <w:sz w:val="20"/>
          <w:szCs w:val="20"/>
          <w:highlight w:val="none"/>
        </w:rPr>
        <w:t xml:space="preserve">: </w:t>
      </w:r>
      <w:r>
        <w:rPr>
          <w:b w:val="0"/>
          <w:bCs w:val="0"/>
          <w:i w:val="0"/>
          <w:iCs w:val="0"/>
          <w:sz w:val="20"/>
          <w:szCs w:val="20"/>
          <w:highlight w:val="none"/>
        </w:rPr>
        <w:t xml:space="preserve">45</w:t>
      </w:r>
      <w:r>
        <w:rPr>
          <w:b/>
          <w:bCs/>
          <w:i w:val="0"/>
          <w:sz w:val="20"/>
          <w:szCs w:val="20"/>
        </w:rPr>
      </w:r>
      <w:r>
        <w:rPr>
          <w:b/>
          <w:bCs/>
          <w:i w:val="0"/>
          <w:sz w:val="20"/>
          <w:szCs w:val="20"/>
        </w:rPr>
      </w:r>
    </w:p>
    <w:p>
      <w:pPr>
        <w:pStyle w:val="2602"/>
        <w:numPr>
          <w:ilvl w:val="3"/>
          <w:numId w:val="642"/>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sz w:val="20"/>
          <w:szCs w:val="20"/>
          <w:highlight w:val="none"/>
        </w:rPr>
      </w:r>
      <w:r>
        <w:rPr>
          <w:rFonts w:ascii="Arial" w:hAnsi="Arial" w:eastAsia="Arial" w:cs="Arial"/>
          <w:b/>
          <w:bCs/>
          <w:color w:val="000000"/>
          <w:sz w:val="20"/>
          <w:szCs w:val="20"/>
          <w:u w:val="none"/>
        </w:rPr>
        <w:t xml:space="preserve">temporal_refinement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i w:val="0"/>
          <w:sz w:val="20"/>
          <w:szCs w:val="20"/>
        </w:rPr>
      </w:r>
      <w:r>
        <w:rPr>
          <w:b/>
          <w:bCs/>
          <w:i w:val="0"/>
          <w:sz w:val="20"/>
          <w:szCs w:val="20"/>
        </w:rPr>
      </w:r>
    </w:p>
    <w:p>
      <w:pPr>
        <w:pStyle w:val="2602"/>
        <w:numPr>
          <w:ilvl w:val="3"/>
          <w:numId w:val="649"/>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b w:val="0"/>
          <w:bCs w:val="0"/>
          <w:sz w:val="20"/>
          <w:szCs w:val="20"/>
        </w:rPr>
        <w:t xml:space="preserve">60000</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64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horizontal_</w:t>
      </w:r>
      <w:r>
        <w:rPr>
          <w:b/>
          <w:bCs/>
          <w:sz w:val="20"/>
          <w:szCs w:val="20"/>
        </w:rPr>
        <w:t xml:space="preserve">subgrid</w:t>
      </w:r>
      <w:r>
        <w:rPr>
          <w:b/>
          <w:bCs/>
          <w:sz w:val="20"/>
          <w:szCs w:val="20"/>
        </w:rPr>
      </w:r>
      <w:r>
        <w:rPr>
          <w:b/>
          <w:bCs/>
          <w:sz w:val="20"/>
          <w:szCs w:val="20"/>
        </w:rPr>
      </w:r>
    </w:p>
    <w:p>
      <w:pPr>
        <w:pStyle w:val="2602"/>
        <w:numPr>
          <w:ilvl w:val="2"/>
          <w:numId w:val="649"/>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highlight w:val="none"/>
          <w:u w:val="none"/>
        </w:rPr>
        <w:t xml:space="preserve">cell_variable_type</w:t>
      </w:r>
      <w:r>
        <w:rPr>
          <w:rFonts w:ascii="Arial" w:hAnsi="Arial" w:eastAsia="Arial" w:cs="Arial"/>
          <w:b w:val="0"/>
          <w:bCs w:val="0"/>
          <w:color w:val="000000"/>
          <w:sz w:val="20"/>
          <w:szCs w:val="20"/>
          <w:highlight w:val="none"/>
          <w:u w:val="none"/>
        </w:rPr>
        <w:t xml:space="preserve">: </w:t>
      </w:r>
      <w:r>
        <w:rPr>
          <w:rFonts w:ascii="Arial" w:hAnsi="Arial" w:eastAsia="Arial" w:cs="Arial"/>
          <w:b w:val="0"/>
          <w:bCs w:val="0"/>
          <w:i/>
          <w:iCs/>
          <w:color w:val="000000"/>
          <w:sz w:val="20"/>
          <w:szCs w:val="20"/>
          <w:highlight w:val="none"/>
          <w:u w:val="single"/>
        </w:rPr>
        <w:t xml:space="preserve">y_velocity</w:t>
      </w:r>
      <w:r>
        <w:rPr>
          <w:b/>
          <w:bCs/>
          <w:sz w:val="20"/>
          <w:szCs w:val="20"/>
        </w:rPr>
      </w:r>
      <w:r>
        <w:rPr>
          <w:b/>
          <w:bCs/>
          <w:sz w:val="20"/>
          <w:szCs w:val="20"/>
        </w:rPr>
      </w:r>
    </w:p>
    <w:p>
      <w:pPr>
        <w:pStyle w:val="2602"/>
        <w:numPr>
          <w:ilvl w:val="2"/>
          <w:numId w:val="649"/>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color w:val="000000"/>
          <w:sz w:val="20"/>
          <w:szCs w:val="20"/>
          <w:highlight w:val="none"/>
          <w:u w:val="none"/>
        </w:rPr>
      </w:pPr>
      <w:ins w:id="136" w:author="David Hassell" w:date="2025-11-11T14:11:51Z" oouserid="e42c3f48-66ba-4efd-805a-1ef7f6780645">
        <w:r>
          <w:rPr>
            <w:rFonts w:ascii="Arial" w:hAnsi="Arial" w:eastAsia="Arial" w:cs="Arial"/>
            <w:b/>
            <w:bCs/>
            <w:color w:val="000000"/>
            <w:sz w:val="20"/>
            <w:szCs w:val="20"/>
            <w:highlight w:val="none"/>
            <w:u w:val="none"/>
          </w:rPr>
        </w:r>
      </w:ins>
      <w:r>
        <w:rPr>
          <w:rFonts w:ascii="Arial" w:hAnsi="Arial" w:eastAsia="Arial" w:cs="Arial"/>
          <w:b/>
          <w:bCs/>
          <w:color w:val="000000"/>
          <w:sz w:val="20"/>
          <w:szCs w:val="20"/>
          <w:highlight w:val="none"/>
          <w:u w:val="none"/>
        </w:rPr>
        <w:t xml:space="preserve">horizontal_grid</w:t>
      </w:r>
      <w:r>
        <w:rPr>
          <w:rFonts w:ascii="Arial" w:hAnsi="Arial" w:eastAsia="Arial" w:cs="Arial"/>
          <w:b/>
          <w:bCs/>
          <w:color w:val="000000"/>
          <w:sz w:val="20"/>
          <w:szCs w:val="20"/>
          <w:highlight w:val="none"/>
          <w:u w:val="none"/>
        </w:rPr>
        <w:t xml:space="preserve">_cells</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3"/>
          <w:numId w:val="65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none"/>
        </w:rPr>
      </w:pPr>
      <w:r>
        <w:rPr>
          <w:rFonts w:ascii="Arial" w:hAnsi="Arial" w:eastAsia="Arial" w:cs="Arial"/>
          <w:b/>
          <w:bCs/>
          <w:color w:val="000000"/>
          <w:sz w:val="20"/>
          <w:szCs w:val="20"/>
          <w:u w:val="none"/>
        </w:rPr>
        <w:t xml:space="preserve">description</w:t>
      </w:r>
      <w:r>
        <w:rPr>
          <w:rFonts w:ascii="Arial" w:hAnsi="Arial" w:eastAsia="Arial" w:cs="Arial"/>
          <w:b w:val="0"/>
          <w:bCs w:val="0"/>
          <w:color w:val="000000"/>
          <w:sz w:val="20"/>
          <w:szCs w:val="20"/>
          <w:u w:val="none"/>
        </w:rPr>
        <w:t xml:space="preserve">: </w:t>
      </w:r>
      <w:r>
        <w:rPr>
          <w:rFonts w:ascii="Arial" w:hAnsi="Arial" w:eastAsia="Arial" w:cs="Arial"/>
          <w:b w:val="0"/>
          <w:bCs w:val="0"/>
          <w:i w:val="0"/>
          <w:color w:val="000000"/>
          <w:sz w:val="20"/>
          <w:szCs w:val="20"/>
          <w:u w:val="none"/>
        </w:rPr>
        <w:t xml:space="preserve">Grid cell edges vary in size between 100 and 111 km</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3"/>
          <w:numId w:val="65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ins w:id="137" w:author="David Hassell" w:date="2025-11-11T14:11:51Z" oouserid="e42c3f48-66ba-4efd-805a-1ef7f6780645">
        <w:r>
          <w:rPr>
            <w:rFonts w:ascii="Arial" w:hAnsi="Arial" w:eastAsia="Arial" w:cs="Arial"/>
            <w:b/>
            <w:bCs/>
            <w:i w:val="0"/>
            <w:iCs w:val="0"/>
            <w:color w:val="000000"/>
            <w:sz w:val="20"/>
            <w:szCs w:val="20"/>
            <w:u w:val="single"/>
          </w:rPr>
        </w:r>
      </w:ins>
      <w:r>
        <w:rPr>
          <w:rFonts w:ascii="Arial" w:hAnsi="Arial" w:eastAsia="Arial" w:cs="Arial"/>
          <w:b/>
          <w:bCs/>
          <w:i w:val="0"/>
          <w:iCs w:val="0"/>
          <w:color w:val="000000"/>
          <w:sz w:val="20"/>
          <w:szCs w:val="20"/>
          <w:u w:val="none"/>
        </w:rPr>
        <w:t xml:space="preserve">grid_type</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cubed_sphere</w:t>
      </w:r>
      <w:r>
        <w:rPr>
          <w:b/>
          <w:bCs/>
          <w:i w:val="0"/>
          <w:sz w:val="20"/>
          <w:szCs w:val="20"/>
        </w:rPr>
      </w:r>
      <w:r>
        <w:rPr>
          <w:b/>
          <w:bCs/>
          <w:i w:val="0"/>
          <w:sz w:val="20"/>
          <w:szCs w:val="20"/>
        </w:rPr>
      </w:r>
    </w:p>
    <w:p>
      <w:pPr>
        <w:pStyle w:val="2602"/>
        <w:numPr>
          <w:ilvl w:val="3"/>
          <w:numId w:val="65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grid_mapping</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iCs/>
          <w:color w:val="000000"/>
          <w:sz w:val="20"/>
          <w:szCs w:val="20"/>
          <w:u w:val="none"/>
        </w:rPr>
        <w:t xml:space="preserve"> </w:t>
      </w:r>
      <w:r>
        <w:rPr>
          <w:rFonts w:ascii="Arial" w:hAnsi="Arial" w:eastAsia="Arial" w:cs="Arial"/>
          <w:b w:val="0"/>
          <w:bCs w:val="0"/>
          <w:i/>
          <w:iCs/>
          <w:color w:val="000000"/>
          <w:sz w:val="20"/>
          <w:szCs w:val="20"/>
          <w:u w:val="single"/>
        </w:rPr>
        <w:t xml:space="preserve">latitu</w:t>
      </w:r>
      <w:r>
        <w:rPr>
          <w:rFonts w:ascii="Arial" w:hAnsi="Arial" w:eastAsia="Arial" w:cs="Arial"/>
          <w:b w:val="0"/>
          <w:bCs w:val="0"/>
          <w:i/>
          <w:iCs/>
          <w:color w:val="000000"/>
          <w:sz w:val="20"/>
          <w:szCs w:val="20"/>
          <w:u w:val="single"/>
        </w:rPr>
        <w:t xml:space="preserve">de_longitude</w:t>
      </w:r>
      <w:r>
        <w:rPr>
          <w:b/>
          <w:bCs/>
          <w:i w:val="0"/>
          <w:sz w:val="20"/>
          <w:szCs w:val="20"/>
        </w:rPr>
      </w:r>
      <w:r>
        <w:rPr>
          <w:b/>
          <w:bCs/>
          <w:i w:val="0"/>
          <w:sz w:val="20"/>
          <w:szCs w:val="20"/>
        </w:rPr>
      </w:r>
    </w:p>
    <w:p>
      <w:pPr>
        <w:pStyle w:val="2602"/>
        <w:numPr>
          <w:ilvl w:val="3"/>
          <w:numId w:val="65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i w:val="0"/>
          <w:iCs w:val="0"/>
          <w:color w:val="000000"/>
          <w:sz w:val="20"/>
          <w:szCs w:val="20"/>
          <w:u w:val="none"/>
        </w:rPr>
        <w:t xml:space="preserve">region</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b w:val="0"/>
          <w:bCs w:val="0"/>
          <w:i/>
          <w:iCs/>
          <w:color w:val="000000"/>
          <w:sz w:val="20"/>
          <w:szCs w:val="20"/>
          <w:u w:val="single"/>
        </w:rPr>
        <w:t xml:space="preserve">glo</w:t>
      </w:r>
      <w:r>
        <w:rPr>
          <w:rFonts w:ascii="Arial" w:hAnsi="Arial" w:eastAsia="Arial" w:cs="Arial"/>
          <w:b w:val="0"/>
          <w:bCs w:val="0"/>
          <w:i/>
          <w:iCs/>
          <w:color w:val="000000"/>
          <w:sz w:val="20"/>
          <w:szCs w:val="20"/>
          <w:u w:val="single"/>
        </w:rPr>
        <w:t xml:space="preserve">bal</w:t>
      </w:r>
      <w:r>
        <w:rPr>
          <w:b/>
          <w:bCs/>
          <w:i w:val="0"/>
          <w:sz w:val="20"/>
          <w:szCs w:val="20"/>
        </w:rPr>
      </w:r>
      <w:r>
        <w:rPr>
          <w:b/>
          <w:bCs/>
          <w:i w:val="0"/>
          <w:sz w:val="20"/>
          <w:szCs w:val="20"/>
        </w:rPr>
      </w:r>
    </w:p>
    <w:p>
      <w:pPr>
        <w:pStyle w:val="2602"/>
        <w:numPr>
          <w:ilvl w:val="3"/>
          <w:numId w:val="65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x_r</w:t>
      </w:r>
      <w:r>
        <w:rPr>
          <w:rFonts w:ascii="Arial" w:hAnsi="Arial" w:eastAsia="Arial" w:cs="Arial"/>
          <w:b/>
          <w:bCs/>
          <w:i w:val="0"/>
          <w:iCs w:val="0"/>
          <w:color w:val="000000"/>
          <w:sz w:val="20"/>
          <w:szCs w:val="20"/>
          <w:highlight w:val="none"/>
          <w:u w:val="none"/>
        </w:rPr>
        <w:t xml:space="preserve">esolution</w:t>
      </w:r>
      <w:r>
        <w:rPr>
          <w:rFonts w:ascii="Arial" w:hAnsi="Arial" w:eastAsia="Arial" w:cs="Arial"/>
          <w:b w:val="0"/>
          <w:bCs w:val="0"/>
          <w:i w:val="0"/>
          <w:iCs w:val="0"/>
          <w:color w:val="000000"/>
          <w:sz w:val="20"/>
          <w:szCs w:val="20"/>
          <w:highlight w:val="none"/>
          <w:u w:val="none"/>
        </w:rPr>
        <w:t xml:space="preserve">: 105</w:t>
      </w:r>
      <w:r>
        <w:rPr>
          <w:b/>
          <w:bCs/>
          <w:i w:val="0"/>
          <w:sz w:val="20"/>
          <w:szCs w:val="20"/>
          <w:u w:val="none"/>
        </w:rPr>
      </w:r>
      <w:r>
        <w:rPr>
          <w:b/>
          <w:bCs/>
          <w:i w:val="0"/>
          <w:sz w:val="20"/>
          <w:szCs w:val="20"/>
          <w:u w:val="none"/>
        </w:rPr>
      </w:r>
    </w:p>
    <w:p>
      <w:pPr>
        <w:pStyle w:val="2602"/>
        <w:numPr>
          <w:ilvl w:val="3"/>
          <w:numId w:val="651"/>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u w:val="none"/>
        </w:rPr>
      </w:pPr>
      <w:r>
        <w:rPr>
          <w:rFonts w:ascii="Arial" w:hAnsi="Arial" w:eastAsia="Arial" w:cs="Arial"/>
          <w:b/>
          <w:bCs/>
          <w:i w:val="0"/>
          <w:iCs w:val="0"/>
          <w:color w:val="000000"/>
          <w:sz w:val="20"/>
          <w:szCs w:val="20"/>
          <w:highlight w:val="none"/>
          <w:u w:val="none"/>
        </w:rPr>
        <w:t xml:space="preserve">y_</w:t>
      </w:r>
      <w:r>
        <w:rPr>
          <w:rFonts w:ascii="Arial" w:hAnsi="Arial" w:eastAsia="Arial" w:cs="Arial"/>
          <w:b/>
          <w:bCs/>
          <w:i w:val="0"/>
          <w:iCs w:val="0"/>
          <w:color w:val="000000"/>
          <w:sz w:val="20"/>
          <w:szCs w:val="20"/>
          <w:highlight w:val="none"/>
          <w:u w:val="none"/>
        </w:rPr>
        <w:t xml:space="preserve">resolution</w:t>
      </w:r>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iCs w:val="0"/>
          <w:color w:val="000000"/>
          <w:sz w:val="20"/>
          <w:szCs w:val="20"/>
          <w:highlight w:val="none"/>
          <w:u w:val="none"/>
        </w:rPr>
        <w:t xml:space="preserve"> </w:t>
      </w:r>
      <w:r>
        <w:rPr>
          <w:b w:val="0"/>
          <w:bCs w:val="0"/>
          <w:i w:val="0"/>
          <w:sz w:val="20"/>
          <w:szCs w:val="20"/>
          <w:highlight w:val="none"/>
        </w:rPr>
        <w:t xml:space="preserve">105</w:t>
      </w:r>
      <w:r>
        <w:rPr>
          <w:b/>
          <w:bCs/>
          <w:i w:val="0"/>
          <w:sz w:val="20"/>
          <w:szCs w:val="20"/>
          <w:u w:val="none"/>
        </w:rPr>
      </w:r>
      <w:r>
        <w:rPr>
          <w:b/>
          <w:bCs/>
          <w:i w:val="0"/>
          <w:sz w:val="20"/>
          <w:szCs w:val="20"/>
          <w:u w:val="none"/>
        </w:rPr>
      </w:r>
    </w:p>
    <w:p>
      <w:pPr>
        <w:pStyle w:val="2602"/>
        <w:numPr>
          <w:ilvl w:val="3"/>
          <w:numId w:val="65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b/>
          <w:bCs/>
          <w:sz w:val="20"/>
          <w:szCs w:val="20"/>
          <w:highlight w:val="none"/>
        </w:rPr>
        <w:t xml:space="preserve">horizontal_units</w:t>
      </w:r>
      <w:r>
        <w:rPr>
          <w:b w:val="0"/>
          <w:bCs w:val="0"/>
          <w:sz w:val="20"/>
          <w:szCs w:val="20"/>
          <w:highlight w:val="none"/>
        </w:rPr>
        <w:t xml:space="preserve">: </w:t>
      </w:r>
      <w:r>
        <w:rPr>
          <w:b w:val="0"/>
          <w:bCs w:val="0"/>
          <w:i/>
          <w:iCs/>
          <w:sz w:val="20"/>
          <w:szCs w:val="20"/>
          <w:highlight w:val="none"/>
          <w:u w:val="single"/>
        </w:rPr>
        <w:t xml:space="preserve">km</w:t>
      </w:r>
      <w:r>
        <w:rPr>
          <w:b/>
          <w:bCs/>
          <w:sz w:val="20"/>
          <w:szCs w:val="20"/>
        </w:rPr>
      </w:r>
      <w:r>
        <w:rPr>
          <w:b/>
          <w:bCs/>
          <w:sz w:val="20"/>
          <w:szCs w:val="20"/>
        </w:rPr>
      </w:r>
    </w:p>
    <w:p>
      <w:pPr>
        <w:pStyle w:val="2602"/>
        <w:numPr>
          <w:ilvl w:val="3"/>
          <w:numId w:val="65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trike w:val="0"/>
          <w:sz w:val="20"/>
          <w:szCs w:val="20"/>
          <w:u w:val="none"/>
        </w:rPr>
      </w:pPr>
      <w:ins w:id="138" w:author="David Hassell" w:date="2025-11-11T14:09:27Z" oouserid="e42c3f48-66ba-4efd-805a-1ef7f6780645">
        <w:r>
          <w:rPr>
            <w:b/>
            <w:bCs/>
            <w:i w:val="0"/>
            <w:strike/>
            <w:sz w:val="20"/>
            <w:szCs w:val="20"/>
            <w:highlight w:val="none"/>
            <w:rPrChange w:id="139" w:author="David Hassell" w:date="2025-10-13T08:54:44Z" oouserid="e42c3f48-66ba-4efd-805a-1ef7f6780645">
              <w:rPr>
                <w:bCs w:val="0"/>
                <w:i w:val="0"/>
                <w:highlight w:val="none"/>
              </w:rPr>
            </w:rPrChange>
          </w:rPr>
        </w:r>
      </w:ins>
      <w:r>
        <w:rPr>
          <w:b/>
          <w:bCs/>
          <w:sz w:val="20"/>
          <w:szCs w:val="20"/>
          <w:highlight w:val="none"/>
        </w:rPr>
        <w:t xml:space="preserve">southernmost_latitude</w:t>
      </w:r>
      <w:r>
        <w:rPr>
          <w:b w:val="0"/>
          <w:bCs w:val="0"/>
          <w:sz w:val="20"/>
          <w:szCs w:val="20"/>
          <w:highlight w:val="none"/>
        </w:rPr>
        <w:t xml:space="preserve">:</w:t>
      </w:r>
      <w:r>
        <w:rPr>
          <w:b w:val="0"/>
          <w:bCs w:val="0"/>
          <w:strike w:val="0"/>
          <w:sz w:val="20"/>
          <w:szCs w:val="20"/>
          <w:highlight w:val="none"/>
          <w:u w:val="none"/>
        </w:rPr>
        <w:t xml:space="preserve"> </w:t>
      </w:r>
      <w:r>
        <w:rPr>
          <w:rFonts w:hint="default" w:ascii="Arial" w:hAnsi="Arial" w:eastAsia="Arial" w:cs="Arial"/>
          <w:b w:val="0"/>
          <w:bCs w:val="0"/>
          <w:i w:val="0"/>
          <w:strike w:val="0"/>
          <w:sz w:val="20"/>
          <w:szCs w:val="20"/>
          <w:u w:val="none"/>
        </w:rPr>
        <w:t xml:space="preserve">‒</w:t>
      </w:r>
      <w:r>
        <w:rPr>
          <w:b w:val="0"/>
          <w:bCs w:val="0"/>
          <w:i w:val="0"/>
          <w:strike w:val="0"/>
          <w:sz w:val="20"/>
          <w:szCs w:val="20"/>
          <w:u w:val="none"/>
        </w:rPr>
        <w:t xml:space="preserve">89.8</w:t>
      </w:r>
      <w:r>
        <w:rPr>
          <w:b/>
          <w:bCs/>
          <w:i w:val="0"/>
          <w:strike w:val="0"/>
          <w:sz w:val="20"/>
          <w:szCs w:val="20"/>
          <w:u w:val="none"/>
        </w:rPr>
      </w:r>
      <w:r>
        <w:rPr>
          <w:b/>
          <w:bCs/>
          <w:i w:val="0"/>
          <w:strike w:val="0"/>
          <w:sz w:val="20"/>
          <w:szCs w:val="20"/>
          <w:u w:val="none"/>
        </w:rPr>
      </w:r>
    </w:p>
    <w:p>
      <w:pPr>
        <w:pStyle w:val="2602"/>
        <w:numPr>
          <w:ilvl w:val="3"/>
          <w:numId w:val="653"/>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iCs w:val="0"/>
          <w:sz w:val="20"/>
          <w:szCs w:val="20"/>
          <w:highlight w:val="none"/>
        </w:rPr>
        <w:t xml:space="preserve">westernmost_longitud</w:t>
      </w:r>
      <w:r>
        <w:rPr>
          <w:b/>
          <w:bCs/>
          <w:i w:val="0"/>
          <w:iCs w:val="0"/>
          <w:sz w:val="20"/>
          <w:szCs w:val="20"/>
          <w:highlight w:val="none"/>
        </w:rPr>
        <w:t xml:space="preserve">e</w:t>
      </w:r>
      <w:r>
        <w:rPr>
          <w:b w:val="0"/>
          <w:bCs w:val="0"/>
          <w:i w:val="0"/>
          <w:iCs w:val="0"/>
          <w:sz w:val="20"/>
          <w:szCs w:val="20"/>
          <w:highlight w:val="none"/>
        </w:rPr>
        <w:t xml:space="preserve">: </w:t>
      </w:r>
      <w:r>
        <w:rPr>
          <w:b w:val="0"/>
          <w:bCs w:val="0"/>
          <w:i w:val="0"/>
          <w:iCs w:val="0"/>
          <w:sz w:val="20"/>
          <w:szCs w:val="20"/>
        </w:rPr>
        <w:t xml:space="preserve">43.1</w:t>
      </w:r>
      <w:r>
        <w:rPr>
          <w:b/>
          <w:bCs/>
          <w:i w:val="0"/>
          <w:sz w:val="20"/>
          <w:szCs w:val="20"/>
        </w:rPr>
      </w:r>
      <w:r>
        <w:rPr>
          <w:b/>
          <w:bCs/>
          <w:i w:val="0"/>
          <w:sz w:val="20"/>
          <w:szCs w:val="20"/>
        </w:rPr>
      </w:r>
    </w:p>
    <w:p>
      <w:pPr>
        <w:pStyle w:val="2602"/>
        <w:numPr>
          <w:ilvl w:val="3"/>
          <w:numId w:val="650"/>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sz w:val="20"/>
          <w:szCs w:val="20"/>
          <w:highlight w:val="none"/>
        </w:rPr>
      </w:r>
      <w:r>
        <w:rPr>
          <w:rFonts w:ascii="Arial" w:hAnsi="Arial" w:eastAsia="Arial" w:cs="Arial"/>
          <w:b/>
          <w:bCs/>
          <w:color w:val="000000"/>
          <w:sz w:val="20"/>
          <w:szCs w:val="20"/>
          <w:u w:val="none"/>
        </w:rPr>
        <w:t xml:space="preserve">temporal_refinement</w:t>
      </w:r>
      <w:r>
        <w:rPr>
          <w:rFonts w:ascii="Arial" w:hAnsi="Arial" w:eastAsia="Arial" w:cs="Arial"/>
          <w:b w:val="0"/>
          <w:bCs w:val="0"/>
          <w:color w:val="000000"/>
          <w:sz w:val="20"/>
          <w:szCs w:val="20"/>
          <w:u w:val="none"/>
        </w:rPr>
        <w:t xml:space="preserve">: </w:t>
      </w:r>
      <w:r>
        <w:rPr>
          <w:rFonts w:ascii="Arial" w:hAnsi="Arial" w:eastAsia="Arial" w:cs="Arial"/>
          <w:b w:val="0"/>
          <w:bCs w:val="0"/>
          <w:i/>
          <w:iCs/>
          <w:color w:val="000000"/>
          <w:sz w:val="20"/>
          <w:szCs w:val="20"/>
          <w:u w:val="single"/>
        </w:rPr>
        <w:t xml:space="preserve">stat</w:t>
      </w:r>
      <w:r>
        <w:rPr>
          <w:rFonts w:ascii="Arial" w:hAnsi="Arial" w:eastAsia="Arial" w:cs="Arial"/>
          <w:b w:val="0"/>
          <w:bCs w:val="0"/>
          <w:i/>
          <w:iCs/>
          <w:color w:val="000000"/>
          <w:sz w:val="20"/>
          <w:szCs w:val="20"/>
          <w:u w:val="single"/>
        </w:rPr>
        <w:t xml:space="preserve">ic</w:t>
      </w:r>
      <w:r>
        <w:rPr>
          <w:b/>
          <w:bCs/>
          <w:i w:val="0"/>
          <w:sz w:val="20"/>
          <w:szCs w:val="20"/>
        </w:rPr>
      </w:r>
      <w:r>
        <w:rPr>
          <w:b/>
          <w:bCs/>
          <w:i w:val="0"/>
          <w:sz w:val="20"/>
          <w:szCs w:val="20"/>
        </w:rPr>
      </w:r>
    </w:p>
    <w:p>
      <w:pPr>
        <w:pStyle w:val="2602"/>
        <w:numPr>
          <w:ilvl w:val="3"/>
          <w:numId w:val="6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n_</w:t>
      </w:r>
      <w:r>
        <w:rPr>
          <w:rFonts w:ascii="Arial" w:hAnsi="Arial" w:eastAsia="Arial" w:cs="Arial"/>
          <w:b/>
          <w:bCs/>
          <w:color w:val="000000"/>
          <w:sz w:val="20"/>
          <w:szCs w:val="20"/>
          <w:u w:val="none"/>
        </w:rPr>
        <w:t xml:space="preserve">cells</w:t>
      </w:r>
      <w:r>
        <w:rPr>
          <w:rFonts w:ascii="Arial" w:hAnsi="Arial" w:eastAsia="Arial" w:cs="Arial"/>
          <w:b w:val="0"/>
          <w:bCs w:val="0"/>
          <w:color w:val="000000"/>
          <w:sz w:val="20"/>
          <w:szCs w:val="20"/>
          <w:u w:val="none"/>
        </w:rPr>
        <w:t xml:space="preserve">: </w:t>
      </w:r>
      <w:r>
        <w:rPr>
          <w:b w:val="0"/>
          <w:bCs w:val="0"/>
          <w:sz w:val="20"/>
          <w:szCs w:val="20"/>
        </w:rPr>
        <w:t xml:space="preserve">60000</w:t>
      </w:r>
      <w:r>
        <w:rPr>
          <w:b/>
          <w:bCs/>
          <w:sz w:val="20"/>
          <w:szCs w:val="20"/>
        </w:rPr>
      </w:r>
      <w:r>
        <w:rPr>
          <w:b/>
          <w:bCs/>
          <w:sz w:val="20"/>
          <w:szCs w:val="20"/>
        </w:rPr>
      </w:r>
    </w:p>
    <w:p>
      <w:pPr>
        <w:pStyle w:val="2422"/>
        <w:pageBreakBefore w:val="true"/>
        <w:pBdr/>
        <w:tabs>
          <w:tab w:val="left" w:leader="none" w:pos="850"/>
        </w:tabs>
        <w:spacing w:line="276" w:lineRule="auto"/>
        <w:ind/>
        <w:rPr>
          <w:b w:val="0"/>
          <w:bCs w:val="0"/>
          <w14:ligatures w14:val="none"/>
        </w:rPr>
      </w:pPr>
      <w:r/>
      <w:bookmarkStart w:id="564" w:name="_Toc7"/>
      <w:r/>
      <w:bookmarkStart w:id="257" w:name="_7.__Contro"/>
      <w:r/>
      <w:bookmarkEnd w:id="257"/>
      <w:r/>
      <w:bookmarkStart w:id="48" w:name="_8.__Contro"/>
      <w:r/>
      <w:bookmarkEnd w:id="48"/>
      <w:r>
        <w:rPr>
          <w:b w:val="0"/>
          <w:bCs w:val="0"/>
        </w:rPr>
        <w:t xml:space="preserve"> Controlled vocabularies</w:t>
      </w:r>
      <w:r>
        <w:rPr>
          <w:b w:val="0"/>
          <w:bCs w:val="0"/>
          <w14:ligatures w14:val="none"/>
        </w:rPr>
      </w:r>
      <w:bookmarkEnd w:id="564"/>
      <w:r>
        <w:rPr>
          <w:b w:val="0"/>
          <w:bCs w:val="0"/>
          <w14:ligatures w14:val="none"/>
        </w:rPr>
      </w:r>
      <w:r>
        <w:rPr>
          <w:b w:val="0"/>
          <w:bCs w:val="0"/>
          <w14:ligatures w14: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highlight w:val="none"/>
          <w14:ligatures w14:val="none"/>
        </w:rPr>
      </w:pPr>
      <w:r>
        <w:rPr>
          <w:sz w:val="20"/>
          <w:szCs w:val="20"/>
        </w:rPr>
        <w:t xml:space="preserve">Many EMD property values are restricted to selections from controlled vocabularies, i.e. standardised lists which contain all possible values.</w:t>
      </w:r>
      <w:r>
        <w:rPr>
          <w:sz w:val="20"/>
          <w:szCs w:val="20"/>
          <w:highlight w:val="none"/>
          <w14:ligatures w14:val="none"/>
        </w:rPr>
      </w:r>
      <w:r>
        <w:rPr>
          <w:sz w:val="20"/>
          <w:szCs w:val="20"/>
          <w:highlight w:val="none"/>
          <w14:ligatures w14:val="none"/>
        </w:rPr>
      </w:r>
    </w:p>
    <w:p>
      <w:pPr>
        <w:suppressLineNumbers w:val="false"/>
        <w:pBdr>
          <w:top w:val="none" w:color="000000" w:sz="4" w:space="0"/>
          <w:left w:val="none" w:color="000000" w:sz="4" w:space="0"/>
          <w:bottom w:val="none" w:color="000000" w:sz="4" w:space="0"/>
          <w:right w:val="none" w:color="000000" w:sz="4" w:space="0"/>
        </w:pBdr>
        <w:tabs>
          <w:tab w:val="center" w:leader="none" w:pos="4677"/>
        </w:tabs>
        <w:spacing w:after="142" w:afterAutospacing="0" w:before="0" w:line="276" w:lineRule="auto"/>
        <w:ind w:right="0" w:firstLine="0" w:left="0"/>
        <w:contextualSpacing w:val="false"/>
        <w:jc w:val="both"/>
        <w:rPr>
          <w:b w:val="0"/>
          <w:bCs w:val="0"/>
          <w:i/>
          <w:sz w:val="20"/>
          <w:szCs w:val="20"/>
          <w:highlight w:val="none"/>
          <w14:ligatures w14:val="none"/>
        </w:rPr>
      </w:pPr>
      <w:r>
        <w:rPr>
          <w:rFonts w:ascii="Arial" w:hAnsi="Arial" w:eastAsia="Arial" w:cs="Arial"/>
          <w:b/>
          <w:bCs/>
          <w:i/>
          <w:iCs/>
          <w:color w:val="000000"/>
          <w:sz w:val="20"/>
          <w:szCs w:val="20"/>
          <w:u w:val="none"/>
        </w:rPr>
        <w:t xml:space="preserve">No</w:t>
      </w:r>
      <w:r>
        <w:rPr>
          <w:rFonts w:ascii="Arial" w:hAnsi="Arial" w:eastAsia="Arial" w:cs="Arial"/>
          <w:b/>
          <w:bCs/>
          <w:i/>
          <w:iCs/>
          <w:color w:val="000000"/>
          <w:sz w:val="20"/>
          <w:szCs w:val="20"/>
          <w:u w:val="none"/>
        </w:rPr>
        <w:t xml:space="preserve">te</w:t>
      </w:r>
      <w:r>
        <w:rPr>
          <w:rFonts w:ascii="Arial" w:hAnsi="Arial" w:eastAsia="Arial" w:cs="Arial"/>
          <w:b w:val="0"/>
          <w:bCs w:val="0"/>
          <w:i/>
          <w:iCs/>
          <w:color w:val="000000"/>
          <w:sz w:val="20"/>
          <w:szCs w:val="20"/>
          <w:u w:val="none"/>
        </w:rPr>
        <w:t xml:space="preserve">: </w:t>
      </w:r>
      <w:r>
        <w:rPr>
          <w:i/>
          <w:iCs/>
          <w:sz w:val="20"/>
          <w:szCs w:val="20"/>
        </w:rPr>
        <w:t xml:space="preserve">It is known th</w:t>
      </w:r>
      <w:r>
        <w:rPr>
          <w:i/>
          <w:iCs/>
          <w:sz w:val="20"/>
          <w:szCs w:val="20"/>
        </w:rPr>
        <w:t xml:space="preserve">at some of these controlled vocabularies are not complete</w:t>
      </w:r>
      <w:r>
        <w:rPr>
          <w:i/>
          <w:iCs/>
          <w:sz w:val="20"/>
          <w:szCs w:val="20"/>
        </w:rPr>
        <w:t xml:space="preserve"> and will need expanding</w:t>
      </w:r>
      <w:r>
        <w:rPr>
          <w:i/>
          <w:iCs/>
          <w:sz w:val="20"/>
          <w:szCs w:val="20"/>
        </w:rPr>
        <w:t xml:space="preserve">, because it is not known in advance what is required for every model.</w:t>
      </w:r>
      <w:r>
        <w:rPr>
          <w:b/>
          <w:bCs/>
          <w:i/>
          <w:sz w:val="20"/>
          <w:szCs w:val="20"/>
          <w:highlight w:val="none"/>
          <w14:ligatures w14:val="none"/>
        </w:rPr>
        <w:t xml:space="preserve"> </w:t>
      </w:r>
      <w:r>
        <w:rPr>
          <w:b w:val="0"/>
          <w:bCs w:val="0"/>
          <w:i/>
          <w:sz w:val="20"/>
          <w:szCs w:val="20"/>
          <w:highlight w:val="none"/>
          <w14:ligatures w14:val="none"/>
        </w:rPr>
        <w:t xml:space="preserve">Subsequent version</w:t>
      </w:r>
      <w:r>
        <w:rPr>
          <w:b w:val="0"/>
          <w:bCs w:val="0"/>
          <w:i/>
          <w:sz w:val="20"/>
          <w:szCs w:val="20"/>
          <w:highlight w:val="none"/>
          <w14:ligatures w14:val="none"/>
        </w:rPr>
        <w:t xml:space="preserve">s</w:t>
      </w:r>
      <w:r>
        <w:rPr>
          <w:b w:val="0"/>
          <w:bCs w:val="0"/>
          <w:i/>
          <w:sz w:val="20"/>
          <w:szCs w:val="20"/>
          <w:highlight w:val="none"/>
          <w14:ligatures w14:val="none"/>
        </w:rPr>
        <w:t xml:space="preserve"> of the EMD will include any </w:t>
      </w:r>
      <w:r>
        <w:rPr>
          <w:b w:val="0"/>
          <w:bCs w:val="0"/>
          <w:i/>
          <w:sz w:val="20"/>
          <w:szCs w:val="20"/>
          <w:highlight w:val="none"/>
          <w14:ligatures w14:val="none"/>
        </w:rPr>
        <w:t xml:space="preserve">new entries that are required.</w:t>
      </w:r>
      <w:r>
        <w:rPr>
          <w:b w:val="0"/>
          <w:bCs w:val="0"/>
          <w:i/>
          <w:sz w:val="20"/>
          <w:szCs w:val="20"/>
          <w:highlight w:val="none"/>
          <w14:ligatures w14:val="none"/>
        </w:rPr>
      </w:r>
      <w:r>
        <w:rPr>
          <w:b w:val="0"/>
          <w:bCs w:val="0"/>
          <w:i/>
          <w:sz w:val="20"/>
          <w:szCs w:val="20"/>
          <w:highlight w:val="none"/>
          <w14:ligatures w14:val="none"/>
        </w:rPr>
      </w:r>
    </w:p>
    <w:p>
      <w:pPr>
        <w:suppressLineNumbers w:val="false"/>
        <w:pBdr>
          <w:top w:val="none" w:color="000000" w:sz="4" w:space="0"/>
          <w:left w:val="none" w:color="000000" w:sz="4" w:space="0"/>
          <w:bottom w:val="none" w:color="000000" w:sz="4" w:space="0"/>
          <w:right w:val="none" w:color="000000" w:sz="4" w:space="0"/>
        </w:pBdr>
        <w:tabs>
          <w:tab w:val="center" w:leader="none" w:pos="4677"/>
        </w:tabs>
        <w:spacing w:after="142" w:afterAutospacing="0" w:before="0" w:line="276" w:lineRule="auto"/>
        <w:ind w:right="0" w:firstLine="0" w:left="0"/>
        <w:contextualSpacing w:val="false"/>
        <w:jc w:val="both"/>
        <w:rPr>
          <w:sz w:val="20"/>
          <w:szCs w:val="20"/>
          <w14:ligatures w14:val="none"/>
        </w:rPr>
      </w:pPr>
      <w:r>
        <w:rPr>
          <w:b/>
          <w:bCs/>
          <w:i/>
          <w:iCs/>
          <w:sz w:val="20"/>
          <w:szCs w:val="20"/>
          <w:highlight w:val="none"/>
        </w:rPr>
        <w:t xml:space="preserve">Note for CMIP7</w:t>
      </w:r>
      <w:r>
        <w:rPr>
          <w:i/>
          <w:iCs/>
          <w:sz w:val="20"/>
          <w:szCs w:val="20"/>
          <w:highlight w:val="none"/>
        </w:rPr>
        <w:t xml:space="preserve">: The EMD on-line creation tool will </w:t>
      </w:r>
      <w:r>
        <w:rPr>
          <w:i/>
          <w:iCs/>
          <w:sz w:val="20"/>
          <w:szCs w:val="20"/>
        </w:rPr>
        <w:t xml:space="preserve">provide the ability to </w:t>
      </w:r>
      <w:r>
        <w:rPr>
          <w:i/>
          <w:iCs/>
          <w:sz w:val="20"/>
          <w:szCs w:val="20"/>
        </w:rPr>
        <w:t xml:space="preserve">request a new controlled vocabulary entry, wh</w:t>
      </w:r>
      <w:r>
        <w:rPr>
          <w:i/>
          <w:iCs/>
          <w:sz w:val="20"/>
          <w:szCs w:val="20"/>
        </w:rPr>
        <w:t xml:space="preserve">ich will be subsequently finalised on a GitHub issue. Once accepted, the new entry will be available for use within CMIP7, and the new term will appear in the next version of the EMD.</w:t>
      </w:r>
      <w:r>
        <w:rPr>
          <w:sz w:val="20"/>
          <w:szCs w:val="20"/>
          <w14:ligatures w14:val="none"/>
        </w:rPr>
      </w:r>
      <w:r>
        <w:rPr>
          <w:sz w:val="20"/>
          <w:szCs w:val="20"/>
          <w14:ligatures w14:val="none"/>
        </w:rPr>
      </w:r>
    </w:p>
    <w:p>
      <w:pPr>
        <w:pStyle w:val="2424"/>
        <w:pBdr/>
        <w:spacing w:line="276" w:lineRule="auto"/>
        <w:ind/>
        <w:jc w:val="both"/>
        <w:rPr>
          <w:color w:val="000000" w:themeColor="text1"/>
        </w:rPr>
      </w:pPr>
      <w:r/>
      <w:bookmarkStart w:id="422" w:name="_7.1._compo"/>
      <w:r/>
      <w:bookmarkEnd w:id="422"/>
      <w:r/>
      <w:bookmarkStart w:id="341" w:name="_7.1._Model"/>
      <w:r/>
      <w:bookmarkEnd w:id="341"/>
      <w:r/>
      <w:bookmarkStart w:id="227" w:name="_7.2._Model"/>
      <w:r/>
      <w:bookmarkEnd w:id="227"/>
      <w:r/>
      <w:bookmarkStart w:id="93" w:name="_7.3._Model"/>
      <w:r/>
      <w:bookmarkEnd w:id="93"/>
      <w:r>
        <w:rPr>
          <w:color w:val="000000" w:themeColor="text1"/>
        </w:rPr>
      </w:r>
      <w:bookmarkStart w:id="36" w:name="_8.3._CMIP_"/>
      <w:r>
        <w:rPr>
          <w:color w:val="000000" w:themeColor="text1"/>
        </w:rPr>
      </w:r>
      <w:bookmarkEnd w:id="36"/>
      <w:r>
        <w:rPr>
          <w:rFonts w:ascii="Arial" w:hAnsi="Arial" w:eastAsia="Arial" w:cs="Arial"/>
          <w:b/>
          <w:bCs/>
          <w:color w:val="000000" w:themeColor="text1"/>
          <w:sz w:val="28"/>
          <w:u w:val="none"/>
        </w:rPr>
        <w:t xml:space="preserve">compo</w:t>
      </w:r>
      <w:r>
        <w:rPr>
          <w:rFonts w:ascii="Arial" w:hAnsi="Arial" w:eastAsia="Arial" w:cs="Arial"/>
          <w:b/>
          <w:bCs/>
          <w:color w:val="000000" w:themeColor="text1"/>
          <w:sz w:val="28"/>
          <w:u w:val="none"/>
        </w:rPr>
        <w:t xml:space="preserve">nent</w:t>
      </w:r>
      <w:r>
        <w:rPr>
          <w:rFonts w:ascii="Arial" w:hAnsi="Arial" w:eastAsia="Arial" w:cs="Arial"/>
          <w:color w:val="000000" w:themeColor="text1"/>
          <w:sz w:val="28"/>
          <w:u w:val="none"/>
        </w:rPr>
        <w:t xml:space="preserve"> CV</w:t>
      </w:r>
      <w:r>
        <w:rPr>
          <w:color w:val="000000" w:themeColor="text1"/>
        </w:rPr>
      </w:r>
      <w:r>
        <w:rPr>
          <w:color w:val="000000" w:themeColor="text1"/>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Model component types.</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A component type describes a</w:t>
      </w:r>
      <w:r>
        <w:rPr>
          <w:rFonts w:ascii="Arial" w:hAnsi="Arial" w:eastAsia="Arial" w:cs="Arial"/>
          <w:color w:val="000000"/>
          <w:sz w:val="20"/>
          <w:szCs w:val="20"/>
          <w:u w:val="none"/>
        </w:rPr>
        <w:t xml:space="preserve"> set of interactive </w:t>
      </w:r>
      <w:r>
        <w:rPr>
          <w:rFonts w:ascii="Arial" w:hAnsi="Arial" w:eastAsia="Arial" w:cs="Arial"/>
          <w:color w:val="000000"/>
          <w:sz w:val="20"/>
          <w:szCs w:val="20"/>
          <w:u w:val="none"/>
        </w:rPr>
        <w:t xml:space="preserve">processes that are simulated by single model component</w:t>
      </w:r>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t xml:space="preserve"> See sections </w:t>
      </w:r>
      <w:hyperlink w:tooltip="#_2.__Top-le" w:anchor="_2.__Top-le" w:history="1">
        <w:r>
          <w:rPr>
            <w:rStyle w:val="2580"/>
            <w:rFonts w:ascii="Arial" w:hAnsi="Arial" w:eastAsia="Arial" w:cs="Arial"/>
            <w:sz w:val="20"/>
            <w:szCs w:val="20"/>
            <w:highlight w:val="none"/>
          </w:rPr>
          <w:t xml:space="preserve">2 (Top-level model)</w:t>
        </w:r>
      </w:hyperlink>
      <w:r>
        <w:rPr>
          <w:sz w:val="20"/>
          <w:szCs w:val="20"/>
        </w:rPr>
        <w:t xml:space="preserve"> </w:t>
      </w:r>
      <w:r>
        <w:rPr>
          <w:rFonts w:ascii="Arial" w:hAnsi="Arial" w:eastAsia="Arial" w:cs="Arial"/>
          <w:color w:val="000000"/>
          <w:sz w:val="20"/>
          <w:szCs w:val="20"/>
          <w:u w:val="none"/>
        </w:rPr>
        <w:t xml:space="preserve">and </w:t>
      </w:r>
      <w:r>
        <w:rPr>
          <w:rFonts w:ascii="Arial" w:hAnsi="Arial" w:eastAsia="Arial" w:cs="Arial"/>
          <w:color w:val="000000"/>
          <w:sz w:val="20"/>
          <w:szCs w:val="20"/>
          <w:u w:val="none"/>
        </w:rPr>
      </w:r>
      <w:hyperlink w:tooltip="#_3.__Model_" w:anchor="_3.__Model_" w:history="1">
        <w:r>
          <w:rPr>
            <w:rStyle w:val="2580"/>
            <w:rFonts w:ascii="Arial" w:hAnsi="Arial" w:eastAsia="Arial" w:cs="Arial"/>
            <w:sz w:val="20"/>
            <w:szCs w:val="20"/>
          </w:rPr>
          <w:t xml:space="preserve">3 (Model components)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b/>
          <w:bCs/>
          <w:color w:val="000000"/>
          <w:sz w:val="20"/>
          <w:szCs w:val="20"/>
          <w:u w:val="none"/>
        </w:rPr>
      </w:pPr>
      <w:r>
        <w:rPr>
          <w:rFonts w:ascii="Arial" w:hAnsi="Arial" w:eastAsia="Arial" w:cs="Arial"/>
          <w:color w:val="000000"/>
          <w:sz w:val="20"/>
          <w:szCs w:val="20"/>
          <w:u w:val="none"/>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top-level </w:t>
      </w:r>
      <w:r>
        <w:rPr>
          <w:rFonts w:ascii="Arial" w:hAnsi="Arial" w:eastAsia="Arial" w:cs="Arial"/>
          <w:b w:val="0"/>
          <w:bCs w:val="0"/>
          <w:color w:val="000000"/>
          <w:sz w:val="20"/>
          <w:szCs w:val="20"/>
          <w:u w:val="none"/>
        </w:rPr>
        <w:t xml:space="preserve">model </w:t>
      </w:r>
      <w:r>
        <w:rPr>
          <w:rFonts w:ascii="Arial" w:hAnsi="Arial" w:eastAsia="Arial" w:cs="Arial"/>
          <w:b/>
          <w:color w:val="000000"/>
          <w:sz w:val="20"/>
          <w:szCs w:val="20"/>
          <w:u w:val="none"/>
        </w:rPr>
        <w:t xml:space="preserve">dynamic_</w:t>
      </w:r>
      <w:r>
        <w:rPr>
          <w:rFonts w:ascii="Arial" w:hAnsi="Arial" w:eastAsia="Arial" w:cs="Arial"/>
          <w:b/>
          <w:color w:val="000000"/>
          <w:sz w:val="20"/>
          <w:szCs w:val="20"/>
          <w:u w:val="none"/>
        </w:rPr>
        <w:t xml:space="preserve">components</w:t>
      </w:r>
      <w:r>
        <w:rPr>
          <w:rFonts w:ascii="Arial" w:hAnsi="Arial" w:eastAsia="Arial" w:cs="Arial"/>
          <w:b w:val="0"/>
          <w:bCs w:val="0"/>
          <w:color w:val="000000"/>
          <w:sz w:val="20"/>
          <w:szCs w:val="20"/>
          <w:u w:val="none"/>
        </w:rPr>
        <w:t xml:space="preserve">,</w:t>
      </w:r>
      <w:r>
        <w:rPr>
          <w:rFonts w:ascii="Arial" w:hAnsi="Arial" w:eastAsia="Arial" w:cs="Arial"/>
          <w:b/>
          <w:color w:val="000000"/>
          <w:sz w:val="20"/>
          <w:szCs w:val="20"/>
          <w:u w:val="none"/>
        </w:rPr>
        <w:t xml:space="preserve"> prescribed_</w:t>
      </w:r>
      <w:r>
        <w:rPr>
          <w:rFonts w:ascii="Arial" w:hAnsi="Arial" w:eastAsia="Arial" w:cs="Arial"/>
          <w:b/>
          <w:color w:val="000000"/>
          <w:sz w:val="20"/>
          <w:szCs w:val="20"/>
          <w:u w:val="none"/>
        </w:rPr>
        <w:t xml:space="preserve">components</w:t>
      </w:r>
      <w:r>
        <w:rPr>
          <w:rFonts w:ascii="Arial" w:hAnsi="Arial" w:eastAsia="Arial" w:cs="Arial"/>
          <w:b w:val="0"/>
          <w:bCs w:val="0"/>
          <w:color w:val="000000"/>
          <w:sz w:val="20"/>
          <w:szCs w:val="20"/>
          <w:u w:val="none"/>
        </w:rPr>
        <w:t xml:space="preserve">, and </w:t>
      </w:r>
      <w:r>
        <w:rPr>
          <w:rFonts w:ascii="Arial" w:hAnsi="Arial" w:eastAsia="Arial" w:cs="Arial"/>
          <w:b/>
          <w:color w:val="000000"/>
          <w:sz w:val="20"/>
          <w:szCs w:val="20"/>
          <w:u w:val="none"/>
        </w:rPr>
        <w:t xml:space="preserve">omitted_</w:t>
      </w:r>
      <w:r>
        <w:rPr>
          <w:rFonts w:ascii="Arial" w:hAnsi="Arial" w:eastAsia="Arial" w:cs="Arial"/>
          <w:b/>
          <w:bCs/>
          <w:color w:val="000000"/>
          <w:sz w:val="20"/>
          <w:szCs w:val="20"/>
          <w:u w:val="none"/>
        </w:rPr>
        <w:t xml:space="preserve">components </w:t>
      </w:r>
      <w:r>
        <w:rPr>
          <w:rFonts w:ascii="Arial" w:hAnsi="Arial" w:eastAsia="Arial" w:cs="Arial"/>
          <w:b w:val="0"/>
          <w:bCs w:val="0"/>
          <w:color w:val="000000"/>
          <w:sz w:val="20"/>
          <w:szCs w:val="20"/>
          <w:u w:val="none"/>
        </w:rPr>
        <w:t xml:space="preserve">properties; and the mo</w:t>
      </w:r>
      <w:r>
        <w:rPr>
          <w:rFonts w:ascii="Arial" w:hAnsi="Arial" w:eastAsia="Arial" w:cs="Arial"/>
          <w:b w:val="0"/>
          <w:bCs w:val="0"/>
          <w:color w:val="000000"/>
          <w:sz w:val="20"/>
          <w:szCs w:val="20"/>
          <w:u w:val="none"/>
        </w:rPr>
        <w:t xml:space="preserve">del component </w:t>
      </w:r>
      <w:r>
        <w:rPr>
          <w:rFonts w:ascii="Arial" w:hAnsi="Arial" w:eastAsia="Arial" w:cs="Arial"/>
          <w:b/>
          <w:bCs/>
          <w:color w:val="000000"/>
          <w:sz w:val="20"/>
          <w:szCs w:val="20"/>
          <w:u w:val="none"/>
        </w:rPr>
        <w:t xml:space="preserve">component</w:t>
      </w:r>
      <w:r>
        <w:rPr>
          <w:rFonts w:ascii="Arial" w:hAnsi="Arial" w:eastAsia="Arial" w:cs="Arial"/>
          <w:b w:val="0"/>
          <w:bCs w:val="0"/>
          <w:color w:val="000000"/>
          <w:sz w:val="20"/>
          <w:szCs w:val="20"/>
          <w:u w:val="none"/>
        </w:rPr>
        <w:t xml:space="preserve">, </w:t>
      </w:r>
      <w:r>
        <w:rPr>
          <w:rFonts w:ascii="Arial" w:hAnsi="Arial" w:eastAsia="Arial" w:cs="Arial"/>
          <w:b/>
          <w:color w:val="000000"/>
          <w:sz w:val="20"/>
          <w:szCs w:val="20"/>
          <w:u w:val="none"/>
        </w:rPr>
        <w:t xml:space="preserve">embedded_in</w:t>
      </w:r>
      <w:r>
        <w:rPr>
          <w:rFonts w:ascii="Arial" w:hAnsi="Arial" w:eastAsia="Arial" w:cs="Arial"/>
          <w:color w:val="000000"/>
          <w:sz w:val="20"/>
          <w:szCs w:val="20"/>
          <w:u w:val="none"/>
        </w:rPr>
        <w:t xml:space="preserve">, and </w:t>
      </w:r>
      <w:r>
        <w:rPr>
          <w:rFonts w:ascii="Arial" w:hAnsi="Arial" w:eastAsia="Arial" w:cs="Arial"/>
          <w:b/>
          <w:color w:val="000000"/>
          <w:sz w:val="20"/>
          <w:szCs w:val="20"/>
          <w:u w:val="none"/>
        </w:rPr>
        <w:t xml:space="preserve">coupled_with</w:t>
      </w:r>
      <w:r>
        <w:rPr>
          <w:rFonts w:ascii="Arial" w:hAnsi="Arial" w:eastAsia="Arial" w:cs="Arial"/>
          <w:b w:val="0"/>
          <w:bCs w:val="0"/>
          <w:color w:val="000000"/>
          <w:sz w:val="20"/>
          <w:szCs w:val="20"/>
          <w:u w:val="none"/>
        </w:rPr>
        <w:t xml:space="preserve"> properties</w:t>
      </w:r>
      <w:r>
        <w:rPr>
          <w:rFonts w:ascii="Arial" w:hAnsi="Arial" w:eastAsia="Arial" w:cs="Arial"/>
          <w:color w:val="000000"/>
          <w:sz w:val="20"/>
          <w:szCs w:val="20"/>
          <w:highlight w:val="none"/>
          <w:u w:val="none"/>
        </w:rPr>
        <w:t xml:space="preserve">:</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r>
      <w:r>
        <w:rPr>
          <w:rFonts w:ascii="Arial" w:hAnsi="Arial" w:eastAsia="Arial" w:cs="Arial"/>
          <w:b/>
          <w:bCs/>
          <w:color w:val="000000"/>
          <w:sz w:val="20"/>
          <w:szCs w:val="20"/>
          <w:u w:val="none"/>
        </w:rPr>
        <w:t xml:space="preserve">ae</w:t>
      </w:r>
      <w:r>
        <w:rPr>
          <w:rFonts w:ascii="Arial" w:hAnsi="Arial" w:eastAsia="Arial" w:cs="Arial"/>
          <w:b/>
          <w:bCs/>
          <w:color w:val="000000"/>
          <w:sz w:val="20"/>
          <w:szCs w:val="20"/>
          <w:u w:val="none"/>
        </w:rPr>
        <w:t xml:space="preserve">r</w:t>
      </w:r>
      <w:r>
        <w:rPr>
          <w:rFonts w:ascii="Arial" w:hAnsi="Arial" w:eastAsia="Arial" w:cs="Arial"/>
          <w:b/>
          <w:bCs/>
          <w:color w:val="000000"/>
          <w:sz w:val="20"/>
          <w:szCs w:val="20"/>
          <w:u w:val="none"/>
        </w:rPr>
        <w:t xml:space="preserve">osol</w:t>
      </w:r>
      <w:r>
        <w:rPr>
          <w:b/>
          <w:bCs/>
          <w:sz w:val="20"/>
          <w:szCs w:val="20"/>
        </w:rPr>
      </w:r>
      <w:r>
        <w:rPr>
          <w:b/>
          <w:bCs/>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ins w:id="140" w:author="David Hassell" w:date="2025-02-13T12:16:38Z" oouserid="e42c3f48-66ba-4efd-805a-1ef7f6780645">
        <w:r>
          <w:rPr>
            <w:b w:val="0"/>
            <w:bCs w:val="0"/>
            <w:sz w:val="20"/>
            <w:szCs w:val="20"/>
            <w:highlight w:val="none"/>
            <w:rPrChange w:id="141" w:author="David Hassell" w:date="2025-02-13T12:16:54Z" oouserid="e42c3f48-66ba-4efd-805a-1ef7f6780645">
              <w:rPr>
                <w:b w:val="0"/>
                <w:bCs w:val="0"/>
                <w:highlight w:val="none"/>
              </w:rPr>
            </w:rPrChange>
          </w:rPr>
        </w:r>
      </w:ins>
      <w:r>
        <w:rPr>
          <w:b w:val="0"/>
          <w:bCs w:val="0"/>
          <w:i/>
          <w:iCs/>
          <w:sz w:val="20"/>
          <w:szCs w:val="20"/>
          <w:highlight w:val="none"/>
        </w:rPr>
        <w:t xml:space="preserve">The behaviour </w:t>
      </w:r>
      <w:r>
        <w:rPr>
          <w:b w:val="0"/>
          <w:bCs w:val="0"/>
          <w:i/>
          <w:iCs/>
          <w:sz w:val="20"/>
          <w:szCs w:val="20"/>
          <w:highlight w:val="none"/>
        </w:rPr>
        <w:t xml:space="preserve">and evolution of aerosols suspended in the atmosphere</w:t>
      </w:r>
      <w:r>
        <w:rPr>
          <w:b w:val="0"/>
          <w:bCs w:val="0"/>
          <w:sz w:val="20"/>
          <w:szCs w:val="20"/>
          <w:highlight w:val="none"/>
        </w:rPr>
        <w:t xml:space="preserve">.</w:t>
      </w:r>
      <w:r>
        <w:rPr>
          <w:b w:val="0"/>
          <w:bCs w:val="0"/>
          <w:sz w:val="20"/>
          <w:szCs w:val="20"/>
        </w:rPr>
      </w:r>
      <w:r>
        <w:rPr>
          <w:b w:val="0"/>
          <w:bCs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t xml:space="preserve">atmosphere</w:t>
      </w:r>
      <w:r>
        <w:rPr>
          <w:b/>
          <w:bCs/>
          <w:sz w:val="20"/>
          <w:szCs w:val="20"/>
        </w:rPr>
      </w:r>
      <w:r>
        <w:rPr>
          <w:b/>
          <w:bCs/>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ins w:id="142" w:author="David Hassell" w:date="2025-02-13T12:17:09Z" oouserid="e42c3f48-66ba-4efd-805a-1ef7f6780645">
        <w:r>
          <w:rPr>
            <w:b w:val="0"/>
            <w:bCs w:val="0"/>
            <w:i/>
            <w:iCs/>
            <w:sz w:val="20"/>
            <w:szCs w:val="20"/>
            <w:highlight w:val="none"/>
            <w:rPrChange w:id="143" w:author="David Hassell" w:date="2025-02-13T12:17:12Z" oouserid="e42c3f48-66ba-4efd-805a-1ef7f6780645">
              <w:rPr>
                <w:b/>
                <w:bCs/>
                <w:highlight w:val="none"/>
              </w:rPr>
            </w:rPrChange>
          </w:rPr>
        </w:r>
      </w:ins>
      <w:r>
        <w:rPr>
          <w:b w:val="0"/>
          <w:bCs w:val="0"/>
          <w:i/>
          <w:iCs/>
          <w:sz w:val="20"/>
          <w:szCs w:val="20"/>
          <w:highlight w:val="none"/>
        </w:rPr>
        <w:t xml:space="preserve">Dynamical, thermodynamical, and physical processes in the atmosphere.</w:t>
      </w:r>
      <w:r>
        <w:rPr>
          <w:b w:val="0"/>
          <w:bCs w:val="0"/>
          <w:sz w:val="20"/>
          <w:szCs w:val="20"/>
        </w:rPr>
      </w:r>
      <w:r>
        <w:rPr>
          <w:b w:val="0"/>
          <w:bCs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t xml:space="preserve">atmospheric_chemistry</w:t>
      </w:r>
      <w:r>
        <w:rPr>
          <w:b/>
          <w:bCs/>
          <w:sz w:val="20"/>
          <w:szCs w:val="20"/>
        </w:rPr>
      </w:r>
      <w:r>
        <w:rPr>
          <w:b/>
          <w:bCs/>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ins w:id="144" w:author="David Hassell" w:date="2025-02-13T12:17:29Z" oouserid="e42c3f48-66ba-4efd-805a-1ef7f6780645">
        <w:r>
          <w:rPr>
            <w:b w:val="0"/>
            <w:bCs w:val="0"/>
            <w:sz w:val="20"/>
            <w:szCs w:val="20"/>
            <w:highlight w:val="none"/>
            <w:rPrChange w:id="145" w:author="David Hassell" w:date="2025-02-13T12:17:32Z" oouserid="e42c3f48-66ba-4efd-805a-1ef7f6780645">
              <w:rPr>
                <w:b/>
                <w:bCs/>
                <w:highlight w:val="none"/>
              </w:rPr>
            </w:rPrChange>
          </w:rPr>
        </w:r>
      </w:ins>
      <w:r>
        <w:rPr>
          <w:b w:val="0"/>
          <w:bCs w:val="0"/>
          <w:i/>
          <w:iCs/>
          <w:sz w:val="20"/>
          <w:szCs w:val="20"/>
          <w:highlight w:val="none"/>
        </w:rPr>
        <w:t xml:space="preserve">The b</w:t>
      </w:r>
      <w:r>
        <w:rPr>
          <w:b w:val="0"/>
          <w:bCs w:val="0"/>
          <w:i/>
          <w:iCs/>
          <w:sz w:val="20"/>
          <w:szCs w:val="20"/>
          <w:highlight w:val="none"/>
        </w:rPr>
        <w:t xml:space="preserve">ehaviour and evolution of the chemical composition of the atmosphere</w:t>
      </w:r>
      <w:r>
        <w:rPr>
          <w:b w:val="0"/>
          <w:bCs w:val="0"/>
          <w:sz w:val="20"/>
          <w:szCs w:val="20"/>
          <w:highlight w:val="none"/>
        </w:rPr>
        <w:t xml:space="preserve">.</w:t>
      </w:r>
      <w:r>
        <w:rPr>
          <w:b w:val="0"/>
          <w:bCs w:val="0"/>
          <w:sz w:val="20"/>
          <w:szCs w:val="20"/>
        </w:rPr>
      </w:r>
      <w:r>
        <w:rPr>
          <w:b w:val="0"/>
          <w:bCs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i w:val="0"/>
          <w:color w:val="000000"/>
          <w:sz w:val="20"/>
          <w:szCs w:val="20"/>
          <w:u w:val="none"/>
        </w:rPr>
      </w:pPr>
      <w:r>
        <w:rPr>
          <w:rFonts w:ascii="Arial" w:hAnsi="Arial" w:eastAsia="Arial" w:cs="Arial"/>
          <w:b/>
          <w:bCs/>
          <w:color w:val="000000"/>
          <w:sz w:val="20"/>
          <w:szCs w:val="20"/>
          <w:u w:val="none"/>
        </w:rPr>
        <w:t xml:space="preserve">lan</w:t>
      </w:r>
      <w:r>
        <w:rPr>
          <w:rFonts w:ascii="Arial" w:hAnsi="Arial" w:eastAsia="Arial" w:cs="Arial"/>
          <w:b/>
          <w:bCs/>
          <w:i w:val="0"/>
          <w:iCs w:val="0"/>
          <w:color w:val="000000"/>
          <w:sz w:val="20"/>
          <w:szCs w:val="20"/>
          <w:u w:val="none"/>
        </w:rPr>
        <w:t xml:space="preserve">d_surface</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rFonts w:ascii="Arial" w:hAnsi="Arial" w:eastAsia="Arial" w:cs="Arial"/>
          <w:b w:val="0"/>
          <w:bCs w:val="0"/>
          <w:i w:val="0"/>
          <w:iCs w:val="0"/>
          <w:color w:val="000000"/>
          <w:sz w:val="20"/>
          <w:szCs w:val="20"/>
          <w:u w:val="none"/>
          <w:rPrChange w:id="146" w:author="David Hassell" w:date="2025-02-13T14:17:55Z" oouserid="e42c3f48-66ba-4efd-805a-1ef7f6780645">
            <w:rPr>
              <w:rFonts w:ascii="Arial" w:hAnsi="Arial" w:eastAsia="Arial" w:cs="Arial"/>
              <w:b/>
              <w:bCs/>
              <w:color w:val="000000"/>
              <w:sz w:val="22"/>
              <w:u w:val="none"/>
            </w:rPr>
          </w:rPrChange>
        </w:rPr>
      </w:r>
      <w:r>
        <w:rPr>
          <w:b w:val="0"/>
          <w:bCs w:val="0"/>
          <w:i/>
          <w:iCs/>
          <w:sz w:val="20"/>
          <w:szCs w:val="20"/>
        </w:rPr>
        <w:t xml:space="preserve">Water, </w:t>
      </w:r>
      <w:r>
        <w:rPr>
          <w:b w:val="0"/>
          <w:bCs w:val="0"/>
          <w:i/>
          <w:iCs/>
          <w:sz w:val="20"/>
          <w:szCs w:val="20"/>
        </w:rPr>
        <w:t xml:space="preserve">energy, and mass fluxes between the surface and the atmosph</w:t>
      </w:r>
      <w:r>
        <w:rPr>
          <w:b w:val="0"/>
          <w:bCs w:val="0"/>
          <w:i/>
          <w:iCs/>
          <w:sz w:val="20"/>
          <w:szCs w:val="20"/>
        </w:rPr>
        <w:t xml:space="preserve">ere</w:t>
      </w:r>
      <w:r>
        <w:rPr>
          <w:b w:val="0"/>
          <w:bCs w:val="0"/>
          <w:i w:val="0"/>
          <w:iCs w:val="0"/>
          <w:sz w:val="20"/>
          <w:szCs w:val="20"/>
        </w:rPr>
        <w:t xml:space="preserve">.</w:t>
      </w:r>
      <w:r>
        <w:rPr>
          <w:b w:val="0"/>
          <w:bCs w:val="0"/>
          <w:i w:val="0"/>
          <w:sz w:val="20"/>
          <w:szCs w:val="20"/>
        </w:rPr>
      </w:r>
      <w:r>
        <w:rPr>
          <w:b w:val="0"/>
          <w:bCs w:val="0"/>
          <w:i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val="0"/>
          <w:i w:val="0"/>
          <w:sz w:val="20"/>
          <w:szCs w:val="20"/>
        </w:rPr>
      </w:pPr>
      <w:r>
        <w:rPr>
          <w:rFonts w:ascii="Arial" w:hAnsi="Arial" w:eastAsia="Arial" w:cs="Arial"/>
          <w:b/>
          <w:bCs/>
          <w:i w:val="0"/>
          <w:iCs w:val="0"/>
          <w:color w:val="000000"/>
          <w:sz w:val="20"/>
          <w:szCs w:val="20"/>
          <w:u w:val="none"/>
        </w:rPr>
        <w:t xml:space="preserve">land</w:t>
      </w:r>
      <w:r>
        <w:rPr>
          <w:rFonts w:ascii="Arial" w:hAnsi="Arial" w:eastAsia="Arial" w:cs="Arial"/>
          <w:b/>
          <w:bCs/>
          <w:color w:val="000000"/>
          <w:sz w:val="20"/>
          <w:szCs w:val="20"/>
          <w:u w:val="none"/>
        </w:rPr>
        <w:t xml:space="preserve">_i</w:t>
      </w:r>
      <w:r>
        <w:rPr>
          <w:rFonts w:ascii="Arial" w:hAnsi="Arial" w:eastAsia="Arial" w:cs="Arial"/>
          <w:b/>
          <w:bCs/>
          <w:i w:val="0"/>
          <w:iCs w:val="0"/>
          <w:color w:val="000000"/>
          <w:sz w:val="20"/>
          <w:szCs w:val="20"/>
          <w:u w:val="none"/>
        </w:rPr>
        <w:t xml:space="preserve">ce</w:t>
      </w:r>
      <w:r>
        <w:rPr>
          <w:b/>
          <w:bCs w:val="0"/>
          <w:i w:val="0"/>
          <w:sz w:val="20"/>
          <w:szCs w:val="20"/>
        </w:rPr>
      </w:r>
      <w:r>
        <w:rPr>
          <w:b/>
          <w:bCs w:val="0"/>
          <w:i w:val="0"/>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highlight w:val="none"/>
        </w:rPr>
      </w:pPr>
      <w:r>
        <w:rPr>
          <w:b w:val="0"/>
          <w:bCs w:val="0"/>
          <w:i/>
          <w:iCs/>
          <w:sz w:val="20"/>
          <w:szCs w:val="20"/>
          <w:highlight w:val="none"/>
        </w:rPr>
        <w:t xml:space="preserve">Frozen freshwater in </w:t>
      </w:r>
      <w:r>
        <w:rPr>
          <w:rFonts w:ascii="Arial" w:hAnsi="Arial" w:eastAsia="Arial" w:cs="Arial"/>
          <w:i/>
          <w:iCs/>
          <w:color w:val="000000"/>
          <w:sz w:val="20"/>
          <w:szCs w:val="20"/>
          <w:u w:val="none"/>
        </w:rPr>
        <w:t xml:space="preserve">glaciers, ice-caps, </w:t>
      </w:r>
      <w:r>
        <w:rPr>
          <w:rFonts w:ascii="Arial" w:hAnsi="Arial" w:eastAsia="Arial" w:cs="Arial"/>
          <w:i/>
          <w:iCs/>
          <w:color w:val="000000"/>
          <w:sz w:val="20"/>
          <w:szCs w:val="20"/>
          <w:u w:val="none"/>
        </w:rPr>
        <w:t xml:space="preserve">ice-sheets, and ice-shelves</w:t>
      </w:r>
      <w:r>
        <w:rPr>
          <w:b w:val="0"/>
          <w:bCs w:val="0"/>
          <w:i w:val="0"/>
          <w:iCs w:val="0"/>
          <w:sz w:val="20"/>
          <w:szCs w:val="20"/>
          <w:highlight w:val="none"/>
        </w:rPr>
        <w:t xml:space="preserve">.</w:t>
      </w:r>
      <w:r>
        <w:rPr>
          <w:b w:val="0"/>
          <w:bCs w:val="0"/>
          <w:i w:val="0"/>
          <w:sz w:val="20"/>
          <w:szCs w:val="20"/>
          <w:highlight w:val="none"/>
        </w:rPr>
      </w:r>
      <w:r>
        <w:rPr>
          <w:b w:val="0"/>
          <w:bCs w:val="0"/>
          <w:i w:val="0"/>
          <w:sz w:val="20"/>
          <w:szCs w:val="20"/>
          <w:highlight w:val="none"/>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val="0"/>
          <w:i w:val="0"/>
          <w:sz w:val="20"/>
          <w:szCs w:val="20"/>
        </w:rPr>
      </w:pPr>
      <w:r>
        <w:rPr>
          <w:rFonts w:ascii="Arial" w:hAnsi="Arial" w:eastAsia="Arial" w:cs="Arial"/>
          <w:b/>
          <w:bCs/>
          <w:i w:val="0"/>
          <w:iCs w:val="0"/>
          <w:color w:val="000000"/>
          <w:sz w:val="20"/>
          <w:szCs w:val="20"/>
          <w:u w:val="none"/>
        </w:rPr>
        <w:t xml:space="preserve">oce</w:t>
      </w:r>
      <w:r>
        <w:rPr>
          <w:rFonts w:ascii="Arial" w:hAnsi="Arial" w:eastAsia="Arial" w:cs="Arial"/>
          <w:b/>
          <w:bCs/>
          <w:i w:val="0"/>
          <w:iCs w:val="0"/>
          <w:color w:val="000000"/>
          <w:sz w:val="20"/>
          <w:szCs w:val="20"/>
          <w:u w:val="none"/>
        </w:rPr>
        <w:t xml:space="preserve">an</w:t>
      </w:r>
      <w:r>
        <w:rPr>
          <w:b/>
          <w:bCs w:val="0"/>
          <w:i w:val="0"/>
          <w:sz w:val="20"/>
          <w:szCs w:val="20"/>
        </w:rPr>
      </w:r>
      <w:r>
        <w:rPr>
          <w:b/>
          <w:bCs w:val="0"/>
          <w:i w:val="0"/>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ins w:id="147" w:author="David Hassell" w:date="2025-02-13T12:18:40Z" oouserid="e42c3f48-66ba-4efd-805a-1ef7f6780645">
        <w:r>
          <w:rPr>
            <w:b w:val="0"/>
            <w:bCs w:val="0"/>
            <w:i w:val="0"/>
            <w:iCs w:val="0"/>
            <w:sz w:val="20"/>
            <w:szCs w:val="20"/>
            <w:highlight w:val="none"/>
            <w:rPrChange w:id="148" w:author="David Hassell" w:date="2025-02-13T12:18:42Z" oouserid="e42c3f48-66ba-4efd-805a-1ef7f6780645">
              <w:rPr>
                <w:b/>
                <w:bCs/>
                <w:highlight w:val="none"/>
              </w:rPr>
            </w:rPrChange>
          </w:rPr>
        </w:r>
      </w:ins>
      <w:r>
        <w:rPr>
          <w:b w:val="0"/>
          <w:bCs w:val="0"/>
          <w:i/>
          <w:iCs/>
          <w:sz w:val="20"/>
          <w:szCs w:val="20"/>
          <w:highlight w:val="none"/>
        </w:rPr>
        <w:t xml:space="preserve">Dy</w:t>
      </w:r>
      <w:r>
        <w:rPr>
          <w:b w:val="0"/>
          <w:bCs w:val="0"/>
          <w:i/>
          <w:iCs/>
          <w:sz w:val="20"/>
          <w:szCs w:val="20"/>
          <w:highlight w:val="none"/>
        </w:rPr>
        <w:t xml:space="preserve">n</w:t>
      </w:r>
      <w:r>
        <w:rPr>
          <w:b w:val="0"/>
          <w:bCs w:val="0"/>
          <w:i/>
          <w:iCs/>
          <w:sz w:val="20"/>
          <w:szCs w:val="20"/>
          <w:highlight w:val="none"/>
        </w:rPr>
        <w:t xml:space="preserve">amical, thermodynamical, and physical processes in the oc</w:t>
      </w:r>
      <w:r>
        <w:rPr>
          <w:b w:val="0"/>
          <w:bCs w:val="0"/>
          <w:i/>
          <w:iCs/>
          <w:sz w:val="20"/>
          <w:szCs w:val="20"/>
          <w:highlight w:val="none"/>
        </w:rPr>
        <w:t xml:space="preserve">ea</w:t>
      </w:r>
      <w:r>
        <w:rPr>
          <w:b w:val="0"/>
          <w:bCs w:val="0"/>
          <w:i/>
          <w:iCs/>
          <w:sz w:val="20"/>
          <w:szCs w:val="20"/>
          <w:highlight w:val="none"/>
        </w:rPr>
        <w:t xml:space="preserve">n</w:t>
      </w:r>
      <w:r>
        <w:rPr>
          <w:b w:val="0"/>
          <w:bCs w:val="0"/>
          <w:i w:val="0"/>
          <w:iCs w:val="0"/>
          <w:sz w:val="20"/>
          <w:szCs w:val="20"/>
          <w:highlight w:val="none"/>
        </w:rPr>
        <w:t xml:space="preserve">.</w:t>
      </w:r>
      <w:r>
        <w:rPr>
          <w:b w:val="0"/>
          <w:bCs w:val="0"/>
          <w:i w:val="0"/>
          <w:sz w:val="20"/>
          <w:szCs w:val="20"/>
        </w:rPr>
      </w:r>
      <w:r>
        <w:rPr>
          <w:b w:val="0"/>
          <w:bCs w:val="0"/>
          <w:i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i w:val="0"/>
          <w:iCs w:val="0"/>
          <w:color w:val="000000"/>
          <w:sz w:val="20"/>
          <w:szCs w:val="20"/>
          <w:u w:val="none"/>
        </w:rPr>
        <w:t xml:space="preserve">ocean_</w:t>
      </w:r>
      <w:r>
        <w:rPr>
          <w:rFonts w:ascii="Arial" w:hAnsi="Arial" w:eastAsia="Arial" w:cs="Arial"/>
          <w:b/>
          <w:bCs/>
          <w:i w:val="0"/>
          <w:iCs w:val="0"/>
          <w:color w:val="000000"/>
          <w:sz w:val="20"/>
          <w:szCs w:val="20"/>
          <w:u w:val="none"/>
        </w:rPr>
        <w:t xml:space="preserve">biogeoch</w:t>
      </w:r>
      <w:r>
        <w:rPr>
          <w:rFonts w:ascii="Arial" w:hAnsi="Arial" w:eastAsia="Arial" w:cs="Arial"/>
          <w:b/>
          <w:bCs/>
          <w:i w:val="0"/>
          <w:iCs w:val="0"/>
          <w:color w:val="000000"/>
          <w:sz w:val="20"/>
          <w:szCs w:val="20"/>
          <w:u w:val="none"/>
        </w:rPr>
        <w:t xml:space="preserve">emistry</w:t>
      </w:r>
      <w:r>
        <w:rPr>
          <w:b/>
          <w:bCs/>
          <w:i w:val="0"/>
          <w:sz w:val="20"/>
          <w:szCs w:val="20"/>
        </w:rPr>
      </w:r>
      <w:r>
        <w:rPr>
          <w:b/>
          <w:bCs/>
          <w:i w:val="0"/>
          <w:sz w:val="20"/>
          <w:szCs w:val="20"/>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ins w:id="149" w:author="David Hassell" w:date="2025-02-13T12:18:52Z" oouserid="e42c3f48-66ba-4efd-805a-1ef7f6780645">
        <w:r>
          <w:rPr>
            <w:b w:val="0"/>
            <w:bCs w:val="0"/>
            <w:i/>
            <w:iCs/>
            <w:sz w:val="20"/>
            <w:szCs w:val="20"/>
            <w:highlight w:val="none"/>
            <w:rPrChange w:id="150" w:author="David Hassell" w:date="2025-02-13T12:18:53Z" oouserid="e42c3f48-66ba-4efd-805a-1ef7f6780645">
              <w:rPr>
                <w:b/>
                <w:bCs/>
                <w:highlight w:val="none"/>
              </w:rPr>
            </w:rPrChange>
          </w:rPr>
        </w:r>
      </w:ins>
      <w:r>
        <w:rPr>
          <w:b w:val="0"/>
          <w:bCs w:val="0"/>
          <w:i/>
          <w:iCs/>
          <w:sz w:val="20"/>
          <w:szCs w:val="20"/>
          <w:highlight w:val="none"/>
        </w:rPr>
        <w:t xml:space="preserve">Biol</w:t>
      </w:r>
      <w:r>
        <w:rPr>
          <w:b w:val="0"/>
          <w:bCs w:val="0"/>
          <w:i/>
          <w:iCs/>
          <w:sz w:val="20"/>
          <w:szCs w:val="20"/>
          <w:highlight w:val="none"/>
        </w:rPr>
        <w:t xml:space="preserve">ogical, geological, and chemical processes in the oce</w:t>
      </w:r>
      <w:r>
        <w:rPr>
          <w:b w:val="0"/>
          <w:bCs w:val="0"/>
          <w:i/>
          <w:iCs/>
          <w:sz w:val="20"/>
          <w:szCs w:val="20"/>
          <w:highlight w:val="none"/>
        </w:rPr>
        <w:t xml:space="preserve">an</w:t>
      </w:r>
      <w:r>
        <w:rPr>
          <w:b w:val="0"/>
          <w:bCs w:val="0"/>
          <w:i w:val="0"/>
          <w:iCs w:val="0"/>
          <w:sz w:val="20"/>
          <w:szCs w:val="20"/>
          <w:highlight w:val="none"/>
        </w:rPr>
        <w:t xml:space="preserve">.</w:t>
      </w:r>
      <w:r>
        <w:rPr>
          <w:b w:val="0"/>
          <w:bCs w:val="0"/>
          <w:i w:val="0"/>
          <w:sz w:val="20"/>
          <w:szCs w:val="20"/>
        </w:rPr>
      </w:r>
      <w:r>
        <w:rPr>
          <w:b w:val="0"/>
          <w:bCs w:val="0"/>
          <w:i w:val="0"/>
          <w:sz w:val="20"/>
          <w:szCs w:val="20"/>
        </w:rPr>
      </w:r>
    </w:p>
    <w:p>
      <w:pPr>
        <w:pStyle w:val="2602"/>
        <w:numPr>
          <w:ilvl w:val="0"/>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i w:val="0"/>
          <w:color w:val="000000"/>
          <w:sz w:val="20"/>
          <w:szCs w:val="20"/>
          <w:u w:val="none"/>
        </w:rPr>
      </w:pPr>
      <w:r>
        <w:rPr>
          <w:rFonts w:ascii="Arial" w:hAnsi="Arial" w:eastAsia="Arial" w:cs="Arial"/>
          <w:b/>
          <w:bCs/>
          <w:i w:val="0"/>
          <w:iCs w:val="0"/>
          <w:color w:val="000000"/>
          <w:sz w:val="20"/>
          <w:szCs w:val="20"/>
          <w:u w:val="none"/>
        </w:rPr>
        <w:t xml:space="preserve">sea_</w:t>
      </w:r>
      <w:r>
        <w:rPr>
          <w:rFonts w:ascii="Arial" w:hAnsi="Arial" w:eastAsia="Arial" w:cs="Arial"/>
          <w:b/>
          <w:bCs/>
          <w:i w:val="0"/>
          <w:iCs w:val="0"/>
          <w:color w:val="000000"/>
          <w:sz w:val="20"/>
          <w:szCs w:val="20"/>
          <w:u w:val="none"/>
        </w:rPr>
        <w:t xml:space="preserve">i</w:t>
      </w:r>
      <w:r>
        <w:rPr>
          <w:rFonts w:ascii="Arial" w:hAnsi="Arial" w:eastAsia="Arial" w:cs="Arial"/>
          <w:b/>
          <w:bCs/>
          <w:i w:val="0"/>
          <w:iCs w:val="0"/>
          <w:color w:val="000000"/>
          <w:sz w:val="20"/>
          <w:szCs w:val="20"/>
          <w:u w:val="none"/>
        </w:rPr>
        <w:t xml:space="preserve">c</w:t>
      </w:r>
      <w:r>
        <w:rPr>
          <w:rFonts w:ascii="Arial" w:hAnsi="Arial" w:eastAsia="Arial" w:cs="Arial"/>
          <w:b/>
          <w:bCs/>
          <w:i w:val="0"/>
          <w:iCs w:val="0"/>
          <w:color w:val="000000"/>
          <w:sz w:val="20"/>
          <w:szCs w:val="20"/>
          <w:u w:val="none"/>
        </w:rPr>
        <w:t xml:space="preserve">e</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1"/>
          <w:numId w:val="9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rFonts w:ascii="Arial" w:hAnsi="Arial" w:eastAsia="Arial" w:cs="Arial"/>
          <w:b/>
          <w:bCs/>
          <w:i w:val="0"/>
          <w:iCs w:val="0"/>
          <w:color w:val="000000"/>
          <w:sz w:val="20"/>
          <w:szCs w:val="20"/>
          <w:u w:val="none"/>
        </w:rPr>
      </w:r>
      <w:r>
        <w:rPr>
          <w:b w:val="0"/>
          <w:bCs w:val="0"/>
          <w:i/>
          <w:iCs/>
          <w:sz w:val="20"/>
          <w:szCs w:val="20"/>
          <w:highlight w:val="none"/>
        </w:rPr>
        <w:t xml:space="preserve">Fro</w:t>
      </w:r>
      <w:r>
        <w:rPr>
          <w:b w:val="0"/>
          <w:bCs w:val="0"/>
          <w:i/>
          <w:iCs/>
          <w:sz w:val="20"/>
          <w:szCs w:val="20"/>
          <w:highlight w:val="none"/>
        </w:rPr>
        <w:t xml:space="preserve">z</w:t>
      </w:r>
      <w:r>
        <w:rPr>
          <w:b w:val="0"/>
          <w:bCs w:val="0"/>
          <w:i/>
          <w:iCs/>
          <w:sz w:val="20"/>
          <w:szCs w:val="20"/>
          <w:highlight w:val="none"/>
        </w:rPr>
        <w:t xml:space="preserve">e</w:t>
      </w:r>
      <w:r>
        <w:rPr>
          <w:b w:val="0"/>
          <w:bCs w:val="0"/>
          <w:i/>
          <w:iCs/>
          <w:sz w:val="20"/>
          <w:szCs w:val="20"/>
          <w:highlight w:val="none"/>
        </w:rPr>
        <w:t xml:space="preserve">n</w:t>
      </w:r>
      <w:r>
        <w:rPr>
          <w:b w:val="0"/>
          <w:bCs w:val="0"/>
          <w:i/>
          <w:iCs/>
          <w:sz w:val="20"/>
          <w:szCs w:val="20"/>
          <w:highlight w:val="none"/>
        </w:rPr>
        <w:t xml:space="preserve"> s</w:t>
      </w:r>
      <w:r>
        <w:rPr>
          <w:b w:val="0"/>
          <w:bCs w:val="0"/>
          <w:i/>
          <w:iCs/>
          <w:sz w:val="20"/>
          <w:szCs w:val="20"/>
          <w:highlight w:val="none"/>
        </w:rPr>
        <w:t xml:space="preserve">eawater that float</w:t>
      </w:r>
      <w:r>
        <w:rPr>
          <w:b w:val="0"/>
          <w:bCs w:val="0"/>
          <w:i/>
          <w:iCs/>
          <w:sz w:val="20"/>
          <w:szCs w:val="20"/>
          <w:highlight w:val="none"/>
        </w:rPr>
        <w:t xml:space="preserve">s on the ocean surface</w:t>
      </w:r>
      <w:r>
        <w:rPr>
          <w:b w:val="0"/>
          <w:bCs w:val="0"/>
          <w:i/>
          <w:iCs/>
          <w:sz w:val="20"/>
          <w:szCs w:val="20"/>
          <w:highlight w:val="none"/>
        </w:rPr>
        <w:t xml:space="preserve">.</w:t>
      </w:r>
      <w:r>
        <w:rPr>
          <w:b w:val="0"/>
          <w:bCs w:val="0"/>
          <w:i w:val="0"/>
          <w:sz w:val="20"/>
          <w:szCs w:val="20"/>
        </w:rPr>
      </w:r>
      <w:r>
        <w:rPr>
          <w:b w:val="0"/>
          <w:bCs w:val="0"/>
          <w:i w:val="0"/>
          <w:sz w:val="20"/>
          <w:szCs w:val="20"/>
        </w:rPr>
      </w:r>
    </w:p>
    <w:p>
      <w:pPr>
        <w:pStyle w:val="2424"/>
        <w:pBdr/>
        <w:spacing w:line="276" w:lineRule="auto"/>
        <w:ind/>
        <w:jc w:val="left"/>
        <w:rPr>
          <w:color w:val="000000" w:themeColor="text1"/>
        </w:rPr>
      </w:pPr>
      <w:r/>
      <w:bookmarkStart w:id="425" w:name="_7.2._calen"/>
      <w:r/>
      <w:bookmarkEnd w:id="425"/>
      <w:r/>
      <w:bookmarkStart w:id="402" w:name="_7.2._Top-l"/>
      <w:r/>
      <w:bookmarkEnd w:id="402"/>
      <w:r/>
      <w:bookmarkStart w:id="343" w:name="_7.2._Model_2"/>
      <w:r/>
      <w:bookmarkEnd w:id="343"/>
      <w:r/>
      <w:bookmarkStart w:id="342" w:name="_7.2._Model_1"/>
      <w:r/>
      <w:bookmarkEnd w:id="342"/>
      <w:r>
        <w:rPr>
          <w:rFonts w:ascii="Arial" w:hAnsi="Arial" w:eastAsia="Arial" w:cs="Arial"/>
          <w:b/>
          <w:color w:val="000000" w:themeColor="text1"/>
          <w:sz w:val="28"/>
          <w:u w:val="none"/>
        </w:rPr>
        <w:t xml:space="preserve">calendar</w:t>
      </w:r>
      <w:r>
        <w:rPr>
          <w:rFonts w:ascii="Arial" w:hAnsi="Arial" w:eastAsia="Arial" w:cs="Arial"/>
          <w:b w:val="0"/>
          <w:bCs w:val="0"/>
          <w:color w:val="000000" w:themeColor="text1"/>
          <w:sz w:val="28"/>
          <w:u w:val="none"/>
        </w:rPr>
        <w:t xml:space="preserve"> </w:t>
      </w:r>
      <w:r>
        <w:rPr>
          <w:rFonts w:ascii="Arial" w:hAnsi="Arial" w:eastAsia="Arial" w:cs="Arial"/>
          <w:color w:val="000000" w:themeColor="text1"/>
          <w:sz w:val="28"/>
          <w:u w:val="none"/>
        </w:rPr>
        <w:t xml:space="preserve">CV</w:t>
      </w:r>
      <w:r>
        <w:rPr>
          <w:color w:val="000000" w:themeColor="text1"/>
        </w:rPr>
      </w:r>
      <w:r>
        <w:rPr>
          <w:color w:val="000000" w:themeColor="text1"/>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b w:val="0"/>
          <w:bCs w:val="0"/>
          <w:color w:val="000000"/>
          <w:sz w:val="20"/>
          <w:szCs w:val="20"/>
          <w:u w:val="none"/>
        </w:rPr>
      </w:pPr>
      <w:r>
        <w:rPr>
          <w:rFonts w:ascii="Arial" w:hAnsi="Arial" w:eastAsia="Arial" w:cs="Arial"/>
          <w:b w:val="0"/>
          <w:bCs w:val="0"/>
          <w:color w:val="000000"/>
          <w:sz w:val="20"/>
          <w:szCs w:val="20"/>
          <w:u w:val="none"/>
        </w:rPr>
        <w:t xml:space="preserve">C</w:t>
      </w:r>
      <w:r>
        <w:rPr>
          <w:rFonts w:ascii="Arial" w:hAnsi="Arial" w:eastAsia="Arial" w:cs="Arial"/>
          <w:b w:val="0"/>
          <w:bCs w:val="0"/>
          <w:color w:val="000000"/>
          <w:sz w:val="20"/>
          <w:szCs w:val="20"/>
          <w:u w:val="none"/>
        </w:rPr>
        <w:t xml:space="preserve">alendar types.</w:t>
      </w:r>
      <w:r>
        <w:rPr>
          <w:rFonts w:ascii="Arial" w:hAnsi="Arial" w:eastAsia="Arial" w:cs="Arial"/>
          <w:b w:val="0"/>
          <w:bCs w:val="0"/>
          <w:color w:val="000000"/>
          <w:sz w:val="20"/>
          <w:szCs w:val="20"/>
          <w:u w:val="none"/>
        </w:rPr>
      </w:r>
      <w:r>
        <w:rPr>
          <w:rFonts w:ascii="Arial" w:hAnsi="Arial" w:eastAsia="Arial" w:cs="Arial"/>
          <w:b w:val="0"/>
          <w:bCs w:val="0"/>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b w:val="0"/>
          <w:bCs w:val="0"/>
          <w:color w:val="000000"/>
          <w:sz w:val="20"/>
          <w:szCs w:val="20"/>
          <w:highlight w:val="none"/>
          <w:u w:val="none"/>
        </w:rPr>
      </w:pPr>
      <w:r>
        <w:rPr>
          <w:rFonts w:ascii="Arial" w:hAnsi="Arial" w:eastAsia="Arial" w:cs="Arial"/>
          <w:b w:val="0"/>
          <w:bCs w:val="0"/>
          <w:color w:val="000000"/>
          <w:sz w:val="20"/>
          <w:szCs w:val="20"/>
          <w:u w:val="none"/>
        </w:rPr>
      </w:r>
      <w:r>
        <w:rPr>
          <w:sz w:val="20"/>
          <w:szCs w:val="20"/>
        </w:rPr>
        <w:t xml:space="preserve">A calendar d</w:t>
      </w:r>
      <w:r>
        <w:rPr>
          <w:i w:val="0"/>
          <w:iCs w:val="0"/>
          <w:sz w:val="20"/>
          <w:szCs w:val="20"/>
        </w:rPr>
        <w:t xml:space="preserve">efines a set of valid datetimes and their order that is used by the top-level model</w:t>
      </w:r>
      <w:r>
        <w:rPr>
          <w:rFonts w:ascii="Arial" w:hAnsi="Arial" w:eastAsia="Arial" w:cs="Arial"/>
          <w:b w:val="0"/>
          <w:bCs w:val="0"/>
          <w:i w:val="0"/>
          <w:iCs w:val="0"/>
          <w:color w:val="000000"/>
          <w:sz w:val="20"/>
          <w:szCs w:val="20"/>
          <w:u w:val="none"/>
        </w:rPr>
        <w:t xml:space="preserve">.</w:t>
      </w:r>
      <w:r>
        <w:rPr>
          <w:rFonts w:ascii="Arial" w:hAnsi="Arial" w:eastAsia="Arial" w:cs="Arial"/>
          <w:b w:val="0"/>
          <w:bCs w:val="0"/>
          <w:i w:val="0"/>
          <w:iCs w:val="0"/>
          <w:color w:val="000000"/>
          <w:sz w:val="20"/>
          <w:szCs w:val="20"/>
          <w:u w:val="none"/>
        </w:rPr>
        <w:t xml:space="preserve"> </w:t>
      </w:r>
      <w:r>
        <w:rPr>
          <w:rFonts w:ascii="Arial" w:hAnsi="Arial" w:eastAsia="Arial" w:cs="Arial"/>
          <w:i w:val="0"/>
          <w:iCs w:val="0"/>
          <w:color w:val="000000"/>
          <w:sz w:val="20"/>
          <w:szCs w:val="20"/>
          <w:highlight w:val="none"/>
          <w:u w:val="none"/>
        </w:rPr>
        <w:t xml:space="preserve">See sec</w:t>
      </w:r>
      <w:r>
        <w:rPr>
          <w:rFonts w:ascii="Arial" w:hAnsi="Arial" w:eastAsia="Arial" w:cs="Arial"/>
          <w:color w:val="000000"/>
          <w:sz w:val="20"/>
          <w:szCs w:val="20"/>
          <w:highlight w:val="none"/>
          <w:u w:val="none"/>
        </w:rPr>
        <w:t xml:space="preserve">tion </w:t>
      </w:r>
      <w:hyperlink w:tooltip="#_2.__Top-le" w:anchor="_2.__Top-le" w:history="1">
        <w:r>
          <w:rPr>
            <w:rStyle w:val="2580"/>
            <w:rFonts w:ascii="Arial" w:hAnsi="Arial" w:eastAsia="Arial" w:cs="Arial"/>
            <w:sz w:val="20"/>
            <w:szCs w:val="20"/>
            <w:highlight w:val="none"/>
          </w:rPr>
          <w:t xml:space="preserve">2 (Top-level model)</w:t>
        </w:r>
      </w:hyperlink>
      <w:r>
        <w:rPr>
          <w:rFonts w:ascii="Arial" w:hAnsi="Arial" w:eastAsia="Arial" w:cs="Arial"/>
          <w:color w:val="000000"/>
          <w:sz w:val="20"/>
          <w:szCs w:val="20"/>
          <w:highlight w:val="none"/>
          <w:u w:val="none"/>
        </w:rPr>
        <w:t xml:space="preserve">.</w:t>
      </w:r>
      <w:r>
        <w:rPr>
          <w:rFonts w:ascii="Arial" w:hAnsi="Arial" w:eastAsia="Arial" w:cs="Arial"/>
          <w:b w:val="0"/>
          <w:bCs w:val="0"/>
          <w:color w:val="000000"/>
          <w:sz w:val="20"/>
          <w:szCs w:val="20"/>
          <w:highlight w:val="none"/>
          <w:u w:val="none"/>
        </w:rPr>
      </w:r>
      <w:r>
        <w:rPr>
          <w:rFonts w:ascii="Arial" w:hAnsi="Arial" w:eastAsia="Arial" w:cs="Arial"/>
          <w:b w:val="0"/>
          <w:bCs w:val="0"/>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top-level model </w:t>
      </w:r>
      <w:r>
        <w:rPr>
          <w:rFonts w:ascii="Arial" w:hAnsi="Arial" w:eastAsia="Arial" w:cs="Arial"/>
          <w:b/>
          <w:color w:val="000000"/>
          <w:sz w:val="20"/>
          <w:szCs w:val="20"/>
          <w:u w:val="none"/>
        </w:rPr>
        <w:t xml:space="preserve">calendar</w:t>
      </w:r>
      <w:r>
        <w:rPr>
          <w:rFonts w:ascii="Arial" w:hAnsi="Arial" w:eastAsia="Arial" w:cs="Arial"/>
          <w:color w:val="000000"/>
          <w:sz w:val="20"/>
          <w:szCs w:val="20"/>
          <w:u w:val="none"/>
        </w:rPr>
        <w:t xml:space="preserve"> property</w:t>
      </w:r>
      <w:r>
        <w:rPr>
          <w:rFonts w:ascii="Arial" w:hAnsi="Arial" w:eastAsia="Arial" w:cs="Arial"/>
          <w:color w:val="000000"/>
          <w:sz w:val="20"/>
          <w:szCs w:val="20"/>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Style w:val="2602"/>
        <w:numPr>
          <w:ilvl w:val="0"/>
          <w:numId w:val="69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proleptic_gregorian</w:t>
      </w:r>
      <w:r>
        <w:rPr>
          <w:b/>
          <w:bCs/>
          <w:sz w:val="20"/>
          <w:szCs w:val="20"/>
        </w:rPr>
      </w:r>
      <w:r>
        <w:rPr>
          <w:b/>
          <w:bCs/>
          <w:sz w:val="20"/>
          <w:szCs w:val="20"/>
        </w:rPr>
      </w:r>
    </w:p>
    <w:p>
      <w:pPr>
        <w:pStyle w:val="2602"/>
        <w:numPr>
          <w:ilvl w:val="1"/>
          <w:numId w:val="693"/>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calendar with the Gregorian rule for leap-years extended to dates before 1582-10-15</w:t>
      </w:r>
      <w:r>
        <w:rPr>
          <w:i/>
          <w:iCs/>
          <w:sz w:val="20"/>
          <w:szCs w:val="20"/>
        </w:rPr>
        <w:t xml:space="preserve">, as defined by the </w:t>
      </w:r>
      <w:hyperlink r:id="rId25" w:tooltip="https://cfconventions.org/cf-conventions/cf-conventions.html#calendar"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t xml:space="preserve">standard</w:t>
      </w:r>
      <w:r>
        <w:rPr>
          <w:b/>
          <w:bCs/>
          <w:sz w:val="20"/>
          <w:szCs w:val="20"/>
        </w:rPr>
      </w:r>
      <w:r>
        <w:rPr>
          <w:b/>
          <w:bCs/>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i/>
          <w:iCs/>
          <w:sz w:val="20"/>
          <w:szCs w:val="20"/>
        </w:rPr>
        <w:t xml:space="preserve">The Gregorian</w:t>
      </w:r>
      <w:r>
        <w:rPr>
          <w:sz w:val="20"/>
          <w:szCs w:val="20"/>
        </w:rPr>
        <w:t xml:space="preserve">–</w:t>
      </w:r>
      <w:r>
        <w:rPr>
          <w:i/>
          <w:iCs/>
          <w:sz w:val="20"/>
          <w:szCs w:val="20"/>
        </w:rPr>
        <w:t xml:space="preserve">Julian calendar</w:t>
      </w:r>
      <w:r>
        <w:rPr>
          <w:i/>
          <w:iCs/>
          <w:sz w:val="20"/>
          <w:szCs w:val="20"/>
        </w:rPr>
        <w:t xml:space="preserve">, as defined by the </w:t>
      </w:r>
      <w:hyperlink r:id="rId26" w:tooltip="https://cfconventions.org/cf-conventions/cf-conventions.html#calendar"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julian</w:t>
      </w:r>
      <w:r>
        <w:rPr>
          <w:b/>
          <w:bCs/>
          <w:sz w:val="20"/>
          <w:szCs w:val="20"/>
        </w:rPr>
      </w:r>
      <w:r>
        <w:rPr>
          <w:b/>
          <w:bCs/>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i/>
          <w:iCs/>
          <w:sz w:val="20"/>
          <w:szCs w:val="20"/>
        </w:rPr>
        <w:t xml:space="preserve">The calendar which follows the Julian rule for leap years, as defined by the </w:t>
      </w:r>
      <w:hyperlink r:id="rId27" w:tooltip="https://cfconventions.org/cf-conventions/cf-conventions.html#calendar" w:history="1">
        <w:r>
          <w:rPr>
            <w:rStyle w:val="2580"/>
            <w:i/>
            <w:iCs/>
            <w:sz w:val="20"/>
            <w:szCs w:val="20"/>
          </w:rPr>
          <w:t xml:space="preserve">CF conventions</w:t>
        </w:r>
      </w:hyperlink>
      <w:r>
        <w:rPr>
          <w:i/>
          <w:iCs/>
          <w:sz w:val="20"/>
          <w:szCs w:val="20"/>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val="0"/>
          <w:sz w:val="20"/>
          <w:szCs w:val="20"/>
        </w:rPr>
      </w:pPr>
      <w:del w:id="151" w:author="Karl Taylor" w:date="2025-01-31T21:04:15Z" oouserid="377fb9d8-4f52-45d0-a870-b8658ba8f5fd">
        <w:r>
          <w:rPr>
            <w:rFonts w:ascii="Arial" w:hAnsi="Arial" w:eastAsia="Arial" w:cs="Arial"/>
            <w:b w:val="0"/>
            <w:bCs w:val="0"/>
            <w:i w:val="0"/>
            <w:iCs w:val="0"/>
            <w:color w:val="000000"/>
            <w:sz w:val="20"/>
            <w:szCs w:val="20"/>
            <w:highlight w:val="none"/>
            <w:u w:val="none"/>
          </w:rPr>
        </w:r>
      </w:del>
      <w:r>
        <w:rPr>
          <w:rFonts w:ascii="Arial" w:hAnsi="Arial" w:eastAsia="Arial" w:cs="Arial"/>
          <w:b/>
          <w:bCs/>
          <w:color w:val="000000"/>
          <w:sz w:val="20"/>
          <w:szCs w:val="20"/>
          <w:u w:val="none"/>
        </w:rPr>
        <w:t xml:space="preserve">360_day</w:t>
      </w:r>
      <w:r>
        <w:rPr>
          <w:rFonts w:ascii="Arial" w:hAnsi="Arial" w:cs="Arial"/>
          <w:b/>
          <w:bCs/>
          <w:i w:val="0"/>
          <w:sz w:val="20"/>
          <w:szCs w:val="20"/>
        </w:rPr>
      </w:r>
      <w:r>
        <w:rPr>
          <w:rFonts w:ascii="Arial" w:hAnsi="Arial" w:cs="Arial"/>
          <w:b/>
          <w:bCs/>
          <w:i w:val="0"/>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calendar in which all years are 360 days, and divided into 30 day months</w:t>
      </w:r>
      <w:r>
        <w:rPr>
          <w:i/>
          <w:iCs/>
          <w:sz w:val="20"/>
          <w:szCs w:val="20"/>
        </w:rPr>
        <w:t xml:space="preserve">, as defined by the </w:t>
      </w:r>
      <w:hyperlink r:id="rId28" w:tooltip="https://cfconventions.org/cf-conventions/cf-conventions.html#calendar"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365_day</w:t>
      </w:r>
      <w:r>
        <w:rPr>
          <w:b/>
          <w:bCs/>
          <w:sz w:val="20"/>
          <w:szCs w:val="20"/>
        </w:rPr>
      </w:r>
      <w:r>
        <w:rPr>
          <w:b/>
          <w:bCs/>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calendar with no leap years, i.e. all years are 365 days long</w:t>
      </w:r>
      <w:r>
        <w:rPr>
          <w:i/>
          <w:iCs/>
          <w:sz w:val="20"/>
          <w:szCs w:val="20"/>
        </w:rPr>
        <w:t xml:space="preserve">, as defined by the </w:t>
      </w:r>
      <w:hyperlink r:id="rId29" w:tooltip="https://cfconventions.org/cf-conventions/cf-conventions.html#calendar" w:history="1">
        <w:r>
          <w:rPr>
            <w:rStyle w:val="2580"/>
            <w:i/>
            <w:iCs/>
            <w:sz w:val="20"/>
            <w:szCs w:val="20"/>
          </w:rPr>
          <w:t xml:space="preserve">CF conventions</w:t>
        </w:r>
      </w:hyperlink>
      <w:r>
        <w:rPr>
          <w:rFonts w:ascii="Arial" w:hAnsi="Arial" w:eastAsia="Arial" w:cs="Arial"/>
          <w:b/>
          <w:i/>
          <w:color w:val="000000"/>
          <w:sz w:val="20"/>
          <w:szCs w:val="20"/>
          <w:u w:val="none"/>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366_day</w:t>
      </w:r>
      <w:r>
        <w:rPr>
          <w:rFonts w:ascii="Arial" w:hAnsi="Arial" w:eastAsia="Arial" w:cs="Arial"/>
          <w:b/>
          <w:bCs/>
          <w:color w:val="000000"/>
          <w:sz w:val="20"/>
          <w:szCs w:val="20"/>
        </w:rPr>
        <w:tab/>
      </w:r>
      <w:r>
        <w:rPr>
          <w:b/>
          <w:bCs/>
          <w:sz w:val="20"/>
          <w:szCs w:val="20"/>
        </w:rPr>
      </w:r>
      <w:r>
        <w:rPr>
          <w:b/>
          <w:bCs/>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calendar in which every year is a leap year, i.e. all years are 366 days long</w:t>
      </w:r>
      <w:r>
        <w:rPr>
          <w:i/>
          <w:iCs/>
          <w:sz w:val="20"/>
          <w:szCs w:val="20"/>
        </w:rPr>
        <w:t xml:space="preserve">, as defined by the </w:t>
      </w:r>
      <w:hyperlink r:id="rId30" w:tooltip="https://cfconventions.org/cf-conventions/cf-conventions.html#calendar"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val="0"/>
          <w:sz w:val="20"/>
          <w:szCs w:val="20"/>
          <w:highlight w:val="none"/>
        </w:rPr>
      </w:pPr>
      <w:r>
        <w:rPr>
          <w:rFonts w:ascii="Arial" w:hAnsi="Arial" w:eastAsia="Arial" w:cs="Arial"/>
          <w:b/>
          <w:bCs/>
          <w:sz w:val="20"/>
          <w:szCs w:val="20"/>
          <w:highlight w:val="none"/>
        </w:rPr>
        <w:t xml:space="preserve">u</w:t>
      </w:r>
      <w:r>
        <w:rPr>
          <w:rFonts w:ascii="Arial" w:hAnsi="Arial" w:eastAsia="Arial" w:cs="Arial"/>
          <w:b/>
          <w:bCs/>
          <w:i w:val="0"/>
          <w:iCs w:val="0"/>
          <w:sz w:val="20"/>
          <w:szCs w:val="20"/>
          <w:highlight w:val="none"/>
        </w:rPr>
        <w:t xml:space="preserve">t</w:t>
      </w:r>
      <w:r>
        <w:rPr>
          <w:rFonts w:ascii="Arial" w:hAnsi="Arial" w:eastAsia="Arial" w:cs="Arial"/>
          <w:b/>
          <w:bCs/>
          <w:i w:val="0"/>
          <w:iCs w:val="0"/>
          <w:sz w:val="20"/>
          <w:szCs w:val="20"/>
          <w:highlight w:val="none"/>
        </w:rPr>
        <w:t xml:space="preserve">c</w:t>
      </w:r>
      <w:r>
        <w:rPr>
          <w:rFonts w:ascii="Arial" w:hAnsi="Arial" w:cs="Arial"/>
          <w:b/>
          <w:bCs/>
          <w:i w:val="0"/>
          <w:sz w:val="20"/>
          <w:szCs w:val="20"/>
          <w:highlight w:val="none"/>
        </w:rPr>
      </w:r>
      <w:r>
        <w:rPr>
          <w:rFonts w:ascii="Arial" w:hAnsi="Arial" w:cs="Arial"/>
          <w:b/>
          <w:bCs/>
          <w:i w:val="0"/>
          <w:sz w:val="20"/>
          <w:szCs w:val="20"/>
          <w:highlight w:val="none"/>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Cs w:val="0"/>
          <w:i w:val="0"/>
          <w:sz w:val="20"/>
          <w:szCs w:val="20"/>
        </w:rPr>
      </w:pPr>
      <w:r>
        <w:rPr>
          <w:rFonts w:ascii="Arial" w:hAnsi="Arial" w:eastAsia="Arial" w:cs="Arial"/>
          <w:b/>
          <w:bCs/>
          <w:i w:val="0"/>
          <w:iCs w:val="0"/>
          <w:sz w:val="20"/>
          <w:szCs w:val="20"/>
          <w:highlight w:val="none"/>
        </w:rPr>
      </w:r>
      <w:r>
        <w:rPr>
          <w:rFonts w:ascii="Arial" w:hAnsi="Arial" w:eastAsia="Arial" w:cs="Arial"/>
          <w:b w:val="0"/>
          <w:bCs w:val="0"/>
          <w:i/>
          <w:iCs/>
          <w:color w:val="000000"/>
          <w:sz w:val="20"/>
          <w:szCs w:val="20"/>
        </w:rPr>
        <w:t xml:space="preserve">Th</w:t>
      </w:r>
      <w:r>
        <w:rPr>
          <w:rFonts w:ascii="Arial" w:hAnsi="Arial" w:eastAsia="Arial" w:cs="Arial"/>
          <w:b w:val="0"/>
          <w:bCs w:val="0"/>
          <w:i/>
          <w:iCs/>
          <w:color w:val="000000"/>
          <w:sz w:val="20"/>
          <w:szCs w:val="20"/>
        </w:rPr>
        <w:t xml:space="preserve">e Gregor</w:t>
      </w:r>
      <w:r>
        <w:rPr>
          <w:rFonts w:ascii="Arial" w:hAnsi="Arial" w:eastAsia="Arial" w:cs="Arial"/>
          <w:i/>
          <w:iCs/>
          <w:color w:val="000000"/>
          <w:sz w:val="20"/>
          <w:szCs w:val="20"/>
        </w:rPr>
        <w:t xml:space="preserve">ian calendar </w:t>
      </w:r>
      <w:r>
        <w:rPr>
          <w:rFonts w:ascii="Arial" w:hAnsi="Arial" w:eastAsia="Arial" w:cs="Arial"/>
          <w:i/>
          <w:iCs/>
          <w:color w:val="000000"/>
          <w:sz w:val="20"/>
          <w:szCs w:val="20"/>
        </w:rPr>
        <w:t xml:space="preserve">with leap seconds</w:t>
      </w:r>
      <w:r>
        <w:rPr>
          <w:rFonts w:ascii="Arial" w:hAnsi="Arial" w:eastAsia="Arial" w:cs="Arial"/>
          <w:i/>
          <w:iCs/>
          <w:color w:val="000000"/>
          <w:sz w:val="20"/>
          <w:szCs w:val="20"/>
        </w:rPr>
        <w:t xml:space="preserve"> prescribed by </w:t>
      </w:r>
      <w:r>
        <w:rPr>
          <w:i/>
          <w:iCs/>
          <w:sz w:val="20"/>
          <w:szCs w:val="20"/>
        </w:rPr>
        <w:t xml:space="preserve">Coordinated Universal Time</w:t>
      </w:r>
      <w:r>
        <w:rPr>
          <w:rFonts w:ascii="Arial" w:hAnsi="Arial" w:eastAsia="Arial" w:cs="Arial"/>
          <w:i/>
          <w:iCs/>
          <w:color w:val="000000"/>
          <w:sz w:val="20"/>
          <w:szCs w:val="20"/>
        </w:rPr>
        <w:t xml:space="preserve"> (U</w:t>
      </w:r>
      <w:r>
        <w:rPr>
          <w:rFonts w:ascii="Arial" w:hAnsi="Arial" w:eastAsia="Arial" w:cs="Arial"/>
          <w:i/>
          <w:iCs/>
          <w:color w:val="000000"/>
          <w:sz w:val="20"/>
          <w:szCs w:val="20"/>
        </w:rPr>
        <w:t xml:space="preserve">TC)</w:t>
      </w:r>
      <w:r>
        <w:rPr>
          <w:i/>
          <w:iCs/>
          <w:sz w:val="20"/>
          <w:szCs w:val="20"/>
        </w:rPr>
        <w:t xml:space="preserve">, as defined by the </w:t>
      </w:r>
      <w:hyperlink r:id="rId31" w:tooltip="https://cfconventions.org/cf-conventions/cf-conventions.html#calendar" w:history="1">
        <w:r>
          <w:rPr>
            <w:rStyle w:val="2580"/>
            <w:i/>
            <w:iCs/>
            <w:sz w:val="20"/>
            <w:szCs w:val="20"/>
          </w:rPr>
          <w:t xml:space="preserve">CF conventions</w:t>
        </w:r>
      </w:hyperlink>
      <w:r>
        <w:rPr>
          <w:rFonts w:ascii="Arial" w:hAnsi="Arial" w:eastAsia="Arial" w:cs="Arial"/>
          <w:i w:val="0"/>
          <w:iCs w:val="0"/>
          <w:sz w:val="20"/>
          <w:szCs w:val="20"/>
        </w:rPr>
        <w:t xml:space="preserve">.</w:t>
      </w:r>
      <w:r>
        <w:rPr>
          <w:rFonts w:ascii="Arial" w:hAnsi="Arial" w:cs="Arial"/>
          <w:bCs w:val="0"/>
          <w:i w:val="0"/>
          <w:sz w:val="20"/>
          <w:szCs w:val="20"/>
        </w:rPr>
      </w:r>
      <w:r>
        <w:rPr>
          <w:rFonts w:ascii="Arial" w:hAnsi="Arial" w:cs="Arial"/>
          <w:bCs w:val="0"/>
          <w:i w:val="0"/>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val="0"/>
          <w:i w:val="0"/>
          <w:sz w:val="20"/>
          <w:szCs w:val="20"/>
        </w:rPr>
      </w:pPr>
      <w:r>
        <w:rPr>
          <w:rFonts w:ascii="Arial" w:hAnsi="Arial" w:eastAsia="Arial" w:cs="Arial"/>
          <w:b/>
          <w:bCs/>
          <w:i w:val="0"/>
          <w:iCs w:val="0"/>
          <w:sz w:val="20"/>
          <w:szCs w:val="20"/>
          <w:highlight w:val="none"/>
        </w:rPr>
        <w:t xml:space="preserve">tai</w:t>
      </w:r>
      <w:r>
        <w:rPr>
          <w:rFonts w:ascii="Arial" w:hAnsi="Arial" w:cs="Arial"/>
          <w:b/>
          <w:bCs w:val="0"/>
          <w:i w:val="0"/>
          <w:sz w:val="20"/>
          <w:szCs w:val="20"/>
        </w:rPr>
      </w:r>
      <w:r>
        <w:rPr>
          <w:rFonts w:ascii="Arial" w:hAnsi="Arial" w:cs="Arial"/>
          <w:b/>
          <w:bCs w:val="0"/>
          <w:i w:val="0"/>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Cs w:val="0"/>
          <w:i w:val="0"/>
          <w:sz w:val="20"/>
          <w:szCs w:val="20"/>
        </w:rPr>
      </w:pPr>
      <w:r>
        <w:rPr>
          <w:rFonts w:ascii="Arial" w:hAnsi="Arial" w:eastAsia="Arial" w:cs="Arial"/>
          <w:i/>
          <w:iCs/>
          <w:color w:val="000000"/>
          <w:sz w:val="20"/>
          <w:szCs w:val="20"/>
        </w:rPr>
        <w:t xml:space="preserve">The Gregorian calendar </w:t>
      </w:r>
      <w:r>
        <w:rPr>
          <w:rFonts w:ascii="Arial" w:hAnsi="Arial" w:eastAsia="Arial" w:cs="Arial"/>
          <w:i/>
          <w:iCs/>
          <w:color w:val="000000"/>
          <w:sz w:val="20"/>
          <w:szCs w:val="20"/>
        </w:rPr>
        <w:t xml:space="preserve">without leap seconds</w:t>
      </w:r>
      <w:r>
        <w:rPr>
          <w:rFonts w:ascii="Arial" w:hAnsi="Arial" w:eastAsia="Arial" w:cs="Arial"/>
          <w:i/>
          <w:iCs/>
          <w:color w:val="000000"/>
          <w:sz w:val="20"/>
          <w:szCs w:val="20"/>
        </w:rPr>
        <w:t xml:space="preserve"> that is based on International Atomic Time (TAI)</w:t>
      </w:r>
      <w:r>
        <w:rPr>
          <w:i/>
          <w:iCs/>
          <w:sz w:val="20"/>
          <w:szCs w:val="20"/>
        </w:rPr>
        <w:t xml:space="preserve">, as defined by the </w:t>
      </w:r>
      <w:hyperlink r:id="rId32" w:tooltip="https://cfconventions.org/cf-conventions/cf-conventions.html#calendar" w:history="1">
        <w:r>
          <w:rPr>
            <w:rStyle w:val="2580"/>
            <w:i/>
            <w:iCs/>
            <w:sz w:val="20"/>
            <w:szCs w:val="20"/>
          </w:rPr>
          <w:t xml:space="preserve">CF conventions</w:t>
        </w:r>
      </w:hyperlink>
      <w:r>
        <w:rPr>
          <w:rFonts w:ascii="Arial" w:hAnsi="Arial" w:eastAsia="Arial" w:cs="Arial"/>
          <w:bCs/>
          <w:i w:val="0"/>
          <w:iCs w:val="0"/>
          <w:sz w:val="20"/>
          <w:szCs w:val="20"/>
        </w:rPr>
        <w:t xml:space="preserve">.</w:t>
      </w:r>
      <w:r>
        <w:rPr>
          <w:rFonts w:ascii="Arial" w:hAnsi="Arial" w:cs="Arial"/>
          <w:bCs w:val="0"/>
          <w:i w:val="0"/>
          <w:sz w:val="20"/>
          <w:szCs w:val="20"/>
        </w:rPr>
      </w:r>
      <w:r>
        <w:rPr>
          <w:rFonts w:ascii="Arial" w:hAnsi="Arial" w:cs="Arial"/>
          <w:bCs w:val="0"/>
          <w:i w:val="0"/>
          <w:sz w:val="20"/>
          <w:szCs w:val="20"/>
        </w:rPr>
      </w:r>
    </w:p>
    <w:p>
      <w:pPr>
        <w:pStyle w:val="2602"/>
        <w:numPr>
          <w:ilvl w:val="0"/>
          <w:numId w:val="30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none</w:t>
      </w:r>
      <w:r>
        <w:rPr>
          <w:b/>
          <w:bCs/>
          <w:sz w:val="20"/>
          <w:szCs w:val="20"/>
        </w:rPr>
      </w:r>
      <w:r>
        <w:rPr>
          <w:b/>
          <w:bCs/>
          <w:sz w:val="20"/>
          <w:szCs w:val="20"/>
        </w:rPr>
      </w:r>
    </w:p>
    <w:p>
      <w:pPr>
        <w:pStyle w:val="2602"/>
        <w:numPr>
          <w:ilvl w:val="1"/>
          <w:numId w:val="304"/>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i/>
          <w:color w:val="000000"/>
          <w:sz w:val="20"/>
          <w:szCs w:val="20"/>
          <w:u w:val="none"/>
        </w:rPr>
        <w:t xml:space="preserve">The designation for no calendar</w:t>
      </w:r>
      <w:r>
        <w:rPr>
          <w:i/>
          <w:iCs/>
          <w:sz w:val="20"/>
          <w:szCs w:val="20"/>
        </w:rPr>
        <w:t xml:space="preserve">, as defined by the </w:t>
      </w:r>
      <w:hyperlink r:id="rId33" w:tooltip="https://cfconventions.org/cf-conventions/cf-conventions.html#calendar"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424"/>
        <w:pBdr/>
        <w:spacing w:line="276" w:lineRule="auto"/>
        <w:ind/>
        <w:rPr>
          <w:color w:val="000000" w:themeColor="text1"/>
        </w:rPr>
      </w:pPr>
      <w:r/>
      <w:bookmarkStart w:id="546" w:name="_7.3._arran"/>
      <w:r/>
      <w:bookmarkEnd w:id="546"/>
      <w:r>
        <w:rPr>
          <w:rFonts w:ascii="Arial" w:hAnsi="Arial" w:eastAsia="Arial" w:cs="Arial"/>
          <w:b/>
          <w:color w:val="000000" w:themeColor="text1"/>
          <w:sz w:val="28"/>
          <w:u w:val="none"/>
        </w:rPr>
        <w:t xml:space="preserve">arrangement</w:t>
      </w:r>
      <w:r>
        <w:rPr>
          <w:rFonts w:ascii="Arial" w:hAnsi="Arial" w:eastAsia="Arial" w:cs="Arial"/>
          <w:color w:val="000000" w:themeColor="text1"/>
          <w:sz w:val="28"/>
          <w:u w:val="none"/>
        </w:rPr>
        <w:t xml:space="preserve"> CV</w:t>
      </w:r>
      <w:r>
        <w:rPr>
          <w:color w:val="000000" w:themeColor="text1"/>
        </w:rPr>
      </w:r>
      <w:r>
        <w:rPr>
          <w:color w:val="000000" w:themeColor="text1"/>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H</w:t>
      </w:r>
      <w:r>
        <w:rPr>
          <w:rFonts w:ascii="Arial" w:hAnsi="Arial" w:eastAsia="Arial" w:cs="Arial"/>
          <w:color w:val="000000"/>
          <w:sz w:val="20"/>
          <w:szCs w:val="20"/>
          <w:u w:val="none"/>
        </w:rPr>
        <w:t xml:space="preserve">orizontal</w:t>
      </w:r>
      <w:r>
        <w:rPr>
          <w:rFonts w:ascii="Arial" w:hAnsi="Arial" w:eastAsia="Arial" w:cs="Arial"/>
          <w:color w:val="000000"/>
          <w:sz w:val="20"/>
          <w:szCs w:val="20"/>
          <w:u w:val="none"/>
        </w:rPr>
        <w:t xml:space="preserve"> computational</w:t>
      </w:r>
      <w:r>
        <w:rPr>
          <w:rFonts w:ascii="Arial" w:hAnsi="Arial" w:eastAsia="Arial" w:cs="Arial"/>
          <w:color w:val="000000"/>
          <w:sz w:val="20"/>
          <w:szCs w:val="20"/>
          <w:u w:val="none"/>
        </w:rPr>
        <w:t xml:space="preserve"> grid arrangement types.</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A grid arrangement describes </w:t>
      </w:r>
      <w:r>
        <w:rPr>
          <w:rFonts w:ascii="Arial" w:hAnsi="Arial" w:eastAsia="Arial" w:cs="Arial"/>
          <w:color w:val="000000"/>
          <w:sz w:val="20"/>
          <w:szCs w:val="20"/>
          <w:u w:val="none"/>
        </w:rPr>
        <w:t xml:space="preserve">the relative locations of </w:t>
      </w:r>
      <w:r>
        <w:rPr>
          <w:rFonts w:ascii="Arial" w:hAnsi="Arial" w:eastAsia="Arial" w:cs="Arial"/>
          <w:color w:val="000000"/>
          <w:sz w:val="20"/>
          <w:szCs w:val="20"/>
          <w:u w:val="none"/>
        </w:rPr>
        <w:t xml:space="preserve">computed </w:t>
      </w:r>
      <w:r>
        <w:rPr>
          <w:rFonts w:ascii="Arial" w:hAnsi="Arial" w:eastAsia="Arial" w:cs="Arial"/>
          <w:color w:val="000000"/>
          <w:sz w:val="20"/>
          <w:szCs w:val="20"/>
          <w:u w:val="none"/>
        </w:rPr>
        <w:t xml:space="preserve">mass-related and velocity-related quantities on the </w:t>
      </w:r>
      <w:r>
        <w:rPr>
          <w:rFonts w:ascii="Arial" w:hAnsi="Arial" w:eastAsia="Arial" w:cs="Arial"/>
          <w:color w:val="000000"/>
          <w:sz w:val="20"/>
          <w:szCs w:val="20"/>
          <w:u w:val="none"/>
        </w:rPr>
        <w:t xml:space="preserve">horizontal computational </w:t>
      </w:r>
      <w:r>
        <w:rPr>
          <w:rFonts w:ascii="Arial" w:hAnsi="Arial" w:eastAsia="Arial" w:cs="Arial"/>
          <w:color w:val="000000"/>
          <w:sz w:val="20"/>
          <w:szCs w:val="20"/>
          <w:u w:val="none"/>
        </w:rPr>
        <w:t xml:space="preserve">grid (for instance </w:t>
      </w:r>
      <w:hyperlink r:id="rId34" w:tooltip="https://doi.org/10.5772/55922" w:history="1">
        <w:r>
          <w:rPr>
            <w:rStyle w:val="2580"/>
            <w:rFonts w:ascii="Arial" w:hAnsi="Arial" w:eastAsia="Arial" w:cs="Arial"/>
            <w:sz w:val="20"/>
            <w:szCs w:val="20"/>
            <w:highlight w:val="none"/>
          </w:rPr>
          <w:t xml:space="preserve">Collins et al. (2013</w:t>
        </w:r>
        <w:r>
          <w:rPr>
            <w:rStyle w:val="2580"/>
            <w:rFonts w:ascii="Arial" w:hAnsi="Arial" w:eastAsia="Arial" w:cs="Arial"/>
            <w:sz w:val="20"/>
            <w:szCs w:val="20"/>
            <w:highlight w:val="none"/>
            <w:vertAlign w:val="baseline"/>
          </w:rPr>
          <w:t xml:space="preserve">)</w:t>
        </w:r>
      </w:hyperlink>
      <w:r>
        <w:rPr>
          <w:rFonts w:ascii="Arial" w:hAnsi="Arial" w:eastAsia="Arial" w:cs="Arial"/>
          <w:color w:val="000000"/>
          <w:sz w:val="20"/>
          <w:szCs w:val="20"/>
          <w:highlight w:val="none"/>
          <w:u w:val="none"/>
        </w:rPr>
        <w:t xml:space="preserve">, and for unstructured grids </w:t>
      </w:r>
      <w:hyperlink r:id="rId35" w:tooltip="https://doi.org/10.1016/j.jcp.2009.08.006" w:history="1">
        <w:r>
          <w:rPr>
            <w:rStyle w:val="2580"/>
            <w:rFonts w:ascii="Arial" w:hAnsi="Arial" w:eastAsia="Arial" w:cs="Arial"/>
            <w:sz w:val="20"/>
            <w:szCs w:val="20"/>
            <w:highlight w:val="none"/>
          </w:rPr>
          <w:t xml:space="preserve">Thuburn et al. (2009)</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See section </w:t>
      </w:r>
      <w:hyperlink w:tooltip="#_4.1._Horiz_4" w:anchor="_4.1.1.__Ho_3" w:history="1">
        <w:r>
          <w:rPr>
            <w:rStyle w:val="2580"/>
            <w:rFonts w:ascii="Arial" w:hAnsi="Arial" w:eastAsia="Arial" w:cs="Arial"/>
            <w:sz w:val="20"/>
            <w:szCs w:val="20"/>
            <w:highlight w:val="none"/>
          </w:rPr>
          <w:t xml:space="preserve">4.1.1 (Horizontal computational grid)</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rPr>
      </w:pPr>
      <w:r>
        <w:rPr>
          <w:rFonts w:ascii="Arial" w:hAnsi="Arial" w:eastAsia="Arial" w:cs="Arial"/>
          <w:color w:val="000000"/>
          <w:sz w:val="20"/>
          <w:szCs w:val="20"/>
          <w:highlight w:val="none"/>
          <w:u w:val="none"/>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w:t>
      </w:r>
      <w:r>
        <w:rPr>
          <w:rFonts w:ascii="Arial" w:hAnsi="Arial" w:eastAsia="Arial" w:cs="Arial"/>
          <w:color w:val="000000"/>
          <w:sz w:val="20"/>
          <w:szCs w:val="20"/>
          <w:u w:val="none"/>
        </w:rPr>
        <w:t xml:space="preserve">computational </w:t>
      </w:r>
      <w:r>
        <w:rPr>
          <w:rFonts w:ascii="Arial" w:hAnsi="Arial" w:eastAsia="Arial" w:cs="Arial"/>
          <w:color w:val="000000"/>
          <w:sz w:val="20"/>
          <w:szCs w:val="20"/>
          <w:u w:val="none"/>
        </w:rPr>
        <w:t xml:space="preserve">grid </w:t>
      </w:r>
      <w:r>
        <w:rPr>
          <w:rFonts w:ascii="Arial" w:hAnsi="Arial" w:eastAsia="Arial" w:cs="Arial"/>
          <w:b/>
          <w:color w:val="000000"/>
          <w:sz w:val="20"/>
          <w:szCs w:val="20"/>
          <w:u w:val="none"/>
        </w:rPr>
        <w:t xml:space="preserve">arrangement</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674"/>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arakawa</w:t>
      </w:r>
      <w:r>
        <w:rPr>
          <w:rFonts w:ascii="Arial" w:hAnsi="Arial" w:eastAsia="Arial" w:cs="Arial"/>
          <w:b/>
          <w:bCs/>
          <w:color w:val="000000"/>
          <w:sz w:val="20"/>
          <w:szCs w:val="20"/>
          <w:u w:val="none"/>
        </w:rPr>
        <w:t xml:space="preserve">_</w:t>
      </w:r>
      <w:r>
        <w:rPr>
          <w:rFonts w:ascii="Arial" w:hAnsi="Arial" w:eastAsia="Arial" w:cs="Arial"/>
          <w:b/>
          <w:bCs/>
          <w:color w:val="000000"/>
          <w:sz w:val="20"/>
          <w:szCs w:val="20"/>
          <w:u w:val="none"/>
        </w:rPr>
        <w:t xml:space="preserve">a</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674"/>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rFonts w:ascii="Arial" w:hAnsi="Arial" w:eastAsia="Arial" w:cs="Arial"/>
          <w:b/>
          <w:bCs/>
          <w:color w:val="000000"/>
          <w:sz w:val="20"/>
          <w:szCs w:val="20"/>
          <w:u w:val="none"/>
        </w:rPr>
      </w:r>
      <w:r>
        <w:rPr>
          <w:b w:val="0"/>
          <w:bCs w:val="0"/>
          <w:i/>
          <w:iCs/>
          <w:sz w:val="20"/>
          <w:szCs w:val="20"/>
        </w:rPr>
        <w:t xml:space="preserve">T</w:t>
      </w:r>
      <w:r>
        <w:rPr>
          <w:i/>
          <w:iCs/>
          <w:sz w:val="20"/>
          <w:szCs w:val="20"/>
        </w:rPr>
        <w:t xml:space="preserve">he </w:t>
      </w:r>
      <w:r>
        <w:rPr>
          <w:i/>
          <w:iCs/>
          <w:sz w:val="20"/>
          <w:szCs w:val="20"/>
        </w:rPr>
        <w:t xml:space="preserve">A</w:t>
      </w:r>
      <w:r>
        <w:rPr>
          <w:i/>
          <w:iCs/>
          <w:sz w:val="20"/>
          <w:szCs w:val="20"/>
        </w:rPr>
        <w:t xml:space="preserve">rakawa A grid places mass- and velocity-related quantities at the same location on each grid cell</w:t>
      </w:r>
      <w:r>
        <w:rPr>
          <w:i/>
          <w:iCs/>
          <w:sz w:val="20"/>
          <w:szCs w:val="20"/>
        </w:rPr>
        <w:t xml:space="preserve">.</w:t>
      </w:r>
      <w:r>
        <w:rPr>
          <w:b w:val="0"/>
          <w:bCs w:val="0"/>
          <w:i w:val="0"/>
          <w:sz w:val="20"/>
          <w:szCs w:val="20"/>
        </w:rPr>
      </w:r>
      <w:r>
        <w:rPr>
          <w:b w:val="0"/>
          <w:bCs w:val="0"/>
          <w:i w:val="0"/>
          <w:sz w:val="20"/>
          <w:szCs w:val="20"/>
        </w:rPr>
      </w:r>
    </w:p>
    <w:p>
      <w:pPr>
        <w:pStyle w:val="2602"/>
        <w:numPr>
          <w:ilvl w:val="0"/>
          <w:numId w:val="673"/>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color w:val="000000"/>
          <w:sz w:val="20"/>
          <w:szCs w:val="20"/>
          <w:u w:val="none"/>
        </w:rPr>
        <w:t xml:space="preserve">arakawa</w:t>
      </w:r>
      <w:r>
        <w:rPr>
          <w:rFonts w:ascii="Arial" w:hAnsi="Arial" w:eastAsia="Arial" w:cs="Arial"/>
          <w:b/>
          <w:bCs/>
          <w:i w:val="0"/>
          <w:iCs w:val="0"/>
          <w:color w:val="000000"/>
          <w:sz w:val="20"/>
          <w:szCs w:val="20"/>
          <w:u w:val="none"/>
        </w:rPr>
        <w:t xml:space="preserve">_</w:t>
      </w:r>
      <w:r>
        <w:rPr>
          <w:rFonts w:ascii="Arial" w:hAnsi="Arial" w:eastAsia="Arial" w:cs="Arial"/>
          <w:b/>
          <w:bCs/>
          <w:i w:val="0"/>
          <w:iCs w:val="0"/>
          <w:color w:val="000000"/>
          <w:sz w:val="20"/>
          <w:szCs w:val="20"/>
          <w:u w:val="none"/>
        </w:rPr>
        <w:t xml:space="preserve">b</w:t>
      </w:r>
      <w:r>
        <w:rPr>
          <w:b/>
          <w:bCs/>
          <w:i w:val="0"/>
          <w:sz w:val="20"/>
          <w:szCs w:val="20"/>
        </w:rPr>
      </w:r>
      <w:r>
        <w:rPr>
          <w:b/>
          <w:bCs/>
          <w:i w:val="0"/>
          <w:sz w:val="20"/>
          <w:szCs w:val="20"/>
        </w:rPr>
      </w:r>
    </w:p>
    <w:p>
      <w:pPr>
        <w:pStyle w:val="2602"/>
        <w:numPr>
          <w:ilvl w:val="1"/>
          <w:numId w:val="673"/>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b w:val="0"/>
          <w:bCs w:val="0"/>
          <w:i/>
          <w:iCs/>
          <w:sz w:val="20"/>
          <w:szCs w:val="20"/>
        </w:rPr>
        <w:t xml:space="preserve">Th</w:t>
      </w:r>
      <w:r>
        <w:rPr>
          <w:b w:val="0"/>
          <w:bCs w:val="0"/>
          <w:i/>
          <w:iCs/>
          <w:sz w:val="20"/>
          <w:szCs w:val="20"/>
        </w:rPr>
        <w:t xml:space="preserve">e</w:t>
      </w:r>
      <w:r>
        <w:rPr>
          <w:b w:val="0"/>
          <w:bCs w:val="0"/>
          <w:i/>
          <w:iCs/>
          <w:sz w:val="20"/>
          <w:szCs w:val="20"/>
        </w:rPr>
        <w:t xml:space="preserve"> </w:t>
      </w:r>
      <w:r>
        <w:rPr>
          <w:i/>
          <w:iCs/>
          <w:sz w:val="20"/>
          <w:szCs w:val="20"/>
        </w:rPr>
        <w:t xml:space="preserve">Arakawa B grid places v</w:t>
      </w:r>
      <w:r>
        <w:rPr>
          <w:i/>
          <w:iCs/>
          <w:sz w:val="20"/>
          <w:szCs w:val="20"/>
        </w:rPr>
        <w:t xml:space="preserve">elocity-related quantities</w:t>
      </w:r>
      <w:r>
        <w:rPr>
          <w:i/>
          <w:iCs/>
          <w:sz w:val="20"/>
          <w:szCs w:val="20"/>
        </w:rPr>
        <w:t xml:space="preserve"> at the corners of mass cells</w:t>
      </w:r>
      <w:r>
        <w:rPr>
          <w:b w:val="0"/>
          <w:bCs w:val="0"/>
          <w:i w:val="0"/>
          <w:iCs w:val="0"/>
          <w:sz w:val="20"/>
          <w:szCs w:val="20"/>
        </w:rPr>
        <w:t xml:space="preserve">.</w:t>
      </w:r>
      <w:r>
        <w:rPr>
          <w:b w:val="0"/>
          <w:bCs w:val="0"/>
          <w:i w:val="0"/>
          <w:sz w:val="20"/>
          <w:szCs w:val="20"/>
        </w:rPr>
      </w:r>
      <w:r>
        <w:rPr>
          <w:b w:val="0"/>
          <w:bCs w:val="0"/>
          <w:i w:val="0"/>
          <w:sz w:val="20"/>
          <w:szCs w:val="20"/>
        </w:rPr>
      </w:r>
    </w:p>
    <w:p>
      <w:pPr>
        <w:pStyle w:val="2602"/>
        <w:numPr>
          <w:ilvl w:val="0"/>
          <w:numId w:val="675"/>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sz w:val="20"/>
          <w:szCs w:val="20"/>
        </w:rPr>
      </w:pPr>
      <w:r>
        <w:rPr>
          <w:rFonts w:ascii="Arial" w:hAnsi="Arial" w:eastAsia="Arial" w:cs="Arial"/>
          <w:b/>
          <w:bCs/>
          <w:color w:val="000000"/>
          <w:sz w:val="20"/>
          <w:szCs w:val="20"/>
          <w:u w:val="none"/>
        </w:rPr>
        <w:t xml:space="preserve">arakawa_</w:t>
      </w:r>
      <w:r>
        <w:rPr>
          <w:rFonts w:ascii="Arial" w:hAnsi="Arial" w:eastAsia="Arial" w:cs="Arial"/>
          <w:b/>
          <w:bCs/>
          <w:color w:val="000000"/>
          <w:sz w:val="20"/>
          <w:szCs w:val="20"/>
          <w:u w:val="none"/>
        </w:rPr>
        <w:t xml:space="preserve">c</w:t>
      </w:r>
      <w:r>
        <w:rPr>
          <w:b/>
          <w:bCs/>
          <w:i/>
          <w:sz w:val="20"/>
          <w:szCs w:val="20"/>
        </w:rPr>
      </w:r>
      <w:r>
        <w:rPr>
          <w:b/>
          <w:bCs/>
          <w:i/>
          <w:sz w:val="20"/>
          <w:szCs w:val="20"/>
        </w:rPr>
      </w:r>
    </w:p>
    <w:p>
      <w:pPr>
        <w:pStyle w:val="2602"/>
        <w:numPr>
          <w:ilvl w:val="1"/>
          <w:numId w:val="675"/>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r>
        <w:rPr>
          <w:b w:val="0"/>
          <w:bCs w:val="0"/>
          <w:i/>
          <w:iCs/>
          <w:sz w:val="20"/>
          <w:szCs w:val="20"/>
        </w:rPr>
        <w:t xml:space="preserve">Th</w:t>
      </w:r>
      <w:r>
        <w:rPr>
          <w:b w:val="0"/>
          <w:bCs w:val="0"/>
          <w:i/>
          <w:iCs/>
          <w:sz w:val="20"/>
          <w:szCs w:val="20"/>
        </w:rPr>
        <w:t xml:space="preserve">e </w:t>
      </w:r>
      <w:r>
        <w:rPr>
          <w:b w:val="0"/>
          <w:bCs w:val="0"/>
          <w:i/>
          <w:iCs/>
          <w:sz w:val="20"/>
          <w:szCs w:val="20"/>
        </w:rPr>
        <w:t xml:space="preserve">Arak</w:t>
      </w:r>
      <w:r>
        <w:rPr>
          <w:i/>
          <w:iCs/>
          <w:sz w:val="20"/>
          <w:szCs w:val="20"/>
        </w:rPr>
        <w:t xml:space="preserve">awa C grid </w:t>
      </w:r>
      <w:r>
        <w:rPr>
          <w:i/>
          <w:iCs/>
          <w:sz w:val="20"/>
          <w:szCs w:val="20"/>
        </w:rPr>
        <w:t xml:space="preserve">places v</w:t>
      </w:r>
      <w:r>
        <w:rPr>
          <w:i/>
          <w:iCs/>
          <w:sz w:val="20"/>
          <w:szCs w:val="20"/>
        </w:rPr>
        <w:t xml:space="preserve">elocity-related quantities</w:t>
      </w:r>
      <w:r>
        <w:rPr>
          <w:i/>
          <w:iCs/>
          <w:sz w:val="20"/>
          <w:szCs w:val="20"/>
        </w:rPr>
        <w:t xml:space="preserve"> at the centres of mass cell edges, </w:t>
      </w:r>
      <w:r>
        <w:rPr>
          <w:i/>
          <w:iCs/>
          <w:sz w:val="20"/>
          <w:szCs w:val="20"/>
        </w:rPr>
        <w:t xml:space="preserve">such that each component is perpendicular to its edge.</w:t>
      </w:r>
      <w:r>
        <w:rPr>
          <w:b w:val="0"/>
          <w:bCs w:val="0"/>
          <w:sz w:val="20"/>
          <w:szCs w:val="20"/>
        </w:rPr>
      </w:r>
      <w:r>
        <w:rPr>
          <w:b w:val="0"/>
          <w:bCs w:val="0"/>
          <w:sz w:val="20"/>
          <w:szCs w:val="20"/>
        </w:rPr>
      </w:r>
    </w:p>
    <w:p>
      <w:pPr>
        <w:pStyle w:val="2602"/>
        <w:numPr>
          <w:ilvl w:val="0"/>
          <w:numId w:val="676"/>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sz w:val="20"/>
          <w:szCs w:val="20"/>
        </w:rPr>
      </w:pPr>
      <w:r>
        <w:rPr>
          <w:rFonts w:ascii="Arial" w:hAnsi="Arial" w:eastAsia="Arial" w:cs="Arial"/>
          <w:b/>
          <w:bCs/>
          <w:color w:val="000000"/>
          <w:sz w:val="20"/>
          <w:szCs w:val="20"/>
          <w:u w:val="none"/>
        </w:rPr>
        <w:t xml:space="preserve">arakawa_</w:t>
      </w:r>
      <w:r>
        <w:rPr>
          <w:rFonts w:ascii="Arial" w:hAnsi="Arial" w:eastAsia="Arial" w:cs="Arial"/>
          <w:b/>
          <w:bCs/>
          <w:color w:val="000000"/>
          <w:sz w:val="20"/>
          <w:szCs w:val="20"/>
          <w:u w:val="none"/>
        </w:rPr>
        <w:t xml:space="preserve">d</w:t>
      </w:r>
      <w:r>
        <w:rPr>
          <w:b/>
          <w:bCs/>
          <w:i/>
          <w:sz w:val="20"/>
          <w:szCs w:val="20"/>
        </w:rPr>
      </w:r>
      <w:r>
        <w:rPr>
          <w:b/>
          <w:bCs/>
          <w:i/>
          <w:sz w:val="20"/>
          <w:szCs w:val="20"/>
        </w:rPr>
      </w:r>
    </w:p>
    <w:p>
      <w:pPr>
        <w:pStyle w:val="2602"/>
        <w:numPr>
          <w:ilvl w:val="1"/>
          <w:numId w:val="678"/>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r>
        <w:rPr>
          <w:b w:val="0"/>
          <w:bCs w:val="0"/>
          <w:i/>
          <w:iCs/>
          <w:sz w:val="20"/>
          <w:szCs w:val="20"/>
        </w:rPr>
        <w:t xml:space="preserve">T</w:t>
      </w:r>
      <w:r>
        <w:rPr>
          <w:b w:val="0"/>
          <w:bCs w:val="0"/>
          <w:i/>
          <w:iCs/>
          <w:sz w:val="20"/>
          <w:szCs w:val="20"/>
        </w:rPr>
        <w:t xml:space="preserve">he</w:t>
      </w:r>
      <w:r>
        <w:rPr>
          <w:b w:val="0"/>
          <w:bCs w:val="0"/>
          <w:i/>
          <w:iCs/>
          <w:sz w:val="20"/>
          <w:szCs w:val="20"/>
        </w:rPr>
        <w:t xml:space="preserve"> </w:t>
      </w:r>
      <w:r>
        <w:rPr>
          <w:b w:val="0"/>
          <w:bCs w:val="0"/>
          <w:i/>
          <w:iCs/>
          <w:sz w:val="20"/>
          <w:szCs w:val="20"/>
        </w:rPr>
        <w:t xml:space="preserve">A</w:t>
      </w:r>
      <w:r>
        <w:rPr>
          <w:b w:val="0"/>
          <w:bCs w:val="0"/>
          <w:i/>
          <w:iCs/>
          <w:sz w:val="20"/>
          <w:szCs w:val="20"/>
        </w:rPr>
        <w:t xml:space="preserve">rak</w:t>
      </w:r>
      <w:r>
        <w:rPr>
          <w:i/>
          <w:iCs/>
          <w:sz w:val="20"/>
          <w:szCs w:val="20"/>
        </w:rPr>
        <w:t xml:space="preserve">awa D grid </w:t>
      </w:r>
      <w:r>
        <w:rPr>
          <w:i/>
          <w:iCs/>
          <w:sz w:val="20"/>
          <w:szCs w:val="20"/>
        </w:rPr>
        <w:t xml:space="preserve">places v</w:t>
      </w:r>
      <w:r>
        <w:rPr>
          <w:i/>
          <w:iCs/>
          <w:sz w:val="20"/>
          <w:szCs w:val="20"/>
        </w:rPr>
        <w:t xml:space="preserve">elocity-related quantities</w:t>
      </w:r>
      <w:r>
        <w:rPr>
          <w:i/>
          <w:iCs/>
          <w:sz w:val="20"/>
          <w:szCs w:val="20"/>
        </w:rPr>
        <w:t xml:space="preserve"> at the centres of mass cell edges, </w:t>
      </w:r>
      <w:r>
        <w:rPr>
          <w:i/>
          <w:iCs/>
          <w:sz w:val="20"/>
          <w:szCs w:val="20"/>
        </w:rPr>
        <w:t xml:space="preserve">such that each component is tangential to its edge.</w:t>
      </w:r>
      <w:r>
        <w:rPr>
          <w:b w:val="0"/>
          <w:bCs w:val="0"/>
          <w:sz w:val="20"/>
          <w:szCs w:val="20"/>
        </w:rPr>
      </w:r>
      <w:r>
        <w:rPr>
          <w:b w:val="0"/>
          <w:bCs w:val="0"/>
          <w:sz w:val="20"/>
          <w:szCs w:val="20"/>
        </w:rPr>
      </w:r>
    </w:p>
    <w:p>
      <w:pPr>
        <w:pStyle w:val="2602"/>
        <w:numPr>
          <w:ilvl w:val="0"/>
          <w:numId w:val="677"/>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arakawa_e</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677"/>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sz w:val="20"/>
          <w:szCs w:val="20"/>
        </w:rPr>
      </w:pPr>
      <w:r>
        <w:rPr>
          <w:rFonts w:ascii="Arial" w:hAnsi="Arial" w:eastAsia="Arial" w:cs="Arial"/>
          <w:b/>
          <w:bCs/>
          <w:color w:val="000000"/>
          <w:sz w:val="20"/>
          <w:szCs w:val="20"/>
          <w:u w:val="none"/>
        </w:rPr>
      </w:r>
      <w:r>
        <w:rPr>
          <w:b w:val="0"/>
          <w:bCs w:val="0"/>
          <w:i/>
          <w:iCs/>
          <w:sz w:val="20"/>
          <w:szCs w:val="20"/>
        </w:rPr>
        <w:t xml:space="preserve">The </w:t>
      </w:r>
      <w:r>
        <w:rPr>
          <w:i/>
          <w:iCs/>
          <w:sz w:val="20"/>
          <w:szCs w:val="20"/>
        </w:rPr>
        <w:t xml:space="preserve">Arakawa E grid places mass</w:t>
      </w:r>
      <w:r>
        <w:rPr>
          <w:i/>
          <w:iCs/>
          <w:sz w:val="20"/>
          <w:szCs w:val="20"/>
        </w:rPr>
        <w:t xml:space="preserve">-related quantities</w:t>
      </w:r>
      <w:r>
        <w:rPr>
          <w:i/>
          <w:iCs/>
          <w:sz w:val="20"/>
          <w:szCs w:val="20"/>
        </w:rPr>
        <w:t xml:space="preserve"> at the centres of velocity cell edges</w:t>
      </w:r>
      <w:r>
        <w:rPr>
          <w:b w:val="0"/>
          <w:bCs w:val="0"/>
          <w:i/>
          <w:iCs/>
          <w:sz w:val="20"/>
          <w:szCs w:val="20"/>
        </w:rPr>
        <w:t xml:space="preserve">.</w:t>
      </w:r>
      <w:r>
        <w:rPr>
          <w:b w:val="0"/>
          <w:bCs w:val="0"/>
          <w:sz w:val="20"/>
          <w:szCs w:val="20"/>
        </w:rPr>
      </w:r>
      <w:r>
        <w:rPr>
          <w:b w:val="0"/>
          <w:bCs w:val="0"/>
          <w:sz w:val="20"/>
          <w:szCs w:val="20"/>
        </w:rPr>
      </w:r>
    </w:p>
    <w:p>
      <w:pPr>
        <w:pStyle w:val="2424"/>
        <w:pBdr/>
        <w:spacing w:line="276" w:lineRule="auto"/>
        <w:ind/>
        <w:rPr>
          <w:color w:val="000000" w:themeColor="text1"/>
        </w:rPr>
      </w:pPr>
      <w:r/>
      <w:bookmarkStart w:id="547" w:name="_7.4._cell_"/>
      <w:r/>
      <w:bookmarkEnd w:id="547"/>
      <w:r>
        <w:rPr>
          <w:color w:val="000000" w:themeColor="text1"/>
        </w:rPr>
      </w:r>
      <w:bookmarkStart w:id="482" w:name="_7.8._horiz_2"/>
      <w:r>
        <w:rPr>
          <w:color w:val="000000" w:themeColor="text1"/>
        </w:rPr>
      </w:r>
      <w:bookmarkEnd w:id="482"/>
      <w:r>
        <w:rPr>
          <w:color w:val="000000" w:themeColor="text1"/>
        </w:rPr>
      </w:r>
      <w:bookmarkStart w:id="465" w:name="_7.8._horiz_1"/>
      <w:r>
        <w:rPr>
          <w:color w:val="000000" w:themeColor="text1"/>
        </w:rPr>
      </w:r>
      <w:bookmarkEnd w:id="465"/>
      <w:r>
        <w:rPr>
          <w:b/>
          <w:bCs/>
          <w:color w:val="000000" w:themeColor="text1"/>
          <w:rPrChange w:id="152" w:author="David Hassell" w:date="2025-10-27T10:33:39Z" oouserid="e42c3f48-66ba-4efd-805a-1ef7f6780645">
            <w:rPr/>
          </w:rPrChange>
        </w:rPr>
      </w:r>
      <w:bookmarkStart w:id="442" w:name="_7.8._cell_"/>
      <w:r>
        <w:rPr>
          <w:b/>
          <w:bCs/>
          <w:color w:val="000000" w:themeColor="text1"/>
          <w:rPrChange w:id="153" w:author="David Hassell" w:date="2025-10-27T10:33:39Z" oouserid="e42c3f48-66ba-4efd-805a-1ef7f6780645">
            <w:rPr/>
          </w:rPrChange>
        </w:rPr>
      </w:r>
      <w:bookmarkEnd w:id="442"/>
      <w:r>
        <w:rPr>
          <w:b/>
          <w:bCs/>
          <w:color w:val="000000" w:themeColor="text1"/>
        </w:rPr>
        <w:t xml:space="preserve">cell_</w:t>
      </w:r>
      <w:r>
        <w:rPr>
          <w:b/>
          <w:bCs/>
          <w:color w:val="000000" w:themeColor="text1"/>
        </w:rPr>
        <w:t xml:space="preserve">variable_type</w:t>
      </w:r>
      <w:r>
        <w:rPr>
          <w:rFonts w:ascii="Arial" w:hAnsi="Arial" w:eastAsia="Arial" w:cs="Arial"/>
          <w:b/>
          <w:color w:val="000000" w:themeColor="text1"/>
          <w:sz w:val="28"/>
          <w:u w:val="none"/>
        </w:rPr>
        <w:t xml:space="preserve"> </w:t>
      </w:r>
      <w:r>
        <w:rPr>
          <w:rFonts w:ascii="Arial" w:hAnsi="Arial" w:eastAsia="Arial" w:cs="Arial"/>
          <w:color w:val="000000" w:themeColor="text1"/>
          <w:sz w:val="28"/>
          <w:u w:val="none"/>
        </w:rPr>
        <w:t xml:space="preserve">CV</w:t>
      </w:r>
      <w:r>
        <w:rPr>
          <w:color w:val="000000" w:themeColor="text1"/>
        </w:rPr>
      </w:r>
      <w:r>
        <w:rPr>
          <w:color w:val="000000" w:themeColor="text1"/>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b w:val="0"/>
          <w:bCs w:val="0"/>
          <w:i w:val="0"/>
          <w:sz w:val="20"/>
          <w:szCs w:val="20"/>
          <w:highlight w:val="none"/>
        </w:rPr>
      </w:pPr>
      <w:ins w:id="154" w:author="David Hassell" w:date="2025-10-11T21:50:53Z" oouserid="e42c3f48-66ba-4efd-805a-1ef7f6780645">
        <w:r>
          <w:rPr>
            <w:rFonts w:ascii="Arial" w:hAnsi="Arial" w:eastAsia="Arial" w:cs="Arial"/>
            <w:color w:val="ffffff" w:themeColor="background1"/>
            <w:sz w:val="20"/>
            <w:szCs w:val="20"/>
            <w:highlight w:val="red"/>
            <w:u w:val="none"/>
            <w:rPrChange w:id="155" w:author="David Hassell" w:date="2025-10-11T21:38:56Z" oouserid="e42c3f48-66ba-4efd-805a-1ef7f6780645">
              <w:rPr>
                <w:rFonts w:ascii="Arial" w:hAnsi="Arial" w:eastAsia="Arial" w:cs="Arial"/>
                <w:color w:val="000000"/>
                <w:sz w:val="22"/>
                <w:szCs w:val="22"/>
                <w:u w:val="none"/>
              </w:rPr>
            </w:rPrChange>
          </w:rPr>
        </w:r>
      </w:ins>
      <w:r>
        <w:rPr>
          <w:b w:val="0"/>
          <w:bCs w:val="0"/>
          <w:i w:val="0"/>
          <w:iCs w:val="0"/>
          <w:sz w:val="20"/>
          <w:szCs w:val="20"/>
          <w:highlight w:val="none"/>
        </w:rPr>
        <w:t xml:space="preserve">T</w:t>
      </w:r>
      <w:r>
        <w:rPr>
          <w:b w:val="0"/>
          <w:bCs w:val="0"/>
          <w:i w:val="0"/>
          <w:iCs w:val="0"/>
          <w:sz w:val="20"/>
          <w:szCs w:val="20"/>
          <w:highlight w:val="none"/>
        </w:rPr>
        <w:t xml:space="preserve">ypes of physical variables that are </w:t>
      </w:r>
      <w:r>
        <w:rPr>
          <w:b w:val="0"/>
          <w:bCs w:val="0"/>
          <w:i w:val="0"/>
          <w:iCs w:val="0"/>
          <w:sz w:val="20"/>
          <w:szCs w:val="20"/>
          <w:highlight w:val="none"/>
        </w:rPr>
        <w:t xml:space="preserve">carried at, or representative of conditions at, cells of a </w:t>
      </w:r>
      <w:r>
        <w:rPr>
          <w:b w:val="0"/>
          <w:bCs w:val="0"/>
          <w:i w:val="0"/>
          <w:sz w:val="20"/>
          <w:szCs w:val="20"/>
          <w:highlight w:val="none"/>
        </w:rPr>
        <w:t xml:space="preserve">horizontal subgrid.</w:t>
      </w:r>
      <w:r>
        <w:rPr>
          <w:b w:val="0"/>
          <w:bCs w:val="0"/>
          <w:i w:val="0"/>
          <w:sz w:val="20"/>
          <w:szCs w:val="20"/>
          <w:highlight w:val="none"/>
        </w:rPr>
      </w:r>
      <w:r>
        <w:rPr>
          <w:b w:val="0"/>
          <w:bCs w:val="0"/>
          <w:i w:val="0"/>
          <w:sz w:val="20"/>
          <w:szCs w:val="20"/>
          <w:highlight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highlight w:val="none"/>
          <w:u w:val="none"/>
        </w:rPr>
      </w:pPr>
      <w:r>
        <w:rPr>
          <w:b w:val="0"/>
          <w:bCs w:val="0"/>
          <w:i w:val="0"/>
          <w:iCs w:val="0"/>
          <w:sz w:val="20"/>
          <w:szCs w:val="20"/>
          <w:highlight w:val="none"/>
        </w:rPr>
        <w:t xml:space="preserve">A variable type comprises a class of physical quantities that are typically found at the same grid location, i.e. at one of the locations defined by the horizontal computational grid</w:t>
      </w:r>
      <w:r>
        <w:rPr>
          <w:rFonts w:ascii="Arial" w:hAnsi="Arial" w:eastAsia="Arial" w:cs="Arial"/>
          <w:color w:val="000000"/>
          <w:sz w:val="20"/>
          <w:szCs w:val="20"/>
          <w:u w:val="none"/>
        </w:rPr>
        <w:t xml:space="preserve"> </w:t>
      </w:r>
      <w:r>
        <w:rPr>
          <w:rFonts w:ascii="Arial" w:hAnsi="Arial" w:eastAsia="Arial" w:cs="Arial"/>
          <w:b/>
          <w:color w:val="000000"/>
          <w:sz w:val="20"/>
          <w:szCs w:val="20"/>
          <w:u w:val="none"/>
        </w:rPr>
        <w:t xml:space="preserve">arrangement</w:t>
      </w:r>
      <w:r>
        <w:rPr>
          <w:rFonts w:ascii="Arial" w:hAnsi="Arial" w:eastAsia="Arial" w:cs="Arial"/>
          <w:color w:val="000000"/>
          <w:sz w:val="20"/>
          <w:szCs w:val="20"/>
          <w:u w:val="none"/>
        </w:rPr>
        <w:t xml:space="preserve"> property</w:t>
      </w:r>
      <w:r>
        <w:rPr>
          <w:b w:val="0"/>
          <w:bCs w:val="0"/>
          <w:i w:val="0"/>
          <w:iCs w:val="0"/>
          <w:sz w:val="20"/>
          <w:szCs w:val="20"/>
          <w:highlight w:val="none"/>
        </w:rPr>
        <w:t xml:space="preserve">. </w:t>
      </w:r>
      <w:r>
        <w:rPr>
          <w:rFonts w:ascii="Arial" w:hAnsi="Arial" w:eastAsia="Arial" w:cs="Arial"/>
          <w:color w:val="000000"/>
          <w:sz w:val="20"/>
          <w:szCs w:val="20"/>
          <w:highlight w:val="none"/>
          <w:u w:val="none"/>
        </w:rPr>
        <w:t xml:space="preserve">See sections </w:t>
      </w:r>
      <w:hyperlink w:tooltip="#_4.1.1.__Ho_4" w:anchor="_4.1.1.__Ho_4" w:history="1">
        <w:r>
          <w:rPr>
            <w:rStyle w:val="2580"/>
            <w:rFonts w:ascii="Arial" w:hAnsi="Arial" w:eastAsia="Arial" w:cs="Arial"/>
            <w:sz w:val="20"/>
            <w:szCs w:val="20"/>
            <w:highlight w:val="none"/>
          </w:rPr>
          <w:t xml:space="preserve">4.1.1 (Horizontal computational grid)</w:t>
        </w:r>
      </w:hyperlink>
      <w:r>
        <w:rPr>
          <w:rFonts w:ascii="Arial" w:hAnsi="Arial" w:eastAsia="Arial" w:cs="Arial"/>
          <w:color w:val="000000"/>
          <w:sz w:val="20"/>
          <w:szCs w:val="20"/>
          <w:highlight w:val="none"/>
          <w:u w:val="none"/>
        </w:rPr>
        <w:t xml:space="preserve"> and </w:t>
      </w:r>
      <w:hyperlink w:tooltip="#_4.1.2.__Ho_4" w:anchor="_4.1.2.__Ho_4" w:history="1">
        <w:r>
          <w:rPr>
            <w:rStyle w:val="2580"/>
            <w:rFonts w:ascii="Arial" w:hAnsi="Arial" w:eastAsia="Arial" w:cs="Arial"/>
            <w:sz w:val="20"/>
            <w:szCs w:val="20"/>
            <w:highlight w:val="none"/>
          </w:rPr>
          <w:t xml:space="preserve">4.1.2 (Horizontal subgrid)</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sz w:val="20"/>
          <w:szCs w:val="20"/>
        </w:rPr>
      </w:pPr>
      <w:ins w:id="156" w:author="David Hassell" w:date="2025-10-10T15:12:13Z" oouserid="e42c3f48-66ba-4efd-805a-1ef7f6780645">
        <w:r>
          <w:rPr>
            <w:rFonts w:ascii="Arial" w:hAnsi="Arial" w:eastAsia="Arial" w:cs="Arial"/>
            <w:color w:val="000000"/>
            <w:sz w:val="20"/>
            <w:szCs w:val="20"/>
            <w:highlight w:val="none"/>
            <w:u w:val="none"/>
          </w:rPr>
        </w:r>
      </w:ins>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horizontal</w:t>
      </w:r>
      <w:r>
        <w:rPr>
          <w:rFonts w:ascii="Arial" w:hAnsi="Arial" w:eastAsia="Arial" w:cs="Arial"/>
          <w:color w:val="000000"/>
          <w:sz w:val="20"/>
          <w:szCs w:val="20"/>
          <w:u w:val="none"/>
        </w:rPr>
        <w:t xml:space="preserve"> subgrid </w:t>
      </w:r>
      <w:r>
        <w:rPr>
          <w:rFonts w:ascii="Arial" w:hAnsi="Arial" w:eastAsia="Arial" w:cs="Arial"/>
          <w:b/>
          <w:bCs/>
          <w:color w:val="000000"/>
          <w:sz w:val="20"/>
          <w:szCs w:val="20"/>
          <w:u w:val="none"/>
        </w:rPr>
        <w:t xml:space="preserve">cell_variab</w:t>
      </w:r>
      <w:r>
        <w:rPr>
          <w:rFonts w:ascii="Arial" w:hAnsi="Arial" w:eastAsia="Arial" w:cs="Arial"/>
          <w:b/>
          <w:bCs/>
          <w:color w:val="000000"/>
          <w:sz w:val="20"/>
          <w:szCs w:val="20"/>
          <w:u w:val="none"/>
        </w:rPr>
        <w:t xml:space="preserve">le_type</w:t>
      </w:r>
      <w:r>
        <w:rPr>
          <w:rFonts w:ascii="Arial" w:hAnsi="Arial" w:eastAsia="Arial" w:cs="Arial"/>
          <w:b/>
          <w:color w:val="000000"/>
          <w:sz w:val="20"/>
          <w:szCs w:val="20"/>
          <w:u w:val="none"/>
        </w:rPr>
        <w:t xml:space="preserve"> </w:t>
      </w:r>
      <w:r>
        <w:rPr>
          <w:rFonts w:ascii="Arial" w:hAnsi="Arial" w:eastAsia="Arial" w:cs="Arial"/>
          <w:color w:val="000000"/>
          <w:sz w:val="20"/>
          <w:szCs w:val="20"/>
          <w:u w:val="none"/>
        </w:rPr>
        <w:t xml:space="preserve">property:</w:t>
      </w:r>
      <w:r>
        <w:rPr>
          <w:sz w:val="20"/>
          <w:szCs w:val="20"/>
        </w:rPr>
      </w:r>
      <w:r>
        <w:rPr>
          <w:sz w:val="20"/>
          <w:szCs w:val="20"/>
        </w:rPr>
      </w:r>
    </w:p>
    <w:p>
      <w:pPr>
        <w:pStyle w:val="2602"/>
        <w:numPr>
          <w:ilvl w:val="0"/>
          <w:numId w:val="681"/>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eastAsia="Arial" w:cs="Arial"/>
          <w:b/>
          <w:bCs/>
          <w:color w:val="000000"/>
          <w:sz w:val="20"/>
          <w:szCs w:val="20"/>
          <w:u w:val="none"/>
        </w:rPr>
      </w:pPr>
      <w:r>
        <w:rPr>
          <w:rFonts w:ascii="Arial" w:hAnsi="Arial" w:eastAsia="Arial" w:cs="Arial"/>
          <w:b/>
          <w:bCs/>
          <w:color w:val="000000"/>
          <w:sz w:val="20"/>
          <w:szCs w:val="20"/>
          <w:u w:val="none"/>
        </w:rPr>
        <w:t xml:space="preserve">mass</w:t>
      </w:r>
      <w:r>
        <w:rPr>
          <w:rFonts w:ascii="Arial" w:hAnsi="Arial" w:eastAsia="Arial" w:cs="Arial"/>
          <w:b/>
          <w:bCs/>
          <w:color w:val="000000"/>
          <w:sz w:val="20"/>
          <w:szCs w:val="20"/>
          <w:u w:val="none"/>
        </w:rPr>
      </w:r>
      <w:r>
        <w:rPr>
          <w:rFonts w:ascii="Arial" w:hAnsi="Arial" w:eastAsia="Arial" w:cs="Arial"/>
          <w:b/>
          <w:bCs/>
          <w:color w:val="000000"/>
          <w:sz w:val="20"/>
          <w:szCs w:val="20"/>
          <w:u w:val="none"/>
        </w:rPr>
      </w:r>
    </w:p>
    <w:p>
      <w:pPr>
        <w:pStyle w:val="2602"/>
        <w:numPr>
          <w:ilvl w:val="1"/>
          <w:numId w:val="681"/>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rFonts w:ascii="Arial" w:hAnsi="Arial" w:eastAsia="Arial" w:cs="Arial"/>
          <w:b w:val="0"/>
          <w:bCs w:val="0"/>
          <w:i/>
          <w:iCs/>
          <w:color w:val="000000"/>
          <w:sz w:val="20"/>
          <w:szCs w:val="20"/>
          <w:u w:val="none"/>
        </w:rPr>
        <w:t xml:space="preserve">Mass-related variables, including those representing thermodynamic and hydrodynamic quantities</w:t>
      </w:r>
      <w:r>
        <w:rPr>
          <w:i/>
          <w:iCs/>
          <w:sz w:val="20"/>
          <w:szCs w:val="20"/>
        </w:rPr>
        <w:t xml:space="preserve">.</w:t>
      </w:r>
      <w:r>
        <w:rPr>
          <w:b w:val="0"/>
          <w:bCs w:val="0"/>
          <w:i w:val="0"/>
          <w:sz w:val="20"/>
          <w:szCs w:val="20"/>
        </w:rPr>
      </w:r>
      <w:r>
        <w:rPr>
          <w:b w:val="0"/>
          <w:bCs w:val="0"/>
          <w:i w:val="0"/>
          <w:sz w:val="20"/>
          <w:szCs w:val="20"/>
        </w:rPr>
      </w:r>
    </w:p>
    <w:p>
      <w:pPr>
        <w:pStyle w:val="2602"/>
        <w:numPr>
          <w:ilvl w:val="0"/>
          <w:numId w:val="680"/>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color w:val="000000"/>
          <w:sz w:val="20"/>
          <w:szCs w:val="20"/>
          <w:u w:val="none"/>
        </w:rPr>
        <w:t xml:space="preserve">x_velocity</w:t>
      </w:r>
      <w:r>
        <w:rPr>
          <w:b/>
          <w:bCs/>
          <w:i w:val="0"/>
          <w:sz w:val="20"/>
          <w:szCs w:val="20"/>
        </w:rPr>
      </w:r>
      <w:r>
        <w:rPr>
          <w:b/>
          <w:bCs/>
          <w:i w:val="0"/>
          <w:sz w:val="20"/>
          <w:szCs w:val="20"/>
        </w:rPr>
      </w:r>
    </w:p>
    <w:p>
      <w:pPr>
        <w:pStyle w:val="2602"/>
        <w:numPr>
          <w:ilvl w:val="1"/>
          <w:numId w:val="683"/>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b w:val="0"/>
          <w:bCs w:val="0"/>
          <w:i/>
          <w:iCs/>
          <w:sz w:val="20"/>
          <w:szCs w:val="20"/>
        </w:rPr>
        <w:t xml:space="preserve">Variables representing the X component </w:t>
      </w:r>
      <w:r>
        <w:rPr>
          <w:b w:val="0"/>
          <w:bCs w:val="0"/>
          <w:i/>
          <w:iCs/>
          <w:sz w:val="20"/>
          <w:szCs w:val="20"/>
        </w:rPr>
        <w:t xml:space="preserve">of the velocity vector</w:t>
      </w:r>
      <w:r>
        <w:rPr>
          <w:b w:val="0"/>
          <w:bCs w:val="0"/>
          <w:i/>
          <w:iCs/>
          <w:sz w:val="20"/>
          <w:szCs w:val="20"/>
        </w:rPr>
        <w:t xml:space="preserve"> and certain horizontal fluxes of mass, energy, momentum, etc</w:t>
      </w:r>
      <w:r>
        <w:rPr>
          <w:i/>
          <w:iCs/>
          <w:sz w:val="20"/>
          <w:szCs w:val="20"/>
          <w:highlight w:val="none"/>
        </w:rPr>
        <w:t xml:space="preserve">. </w:t>
      </w:r>
      <w:r>
        <w:rPr>
          <w:i/>
          <w:iCs/>
          <w:sz w:val="20"/>
          <w:szCs w:val="20"/>
          <w:highlight w:val="none"/>
        </w:rPr>
        <w:t xml:space="preserve">F</w:t>
      </w:r>
      <w:r>
        <w:rPr>
          <w:i/>
          <w:iCs/>
          <w:sz w:val="20"/>
          <w:szCs w:val="20"/>
          <w:highlight w:val="none"/>
        </w:rPr>
        <w:t xml:space="preserve">or a grid defined by</w:t>
      </w:r>
      <w:r>
        <w:rPr>
          <w:i/>
          <w:iCs/>
          <w:sz w:val="20"/>
          <w:szCs w:val="20"/>
          <w:highlight w:val="none"/>
        </w:rPr>
        <w:t xml:space="preserve"> </w:t>
      </w:r>
      <w:r>
        <w:rPr>
          <w:i/>
          <w:iCs/>
          <w:sz w:val="20"/>
          <w:szCs w:val="20"/>
          <w:highlight w:val="none"/>
        </w:rPr>
        <w:t xml:space="preserve">spherical polar coordinates</w:t>
      </w:r>
      <w:r>
        <w:rPr>
          <w:i/>
          <w:iCs/>
          <w:sz w:val="20"/>
          <w:szCs w:val="20"/>
          <w:highlight w:val="none"/>
        </w:rPr>
        <w:t xml:space="preserve">, the X direction</w:t>
      </w:r>
      <w:r>
        <w:rPr>
          <w:i/>
          <w:iCs/>
          <w:sz w:val="20"/>
          <w:szCs w:val="20"/>
          <w:highlight w:val="none"/>
        </w:rPr>
        <w:t xml:space="preserve"> is longitude</w:t>
      </w:r>
      <w:r>
        <w:rPr>
          <w:sz w:val="20"/>
          <w:szCs w:val="20"/>
          <w:highlight w:val="none"/>
        </w:rPr>
        <w:t xml:space="preserve">.</w:t>
      </w:r>
      <w:r>
        <w:rPr>
          <w:b w:val="0"/>
          <w:bCs w:val="0"/>
          <w:i w:val="0"/>
          <w:sz w:val="20"/>
          <w:szCs w:val="20"/>
        </w:rPr>
      </w:r>
      <w:r>
        <w:rPr>
          <w:b w:val="0"/>
          <w:bCs w:val="0"/>
          <w:i w:val="0"/>
          <w:sz w:val="20"/>
          <w:szCs w:val="20"/>
        </w:rPr>
      </w:r>
    </w:p>
    <w:p>
      <w:pPr>
        <w:pStyle w:val="2602"/>
        <w:numPr>
          <w:ilvl w:val="0"/>
          <w:numId w:val="682"/>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color w:val="000000"/>
          <w:sz w:val="20"/>
          <w:szCs w:val="20"/>
          <w:u w:val="none"/>
        </w:rPr>
        <w:t xml:space="preserve">y_v</w:t>
      </w:r>
      <w:r>
        <w:rPr>
          <w:rFonts w:ascii="Arial" w:hAnsi="Arial" w:eastAsia="Arial" w:cs="Arial"/>
          <w:b/>
          <w:bCs/>
          <w:color w:val="000000"/>
          <w:sz w:val="20"/>
          <w:szCs w:val="20"/>
          <w:u w:val="none"/>
        </w:rPr>
        <w:t xml:space="preserve">elo</w:t>
      </w:r>
      <w:r>
        <w:rPr>
          <w:rFonts w:ascii="Arial" w:hAnsi="Arial" w:eastAsia="Arial" w:cs="Arial"/>
          <w:b/>
          <w:bCs/>
          <w:color w:val="000000"/>
          <w:sz w:val="20"/>
          <w:szCs w:val="20"/>
          <w:u w:val="none"/>
        </w:rPr>
        <w:t xml:space="preserve">city</w:t>
      </w:r>
      <w:r>
        <w:rPr>
          <w:b/>
          <w:bCs/>
          <w:i w:val="0"/>
          <w:sz w:val="20"/>
          <w:szCs w:val="20"/>
        </w:rPr>
      </w:r>
      <w:r>
        <w:rPr>
          <w:b/>
          <w:bCs/>
          <w:i w:val="0"/>
          <w:sz w:val="20"/>
          <w:szCs w:val="20"/>
        </w:rPr>
      </w:r>
    </w:p>
    <w:p>
      <w:pPr>
        <w:pStyle w:val="2602"/>
        <w:numPr>
          <w:ilvl w:val="1"/>
          <w:numId w:val="682"/>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ins w:id="157" w:author="David Hassell" w:date="2025-10-11T12:33:03Z" oouserid="e42c3f48-66ba-4efd-805a-1ef7f6780645">
        <w:r>
          <w:rPr>
            <w:rFonts w:ascii="Arial" w:hAnsi="Arial" w:eastAsia="Arial" w:cs="Arial"/>
            <w:b w:val="0"/>
            <w:bCs w:val="0"/>
            <w:i w:val="0"/>
            <w:iCs w:val="0"/>
            <w:color w:val="000000"/>
            <w:sz w:val="20"/>
            <w:szCs w:val="20"/>
            <w:highlight w:val="none"/>
            <w:u w:val="none"/>
            <w:rPrChange w:id="158" w:author="David Hassell" w:date="2025-10-12T10:05:50Z" oouserid="e42c3f48-66ba-4efd-805a-1ef7f6780645">
              <w:rPr>
                <w:rFonts w:ascii="Arial" w:hAnsi="Arial" w:eastAsia="Arial" w:cs="Arial"/>
                <w:b/>
                <w:bCs/>
                <w:i w:val="0"/>
                <w:iCs w:val="0"/>
                <w:color w:val="000000"/>
                <w:sz w:val="22"/>
                <w:highlight w:val="none"/>
                <w:u w:val="none"/>
              </w:rPr>
            </w:rPrChange>
          </w:rPr>
        </w:r>
      </w:ins>
      <w:r>
        <w:rPr>
          <w:rFonts w:ascii="Arial" w:hAnsi="Arial" w:eastAsia="Arial" w:cs="Arial"/>
          <w:b w:val="0"/>
          <w:bCs w:val="0"/>
          <w:i/>
          <w:iCs/>
          <w:color w:val="000000"/>
          <w:sz w:val="20"/>
          <w:szCs w:val="20"/>
          <w:highlight w:val="none"/>
          <w:u w:val="none"/>
        </w:rPr>
        <w:t xml:space="preserve">Variabl</w:t>
      </w:r>
      <w:r>
        <w:rPr>
          <w:b w:val="0"/>
          <w:bCs w:val="0"/>
          <w:i/>
          <w:iCs/>
          <w:sz w:val="20"/>
          <w:szCs w:val="20"/>
        </w:rPr>
        <w:t xml:space="preserve">es repre</w:t>
      </w:r>
      <w:r>
        <w:rPr>
          <w:b w:val="0"/>
          <w:bCs w:val="0"/>
          <w:i/>
          <w:iCs/>
          <w:sz w:val="20"/>
          <w:szCs w:val="20"/>
        </w:rPr>
        <w:t xml:space="preserve">senting the Y component </w:t>
      </w:r>
      <w:r>
        <w:rPr>
          <w:b w:val="0"/>
          <w:bCs w:val="0"/>
          <w:i/>
          <w:iCs/>
          <w:sz w:val="20"/>
          <w:szCs w:val="20"/>
        </w:rPr>
        <w:t xml:space="preserve">of the velocity vector</w:t>
      </w:r>
      <w:r>
        <w:rPr>
          <w:b w:val="0"/>
          <w:bCs w:val="0"/>
          <w:i/>
          <w:iCs/>
          <w:sz w:val="20"/>
          <w:szCs w:val="20"/>
        </w:rPr>
        <w:t xml:space="preserve"> </w:t>
      </w:r>
      <w:r>
        <w:rPr>
          <w:b w:val="0"/>
          <w:bCs w:val="0"/>
          <w:i/>
          <w:iCs/>
          <w:sz w:val="20"/>
          <w:szCs w:val="20"/>
        </w:rPr>
        <w:t xml:space="preserve">and certain horizontal fluxes of mass, energy, momentum, etc</w:t>
      </w:r>
      <w:r>
        <w:rPr>
          <w:b w:val="0"/>
          <w:bCs w:val="0"/>
          <w:i/>
          <w:iCs/>
          <w:sz w:val="20"/>
          <w:szCs w:val="20"/>
        </w:rPr>
        <w:t xml:space="preserve">.</w:t>
      </w:r>
      <w:r>
        <w:rPr>
          <w:b w:val="0"/>
          <w:bCs w:val="0"/>
          <w:i/>
          <w:iCs/>
          <w:sz w:val="20"/>
          <w:szCs w:val="20"/>
          <w:highlight w:val="none"/>
        </w:rPr>
        <w:t xml:space="preserve"> F</w:t>
      </w:r>
      <w:r>
        <w:rPr>
          <w:b w:val="0"/>
          <w:bCs w:val="0"/>
          <w:i/>
          <w:iCs/>
          <w:sz w:val="20"/>
          <w:szCs w:val="20"/>
          <w:highlight w:val="none"/>
        </w:rPr>
        <w:t xml:space="preserve">or a grid defined by</w:t>
      </w:r>
      <w:r>
        <w:rPr>
          <w:b w:val="0"/>
          <w:bCs w:val="0"/>
          <w:i/>
          <w:iCs/>
          <w:sz w:val="20"/>
          <w:szCs w:val="20"/>
          <w:highlight w:val="none"/>
        </w:rPr>
        <w:t xml:space="preserve"> </w:t>
      </w:r>
      <w:r>
        <w:rPr>
          <w:b w:val="0"/>
          <w:bCs w:val="0"/>
          <w:i/>
          <w:iCs/>
          <w:sz w:val="20"/>
          <w:szCs w:val="20"/>
          <w:highlight w:val="none"/>
        </w:rPr>
        <w:t xml:space="preserve">spherical polar coordinates</w:t>
      </w:r>
      <w:r>
        <w:rPr>
          <w:b w:val="0"/>
          <w:bCs w:val="0"/>
          <w:i/>
          <w:iCs/>
          <w:sz w:val="20"/>
          <w:szCs w:val="20"/>
          <w:highlight w:val="none"/>
        </w:rPr>
        <w:t xml:space="preserve">, the Y direction</w:t>
      </w:r>
      <w:r>
        <w:rPr>
          <w:b w:val="0"/>
          <w:bCs w:val="0"/>
          <w:i/>
          <w:iCs/>
          <w:sz w:val="20"/>
          <w:szCs w:val="20"/>
          <w:highlight w:val="none"/>
        </w:rPr>
        <w:t xml:space="preserve"> is latitude</w:t>
      </w:r>
      <w:r>
        <w:rPr>
          <w:b w:val="0"/>
          <w:bCs w:val="0"/>
          <w:sz w:val="20"/>
          <w:szCs w:val="20"/>
          <w:highlight w:val="none"/>
        </w:rPr>
        <w:t xml:space="preserve">.</w:t>
      </w:r>
      <w:r>
        <w:rPr>
          <w:b w:val="0"/>
          <w:bCs w:val="0"/>
          <w:i w:val="0"/>
          <w:sz w:val="20"/>
          <w:szCs w:val="20"/>
        </w:rPr>
      </w:r>
      <w:r>
        <w:rPr>
          <w:b w:val="0"/>
          <w:bCs w:val="0"/>
          <w:i w:val="0"/>
          <w:sz w:val="20"/>
          <w:szCs w:val="20"/>
        </w:rPr>
      </w:r>
    </w:p>
    <w:p>
      <w:pPr>
        <w:pStyle w:val="2602"/>
        <w:numPr>
          <w:ilvl w:val="0"/>
          <w:numId w:val="684"/>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color w:val="000000"/>
          <w:sz w:val="20"/>
          <w:szCs w:val="20"/>
          <w:u w:val="none"/>
        </w:rPr>
        <w:t xml:space="preserve">v</w:t>
      </w:r>
      <w:r>
        <w:rPr>
          <w:rFonts w:ascii="Arial" w:hAnsi="Arial" w:eastAsia="Arial" w:cs="Arial"/>
          <w:b/>
          <w:bCs/>
          <w:color w:val="000000"/>
          <w:sz w:val="20"/>
          <w:szCs w:val="20"/>
          <w:u w:val="none"/>
        </w:rPr>
        <w:t xml:space="preserve">elo</w:t>
      </w:r>
      <w:r>
        <w:rPr>
          <w:rFonts w:ascii="Arial" w:hAnsi="Arial" w:eastAsia="Arial" w:cs="Arial"/>
          <w:b/>
          <w:bCs/>
          <w:color w:val="000000"/>
          <w:sz w:val="20"/>
          <w:szCs w:val="20"/>
          <w:u w:val="none"/>
        </w:rPr>
        <w:t xml:space="preserve">city</w:t>
      </w:r>
      <w:r>
        <w:rPr>
          <w:b/>
          <w:bCs/>
          <w:i w:val="0"/>
          <w:sz w:val="20"/>
          <w:szCs w:val="20"/>
        </w:rPr>
      </w:r>
      <w:r>
        <w:rPr>
          <w:b/>
          <w:bCs/>
          <w:i w:val="0"/>
          <w:sz w:val="20"/>
          <w:szCs w:val="20"/>
        </w:rPr>
      </w:r>
    </w:p>
    <w:p>
      <w:pPr>
        <w:pStyle w:val="2602"/>
        <w:numPr>
          <w:ilvl w:val="1"/>
          <w:numId w:val="684"/>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ins w:id="159" w:author="David Hassell" w:date="2025-10-28T09:42:49Z" oouserid="e42c3f48-66ba-4efd-805a-1ef7f6780645">
        <w:r>
          <w:rPr>
            <w:rFonts w:ascii="Arial" w:hAnsi="Arial" w:eastAsia="Arial" w:cs="Arial"/>
            <w:b w:val="0"/>
            <w:bCs w:val="0"/>
            <w:i w:val="0"/>
            <w:iCs w:val="0"/>
            <w:color w:val="000000"/>
            <w:sz w:val="20"/>
            <w:szCs w:val="20"/>
            <w:highlight w:val="none"/>
            <w:u w:val="none"/>
          </w:rPr>
        </w:r>
      </w:ins>
      <w:r>
        <w:rPr>
          <w:rFonts w:ascii="Arial" w:hAnsi="Arial" w:eastAsia="Arial" w:cs="Arial"/>
          <w:b w:val="0"/>
          <w:bCs w:val="0"/>
          <w:i/>
          <w:iCs/>
          <w:color w:val="000000"/>
          <w:sz w:val="20"/>
          <w:szCs w:val="20"/>
          <w:highlight w:val="none"/>
          <w:u w:val="none"/>
        </w:rPr>
        <w:t xml:space="preserve">Variabl</w:t>
      </w:r>
      <w:r>
        <w:rPr>
          <w:b w:val="0"/>
          <w:bCs w:val="0"/>
          <w:i/>
          <w:iCs/>
          <w:sz w:val="20"/>
          <w:szCs w:val="20"/>
        </w:rPr>
        <w:t xml:space="preserve">es repre</w:t>
      </w:r>
      <w:r>
        <w:rPr>
          <w:b w:val="0"/>
          <w:bCs w:val="0"/>
          <w:i/>
          <w:iCs/>
          <w:sz w:val="20"/>
          <w:szCs w:val="20"/>
        </w:rPr>
        <w:t xml:space="preserve">senting the</w:t>
      </w:r>
      <w:r>
        <w:rPr>
          <w:b w:val="0"/>
          <w:bCs w:val="0"/>
          <w:i/>
          <w:iCs/>
          <w:sz w:val="20"/>
          <w:szCs w:val="20"/>
        </w:rPr>
        <w:t xml:space="preserve"> velocity vector when it is not partitioned into X and Y components (such as for some unstructured grids)</w:t>
      </w:r>
      <w:r>
        <w:rPr>
          <w:b w:val="0"/>
          <w:bCs w:val="0"/>
          <w:sz w:val="20"/>
          <w:szCs w:val="20"/>
          <w:highlight w:val="none"/>
        </w:rPr>
        <w:t xml:space="preserve">.</w:t>
      </w:r>
      <w:r>
        <w:rPr>
          <w:b w:val="0"/>
          <w:bCs w:val="0"/>
          <w:i w:val="0"/>
          <w:sz w:val="20"/>
          <w:szCs w:val="20"/>
        </w:rPr>
      </w:r>
      <w:r>
        <w:rPr>
          <w:b w:val="0"/>
          <w:bCs w:val="0"/>
          <w:i w:val="0"/>
          <w:sz w:val="20"/>
          <w:szCs w:val="20"/>
        </w:rPr>
      </w:r>
    </w:p>
    <w:p>
      <w:pPr>
        <w:pStyle w:val="2424"/>
        <w:pBdr/>
        <w:spacing w:line="276" w:lineRule="auto"/>
        <w:ind/>
        <w:rPr>
          <w:color w:val="000000" w:themeColor="text1"/>
        </w:rPr>
      </w:pPr>
      <w:r/>
      <w:bookmarkStart w:id="551" w:name="_7.5._regio"/>
      <w:r/>
      <w:bookmarkEnd w:id="551"/>
      <w:r>
        <w:rPr>
          <w:rFonts w:ascii="Arial" w:hAnsi="Arial" w:eastAsia="Arial" w:cs="Arial"/>
          <w:b/>
          <w:bCs/>
          <w:color w:val="000000" w:themeColor="text1"/>
          <w:sz w:val="28"/>
          <w:u w:val="none"/>
        </w:rPr>
        <w:t xml:space="preserve">r</w:t>
      </w:r>
      <w:r>
        <w:rPr>
          <w:rFonts w:ascii="Arial" w:hAnsi="Arial" w:eastAsia="Arial" w:cs="Arial"/>
          <w:b/>
          <w:bCs/>
          <w:color w:val="000000" w:themeColor="text1"/>
          <w:sz w:val="28"/>
          <w:u w:val="none"/>
        </w:rPr>
        <w:t xml:space="preserve">egion</w:t>
      </w:r>
      <w:r>
        <w:rPr>
          <w:rFonts w:ascii="Arial" w:hAnsi="Arial" w:eastAsia="Arial" w:cs="Arial"/>
          <w:color w:val="000000" w:themeColor="text1"/>
          <w:sz w:val="28"/>
          <w:u w:val="none"/>
        </w:rPr>
        <w:t xml:space="preserve"> CV</w:t>
      </w:r>
      <w:r>
        <w:rPr>
          <w:color w:val="000000" w:themeColor="text1"/>
        </w:rPr>
      </w:r>
      <w:r>
        <w:rPr>
          <w:color w:val="000000" w:themeColor="text1"/>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Horizontal grid region</w:t>
      </w:r>
      <w:r>
        <w:rPr>
          <w:rFonts w:ascii="Arial" w:hAnsi="Arial" w:eastAsia="Arial" w:cs="Arial"/>
          <w:color w:val="000000"/>
          <w:sz w:val="20"/>
          <w:szCs w:val="20"/>
          <w:u w:val="none"/>
        </w:rPr>
        <w:t xml:space="preserve">s.</w:t>
      </w:r>
      <w:r>
        <w:rPr>
          <w:rFonts w:ascii="Arial" w:hAnsi="Arial" w:eastAsia="Arial" w:cs="Arial"/>
          <w:color w:val="000000"/>
          <w:sz w:val="20"/>
          <w:szCs w:val="20"/>
          <w:u w:val="none"/>
        </w:rPr>
      </w:r>
      <w:r>
        <w:rPr>
          <w:rFonts w:ascii="Arial" w:hAnsi="Arial" w:eastAsia="Arial" w:cs="Arial"/>
          <w:color w:val="000000"/>
          <w:sz w:val="20"/>
          <w:szCs w:val="20"/>
          <w:u w:val="none"/>
        </w:rPr>
      </w:r>
    </w:p>
    <w:p>
      <w:pPr>
        <w:suppressLineNumbers w:val="false"/>
        <w:pBdr>
          <w:top w:val="none" w:color="000000" w:sz="4" w:space="0"/>
          <w:left w:val="none" w:color="000000" w:sz="4" w:space="0"/>
          <w:bottom w:val="none" w:color="000000" w:sz="4" w:space="0"/>
          <w:right w:val="none" w:color="000000" w:sz="4" w:space="0"/>
        </w:pBdr>
        <w:spacing w:after="142" w:before="0" w:line="276" w:lineRule="auto"/>
        <w:ind w:right="0" w:firstLine="0" w:left="0"/>
        <w:contextualSpacing w:val="false"/>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A region is a contiguous part of the Earth’s surface which spans the horizontal grid cells</w:t>
      </w:r>
      <w:r>
        <w:rPr>
          <w:sz w:val="20"/>
          <w:szCs w:val="20"/>
          <w:highlight w:val="none"/>
        </w:rPr>
        <w:t xml:space="preserve">, including areas for which no calculations are made, or data are available (such as ocean areas for a land surface component)</w:t>
      </w:r>
      <w:r>
        <w:rPr>
          <w:sz w:val="20"/>
          <w:szCs w:val="20"/>
          <w:highlight w:val="none"/>
        </w:rPr>
        <w:t xml:space="preserve">.</w:t>
      </w:r>
      <w:r>
        <w:rPr>
          <w:sz w:val="20"/>
          <w:szCs w:val="20"/>
        </w:rPr>
        <w:t xml:space="preserve"> </w:t>
      </w:r>
      <w:r>
        <w:rPr>
          <w:rFonts w:ascii="Arial" w:hAnsi="Arial" w:eastAsia="Arial" w:cs="Arial"/>
          <w:color w:val="000000"/>
          <w:sz w:val="20"/>
          <w:szCs w:val="20"/>
          <w:highlight w:val="none"/>
          <w:u w:val="none"/>
        </w:rPr>
        <w:t xml:space="preserve">See section </w:t>
      </w:r>
      <w:r>
        <w:rPr>
          <w:rFonts w:ascii="Arial" w:hAnsi="Arial" w:eastAsia="Arial" w:cs="Arial"/>
          <w:color w:val="000000"/>
          <w:sz w:val="20"/>
          <w:szCs w:val="20"/>
          <w:highlight w:val="none"/>
          <w:u w:val="none"/>
        </w:rPr>
      </w:r>
      <w:hyperlink w:tooltip="#_4.1.3.__Ho" w:anchor="_4.1.3.__Ho" w:history="1">
        <w:r>
          <w:rPr>
            <w:rStyle w:val="2580"/>
            <w:rFonts w:ascii="Arial" w:hAnsi="Arial" w:eastAsia="Arial" w:cs="Arial"/>
            <w:sz w:val="20"/>
            <w:szCs w:val="20"/>
            <w:highlight w:val="none"/>
          </w:rPr>
          <w:t xml:space="preserve">4.1.3 (Horizontal grid cells)</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contextualSpacing w:val="false"/>
        <w:jc w:val="both"/>
        <w:rPr>
          <w:rFonts w:ascii="Arial" w:hAnsi="Arial" w:eastAsia="Arial" w:cs="Arial"/>
          <w:b/>
          <w:bCs/>
          <w:color w:val="000000"/>
          <w:sz w:val="20"/>
          <w:szCs w:val="20"/>
          <w:highlight w:val="none"/>
          <w:u w:val="none"/>
        </w:rPr>
      </w:pPr>
      <w:r>
        <w:rPr>
          <w:rFonts w:ascii="Arial" w:hAnsi="Arial" w:eastAsia="Arial" w:cs="Arial"/>
          <w:color w:val="000000"/>
          <w:sz w:val="20"/>
          <w:szCs w:val="20"/>
          <w:u w:val="none"/>
        </w:rPr>
        <w:t xml:space="preserve">Options f</w:t>
      </w:r>
      <w:r>
        <w:rPr>
          <w:rFonts w:ascii="Arial" w:hAnsi="Arial" w:eastAsia="Arial" w:cs="Arial"/>
          <w:color w:val="000000"/>
          <w:sz w:val="20"/>
          <w:szCs w:val="20"/>
          <w:u w:val="none"/>
        </w:rPr>
        <w:t xml:space="preserve">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w:t>
      </w:r>
      <w:r>
        <w:rPr>
          <w:rFonts w:ascii="Arial" w:hAnsi="Arial" w:eastAsia="Arial" w:cs="Arial"/>
          <w:color w:val="000000"/>
          <w:sz w:val="20"/>
          <w:szCs w:val="20"/>
          <w:u w:val="none"/>
        </w:rPr>
        <w:t xml:space="preserve"> </w:t>
      </w:r>
      <w:r>
        <w:rPr>
          <w:rFonts w:ascii="Arial" w:hAnsi="Arial" w:eastAsia="Arial" w:cs="Arial"/>
          <w:b/>
          <w:bCs/>
          <w:color w:val="000000"/>
          <w:sz w:val="20"/>
          <w:szCs w:val="20"/>
          <w:u w:val="none"/>
        </w:rPr>
        <w:t xml:space="preserve">r</w:t>
      </w:r>
      <w:r>
        <w:rPr>
          <w:rFonts w:ascii="Arial" w:hAnsi="Arial" w:eastAsia="Arial" w:cs="Arial"/>
          <w:b/>
          <w:bCs/>
          <w:color w:val="000000"/>
          <w:sz w:val="20"/>
          <w:szCs w:val="20"/>
          <w:u w:val="none"/>
        </w:rPr>
        <w:t xml:space="preserve">egion</w:t>
      </w:r>
      <w:r>
        <w:rPr>
          <w:rFonts w:ascii="Arial" w:hAnsi="Arial" w:eastAsia="Arial" w:cs="Arial"/>
          <w:b/>
          <w:bCs/>
          <w:color w:val="000000"/>
          <w:sz w:val="20"/>
          <w:szCs w:val="20"/>
          <w:u w:val="none"/>
        </w:rPr>
        <w:t xml:space="preserve"> </w:t>
      </w:r>
      <w:r>
        <w:rPr>
          <w:rFonts w:ascii="Arial" w:hAnsi="Arial" w:eastAsia="Arial" w:cs="Arial"/>
          <w:color w:val="000000"/>
          <w:sz w:val="20"/>
          <w:szCs w:val="20"/>
          <w:u w:val="none"/>
        </w:rPr>
        <w:t xml:space="preserve">property:</w:t>
      </w:r>
      <w:r>
        <w:rPr>
          <w:rFonts w:ascii="Arial" w:hAnsi="Arial" w:eastAsia="Arial" w:cs="Arial"/>
          <w:b/>
          <w:bCs/>
          <w:color w:val="000000"/>
          <w:sz w:val="20"/>
          <w:szCs w:val="20"/>
          <w:highlight w:val="none"/>
          <w:u w:val="none"/>
        </w:rPr>
      </w:r>
      <w:r>
        <w:rPr>
          <w:rFonts w:ascii="Arial" w:hAnsi="Arial" w:eastAsia="Arial" w:cs="Arial"/>
          <w:b/>
          <w:bCs/>
          <w:color w:val="000000"/>
          <w:sz w:val="20"/>
          <w:szCs w:val="20"/>
          <w:highlight w:val="none"/>
          <w:u w:val="none"/>
        </w:rPr>
      </w:r>
    </w:p>
    <w:p>
      <w:pPr>
        <w:pStyle w:val="2602"/>
        <w:numPr>
          <w:ilvl w:val="0"/>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rFonts w:ascii="Arial" w:hAnsi="Arial" w:eastAsia="Arial" w:cs="Arial"/>
          <w:b/>
          <w:bCs/>
          <w:i w:val="0"/>
          <w:color w:val="000000"/>
          <w:sz w:val="20"/>
          <w:szCs w:val="20"/>
          <w:highlight w:val="none"/>
          <w:u w:val="none"/>
        </w:rPr>
      </w:pPr>
      <w:r>
        <w:rPr>
          <w:rFonts w:ascii="Arial" w:hAnsi="Arial" w:eastAsia="Arial" w:cs="Arial"/>
          <w:b/>
          <w:bCs/>
          <w:color w:val="000000"/>
          <w:sz w:val="20"/>
          <w:szCs w:val="20"/>
          <w:highlight w:val="none"/>
          <w:u w:val="none"/>
        </w:rPr>
        <w:t xml:space="preserve">a</w:t>
      </w:r>
      <w:r>
        <w:rPr>
          <w:rFonts w:ascii="Arial" w:hAnsi="Arial" w:eastAsia="Arial" w:cs="Arial"/>
          <w:b/>
          <w:bCs/>
          <w:i w:val="0"/>
          <w:iCs w:val="0"/>
          <w:color w:val="000000"/>
          <w:sz w:val="20"/>
          <w:szCs w:val="20"/>
          <w:highlight w:val="none"/>
          <w:u w:val="none"/>
        </w:rPr>
        <w:t xml:space="preserve">ntarcti</w:t>
      </w:r>
      <w:r>
        <w:rPr>
          <w:rFonts w:ascii="Arial" w:hAnsi="Arial" w:eastAsia="Arial" w:cs="Arial"/>
          <w:b/>
          <w:bCs/>
          <w:i w:val="0"/>
          <w:iCs w:val="0"/>
          <w:color w:val="000000"/>
          <w:sz w:val="20"/>
          <w:szCs w:val="20"/>
          <w:highlight w:val="none"/>
          <w:u w:val="none"/>
        </w:rPr>
        <w:t xml:space="preserve">ca</w:t>
      </w:r>
      <w:r>
        <w:rPr>
          <w:rFonts w:ascii="Arial" w:hAnsi="Arial" w:eastAsia="Arial" w:cs="Arial"/>
          <w:b/>
          <w:bCs/>
          <w:i w:val="0"/>
          <w:color w:val="000000"/>
          <w:sz w:val="20"/>
          <w:szCs w:val="20"/>
          <w:highlight w:val="none"/>
          <w:u w:val="none"/>
        </w:rPr>
      </w:r>
      <w:r>
        <w:rPr>
          <w:rFonts w:ascii="Arial" w:hAnsi="Arial" w:eastAsia="Arial" w:cs="Arial"/>
          <w:b/>
          <w:bCs/>
          <w:i w:val="0"/>
          <w:color w:val="000000"/>
          <w:sz w:val="20"/>
          <w:szCs w:val="20"/>
          <w:highlight w:val="none"/>
          <w:u w:val="none"/>
        </w:rPr>
      </w:r>
    </w:p>
    <w:p>
      <w:pPr>
        <w:pStyle w:val="2602"/>
        <w:numPr>
          <w:ilvl w:val="1"/>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rFonts w:ascii="Arial" w:hAnsi="Arial" w:eastAsia="Arial" w:cs="Arial"/>
          <w:b w:val="0"/>
          <w:bCs w:val="0"/>
          <w:i w:val="0"/>
          <w:color w:val="000000"/>
          <w:sz w:val="20"/>
          <w:szCs w:val="20"/>
          <w:highlight w:val="none"/>
          <w:u w:val="none"/>
        </w:rPr>
      </w:pPr>
      <w:r>
        <w:rPr>
          <w:rFonts w:ascii="Arial" w:hAnsi="Arial" w:eastAsia="Arial" w:cs="Arial"/>
          <w:b w:val="0"/>
          <w:bCs w:val="0"/>
          <w:i/>
          <w:iCs/>
          <w:color w:val="000000"/>
          <w:sz w:val="20"/>
          <w:szCs w:val="20"/>
          <w:highlight w:val="none"/>
          <w:u w:val="none"/>
        </w:rPr>
        <w:t xml:space="preserve">Th</w:t>
      </w:r>
      <w:r>
        <w:rPr>
          <w:rFonts w:ascii="Arial" w:hAnsi="Arial" w:eastAsia="Arial" w:cs="Arial"/>
          <w:b w:val="0"/>
          <w:bCs w:val="0"/>
          <w:i/>
          <w:iCs/>
          <w:color w:val="000000"/>
          <w:sz w:val="20"/>
          <w:szCs w:val="20"/>
          <w:highlight w:val="none"/>
          <w:u w:val="none"/>
        </w:rPr>
        <w:t xml:space="preserve">e </w:t>
      </w:r>
      <w:r>
        <w:rPr>
          <w:rFonts w:ascii="Arial" w:hAnsi="Arial" w:eastAsia="Arial" w:cs="Arial"/>
          <w:b w:val="0"/>
          <w:bCs w:val="0"/>
          <w:i/>
          <w:iCs/>
          <w:color w:val="000000"/>
          <w:sz w:val="20"/>
          <w:szCs w:val="20"/>
          <w:highlight w:val="none"/>
          <w:u w:val="none"/>
        </w:rPr>
        <w:t xml:space="preserve">g</w:t>
      </w:r>
      <w:r>
        <w:rPr>
          <w:rFonts w:ascii="Arial" w:hAnsi="Arial" w:eastAsia="Arial" w:cs="Arial"/>
          <w:b w:val="0"/>
          <w:bCs w:val="0"/>
          <w:i/>
          <w:iCs/>
          <w:color w:val="000000"/>
          <w:sz w:val="20"/>
          <w:szCs w:val="20"/>
          <w:highlight w:val="none"/>
          <w:u w:val="none"/>
        </w:rPr>
        <w:t xml:space="preserve">eographical region of Antarct</w:t>
      </w:r>
      <w:r>
        <w:rPr>
          <w:rFonts w:ascii="Arial" w:hAnsi="Arial" w:eastAsia="Arial" w:cs="Arial"/>
          <w:b w:val="0"/>
          <w:bCs w:val="0"/>
          <w:i/>
          <w:iCs/>
          <w:color w:val="000000"/>
          <w:sz w:val="20"/>
          <w:szCs w:val="20"/>
          <w:highlight w:val="none"/>
          <w:u w:val="none"/>
        </w:rPr>
        <w:t xml:space="preserve">ic</w:t>
      </w:r>
      <w:r>
        <w:rPr>
          <w:rFonts w:ascii="Arial" w:hAnsi="Arial" w:eastAsia="Arial" w:cs="Arial"/>
          <w:b w:val="0"/>
          <w:bCs w:val="0"/>
          <w:i/>
          <w:iCs/>
          <w:color w:val="000000"/>
          <w:sz w:val="20"/>
          <w:szCs w:val="20"/>
          <w:highlight w:val="none"/>
          <w:u w:val="none"/>
        </w:rPr>
        <w:t xml:space="preserve">a</w:t>
      </w:r>
      <w:r>
        <w:rPr>
          <w:rFonts w:ascii="Arial" w:hAnsi="Arial" w:eastAsia="Arial" w:cs="Arial"/>
          <w:b w:val="0"/>
          <w:bCs w:val="0"/>
          <w:i/>
          <w:iCs/>
          <w:color w:val="000000"/>
          <w:sz w:val="20"/>
          <w:szCs w:val="20"/>
          <w:highlight w:val="none"/>
          <w:u w:val="none"/>
        </w:rPr>
        <w:t xml:space="preserve">, </w:t>
      </w:r>
      <w:r>
        <w:rPr>
          <w:i/>
          <w:iCs/>
          <w:sz w:val="20"/>
          <w:szCs w:val="20"/>
        </w:rPr>
        <w:t xml:space="preserve">as defined by the </w:t>
      </w:r>
      <w:hyperlink r:id="rId36" w:tooltip="https://cfconventions.org/cf-conventions/cf-conventions.html#geographic-regions" w:history="1">
        <w:r>
          <w:rPr>
            <w:rStyle w:val="2580"/>
            <w:i/>
            <w:iCs/>
            <w:sz w:val="20"/>
            <w:szCs w:val="20"/>
          </w:rPr>
          <w:t xml:space="preserve">CF conventions</w:t>
        </w:r>
      </w:hyperlink>
      <w:r>
        <w:rPr>
          <w:sz w:val="20"/>
          <w:szCs w:val="20"/>
        </w:rPr>
        <w:t xml:space="preserve">.</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pStyle w:val="2602"/>
        <w:numPr>
          <w:ilvl w:val="0"/>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bCs/>
          <w:i w:val="0"/>
          <w:sz w:val="20"/>
          <w:szCs w:val="20"/>
        </w:rPr>
      </w:pPr>
      <w:r>
        <w:rPr>
          <w:rFonts w:ascii="Arial" w:hAnsi="Arial" w:eastAsia="Arial" w:cs="Arial"/>
          <w:b/>
          <w:bCs/>
          <w:i w:val="0"/>
          <w:iCs w:val="0"/>
          <w:color w:val="000000"/>
          <w:sz w:val="20"/>
          <w:szCs w:val="20"/>
          <w:highlight w:val="none"/>
          <w:u w:val="none"/>
        </w:rPr>
        <w:t xml:space="preserve">globa</w:t>
      </w:r>
      <w:r>
        <w:rPr>
          <w:rFonts w:ascii="Arial" w:hAnsi="Arial" w:eastAsia="Arial" w:cs="Arial"/>
          <w:b/>
          <w:bCs/>
          <w:i w:val="0"/>
          <w:iCs w:val="0"/>
          <w:color w:val="000000"/>
          <w:sz w:val="20"/>
          <w:szCs w:val="20"/>
          <w:highlight w:val="none"/>
          <w:u w:val="none"/>
        </w:rPr>
        <w:t xml:space="preserve">l</w:t>
      </w:r>
      <w:r>
        <w:rPr>
          <w:b/>
          <w:bCs/>
          <w:i w:val="0"/>
          <w:sz w:val="20"/>
          <w:szCs w:val="20"/>
        </w:rPr>
      </w:r>
      <w:r>
        <w:rPr>
          <w:b/>
          <w:bCs/>
          <w:i w:val="0"/>
          <w:sz w:val="20"/>
          <w:szCs w:val="20"/>
        </w:rPr>
      </w:r>
    </w:p>
    <w:p>
      <w:pPr>
        <w:pStyle w:val="2602"/>
        <w:numPr>
          <w:ilvl w:val="1"/>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val="0"/>
          <w:bCs w:val="0"/>
          <w:i w:val="0"/>
          <w:sz w:val="20"/>
          <w:szCs w:val="20"/>
        </w:rPr>
      </w:pPr>
      <w:r>
        <w:rPr>
          <w:rFonts w:ascii="Arial" w:hAnsi="Arial" w:eastAsia="Arial" w:cs="Arial"/>
          <w:b w:val="0"/>
          <w:bCs w:val="0"/>
          <w:i/>
          <w:iCs/>
          <w:color w:val="000000"/>
          <w:sz w:val="20"/>
          <w:szCs w:val="20"/>
          <w:highlight w:val="none"/>
          <w:u w:val="none"/>
        </w:rPr>
        <w:t xml:space="preserve">T</w:t>
      </w:r>
      <w:r>
        <w:rPr>
          <w:rFonts w:ascii="Arial" w:hAnsi="Arial" w:eastAsia="Arial" w:cs="Arial"/>
          <w:b w:val="0"/>
          <w:bCs w:val="0"/>
          <w:i/>
          <w:iCs/>
          <w:color w:val="000000"/>
          <w:sz w:val="20"/>
          <w:szCs w:val="20"/>
          <w:highlight w:val="none"/>
          <w:u w:val="none"/>
        </w:rPr>
        <w:t xml:space="preserve">he </w:t>
      </w:r>
      <w:r>
        <w:rPr>
          <w:rFonts w:ascii="Arial" w:hAnsi="Arial" w:eastAsia="Arial" w:cs="Arial"/>
          <w:b w:val="0"/>
          <w:bCs w:val="0"/>
          <w:i/>
          <w:iCs/>
          <w:color w:val="000000"/>
          <w:sz w:val="20"/>
          <w:szCs w:val="20"/>
          <w:highlight w:val="none"/>
          <w:u w:val="none"/>
        </w:rPr>
        <w:t xml:space="preserve">geographical region of the whole of the Earth’s </w:t>
      </w:r>
      <w:r>
        <w:rPr>
          <w:rFonts w:ascii="Arial" w:hAnsi="Arial" w:eastAsia="Arial" w:cs="Arial"/>
          <w:b w:val="0"/>
          <w:bCs w:val="0"/>
          <w:i/>
          <w:iCs/>
          <w:color w:val="000000"/>
          <w:sz w:val="20"/>
          <w:szCs w:val="20"/>
          <w:highlight w:val="none"/>
          <w:u w:val="none"/>
        </w:rPr>
        <w:t xml:space="preserve">surface</w:t>
      </w:r>
      <w:r>
        <w:rPr>
          <w:rFonts w:ascii="Arial" w:hAnsi="Arial" w:eastAsia="Arial" w:cs="Arial"/>
          <w:b w:val="0"/>
          <w:bCs w:val="0"/>
          <w:i/>
          <w:iCs/>
          <w:color w:val="000000"/>
          <w:sz w:val="20"/>
          <w:szCs w:val="20"/>
          <w:highlight w:val="none"/>
          <w:u w:val="none"/>
        </w:rPr>
        <w:t xml:space="preserve">, </w:t>
      </w:r>
      <w:r>
        <w:rPr>
          <w:i/>
          <w:iCs/>
          <w:sz w:val="20"/>
          <w:szCs w:val="20"/>
        </w:rPr>
        <w:t xml:space="preserve">as defined by the </w:t>
      </w:r>
      <w:hyperlink r:id="rId37" w:tooltip="https://cfconventions.org/cf-conventions/cf-conventions.html#geographic-regions" w:history="1">
        <w:r>
          <w:rPr>
            <w:rStyle w:val="2580"/>
            <w:i/>
            <w:iCs/>
            <w:sz w:val="20"/>
            <w:szCs w:val="20"/>
          </w:rPr>
          <w:t xml:space="preserve">CF conventions</w:t>
        </w:r>
      </w:hyperlink>
      <w:r>
        <w:rPr>
          <w:b w:val="0"/>
          <w:bCs w:val="0"/>
          <w:i w:val="0"/>
          <w:sz w:val="20"/>
          <w:szCs w:val="20"/>
        </w:rPr>
        <w:t xml:space="preserve">.</w:t>
      </w:r>
      <w:r>
        <w:rPr>
          <w:b w:val="0"/>
          <w:bCs w:val="0"/>
          <w:i w:val="0"/>
          <w:sz w:val="20"/>
          <w:szCs w:val="20"/>
        </w:rPr>
      </w:r>
      <w:r>
        <w:rPr>
          <w:b w:val="0"/>
          <w:bCs w:val="0"/>
          <w:i w:val="0"/>
          <w:sz w:val="20"/>
          <w:szCs w:val="20"/>
        </w:rPr>
      </w:r>
    </w:p>
    <w:p>
      <w:pPr>
        <w:pStyle w:val="2602"/>
        <w:numPr>
          <w:ilvl w:val="0"/>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bCs/>
          <w:i w:val="0"/>
          <w:sz w:val="20"/>
          <w:szCs w:val="20"/>
        </w:rPr>
      </w:pPr>
      <w:r>
        <w:rPr>
          <w:rFonts w:ascii="Arial" w:hAnsi="Arial" w:eastAsia="Arial" w:cs="Arial"/>
          <w:b/>
          <w:bCs/>
          <w:i w:val="0"/>
          <w:iCs w:val="0"/>
          <w:color w:val="000000"/>
          <w:sz w:val="20"/>
          <w:szCs w:val="20"/>
          <w:highlight w:val="none"/>
          <w:u w:val="none"/>
        </w:rPr>
        <w:t xml:space="preserve">greenla</w:t>
      </w:r>
      <w:r>
        <w:rPr>
          <w:rFonts w:ascii="Arial" w:hAnsi="Arial" w:eastAsia="Arial" w:cs="Arial"/>
          <w:b/>
          <w:bCs/>
          <w:i w:val="0"/>
          <w:iCs w:val="0"/>
          <w:color w:val="000000"/>
          <w:sz w:val="20"/>
          <w:szCs w:val="20"/>
          <w:highlight w:val="none"/>
          <w:u w:val="none"/>
        </w:rPr>
        <w:t xml:space="preserve">nd</w:t>
      </w:r>
      <w:r>
        <w:rPr>
          <w:b/>
          <w:bCs/>
          <w:i w:val="0"/>
          <w:sz w:val="20"/>
          <w:szCs w:val="20"/>
        </w:rPr>
      </w:r>
      <w:r>
        <w:rPr>
          <w:b/>
          <w:bCs/>
          <w:i w:val="0"/>
          <w:sz w:val="20"/>
          <w:szCs w:val="20"/>
        </w:rPr>
      </w:r>
    </w:p>
    <w:p>
      <w:pPr>
        <w:pStyle w:val="2602"/>
        <w:numPr>
          <w:ilvl w:val="1"/>
          <w:numId w:val="479"/>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rFonts w:ascii="Arial" w:hAnsi="Arial" w:eastAsia="Arial" w:cs="Arial"/>
          <w:b w:val="0"/>
          <w:bCs w:val="0"/>
          <w:i w:val="0"/>
          <w:color w:val="000000"/>
          <w:sz w:val="20"/>
          <w:szCs w:val="20"/>
          <w:highlight w:val="none"/>
          <w:u w:val="none"/>
        </w:rPr>
      </w:pPr>
      <w:r>
        <w:rPr>
          <w:rFonts w:ascii="Arial" w:hAnsi="Arial" w:eastAsia="Arial" w:cs="Arial"/>
          <w:b w:val="0"/>
          <w:bCs w:val="0"/>
          <w:i/>
          <w:iCs/>
          <w:color w:val="000000"/>
          <w:sz w:val="20"/>
          <w:szCs w:val="20"/>
          <w:highlight w:val="none"/>
          <w:u w:val="none"/>
        </w:rPr>
        <w:t xml:space="preserve">The</w:t>
      </w:r>
      <w:r>
        <w:rPr>
          <w:rFonts w:ascii="Arial" w:hAnsi="Arial" w:eastAsia="Arial" w:cs="Arial"/>
          <w:b w:val="0"/>
          <w:bCs w:val="0"/>
          <w:i/>
          <w:iCs/>
          <w:color w:val="000000"/>
          <w:sz w:val="20"/>
          <w:szCs w:val="20"/>
          <w:highlight w:val="none"/>
          <w:u w:val="none"/>
        </w:rPr>
        <w:t xml:space="preserve"> </w:t>
      </w:r>
      <w:r>
        <w:rPr>
          <w:rFonts w:ascii="Arial" w:hAnsi="Arial" w:eastAsia="Arial" w:cs="Arial"/>
          <w:b w:val="0"/>
          <w:bCs w:val="0"/>
          <w:i/>
          <w:iCs/>
          <w:color w:val="000000"/>
          <w:sz w:val="20"/>
          <w:szCs w:val="20"/>
          <w:highlight w:val="none"/>
          <w:u w:val="none"/>
        </w:rPr>
        <w:t xml:space="preserve">ge</w:t>
      </w:r>
      <w:r>
        <w:rPr>
          <w:rFonts w:ascii="Arial" w:hAnsi="Arial" w:eastAsia="Arial" w:cs="Arial"/>
          <w:b w:val="0"/>
          <w:bCs w:val="0"/>
          <w:i/>
          <w:iCs/>
          <w:color w:val="000000"/>
          <w:sz w:val="20"/>
          <w:szCs w:val="20"/>
          <w:highlight w:val="none"/>
          <w:u w:val="none"/>
        </w:rPr>
        <w:t xml:space="preserve">ographical region of Greenlan</w:t>
      </w:r>
      <w:r>
        <w:rPr>
          <w:rFonts w:ascii="Arial" w:hAnsi="Arial" w:eastAsia="Arial" w:cs="Arial"/>
          <w:b w:val="0"/>
          <w:bCs w:val="0"/>
          <w:i/>
          <w:iCs/>
          <w:color w:val="000000"/>
          <w:sz w:val="20"/>
          <w:szCs w:val="20"/>
          <w:highlight w:val="none"/>
          <w:u w:val="none"/>
        </w:rPr>
        <w:t xml:space="preserve">d</w:t>
      </w:r>
      <w:r>
        <w:rPr>
          <w:rFonts w:ascii="Arial" w:hAnsi="Arial" w:eastAsia="Arial" w:cs="Arial"/>
          <w:b w:val="0"/>
          <w:bCs w:val="0"/>
          <w:i/>
          <w:iCs/>
          <w:color w:val="000000"/>
          <w:sz w:val="20"/>
          <w:szCs w:val="20"/>
          <w:highlight w:val="none"/>
          <w:u w:val="none"/>
        </w:rPr>
        <w:t xml:space="preserve">, </w:t>
      </w:r>
      <w:r>
        <w:rPr>
          <w:i/>
          <w:iCs/>
          <w:sz w:val="20"/>
          <w:szCs w:val="20"/>
        </w:rPr>
        <w:t xml:space="preserve">as defined by the </w:t>
      </w:r>
      <w:hyperlink r:id="rId38" w:tooltip="https://cfconventions.org/cf-conventions/cf-conventions.html#geographic-regions" w:history="1">
        <w:r>
          <w:rPr>
            <w:rStyle w:val="2580"/>
            <w:i/>
            <w:iCs/>
            <w:sz w:val="20"/>
            <w:szCs w:val="20"/>
          </w:rPr>
          <w:t xml:space="preserve">CF conventions</w:t>
        </w:r>
      </w:hyperlink>
      <w:r>
        <w:rPr>
          <w:rFonts w:ascii="Arial" w:hAnsi="Arial" w:eastAsia="Arial" w:cs="Arial"/>
          <w:b w:val="0"/>
          <w:bCs w:val="0"/>
          <w:i w:val="0"/>
          <w:iCs w:val="0"/>
          <w:color w:val="000000"/>
          <w:sz w:val="20"/>
          <w:szCs w:val="20"/>
          <w:highlight w:val="none"/>
          <w:u w:val="none"/>
        </w:rPr>
        <w:t xml:space="preserve">.</w:t>
      </w:r>
      <w:r>
        <w:rPr>
          <w:rFonts w:ascii="Arial" w:hAnsi="Arial" w:eastAsia="Arial" w:cs="Arial"/>
          <w:b w:val="0"/>
          <w:bCs w:val="0"/>
          <w:i w:val="0"/>
          <w:color w:val="000000"/>
          <w:sz w:val="20"/>
          <w:szCs w:val="20"/>
          <w:highlight w:val="none"/>
          <w:u w:val="none"/>
        </w:rPr>
      </w:r>
      <w:r>
        <w:rPr>
          <w:rFonts w:ascii="Arial" w:hAnsi="Arial" w:eastAsia="Arial" w:cs="Arial"/>
          <w:b w:val="0"/>
          <w:bCs w:val="0"/>
          <w:i w:val="0"/>
          <w:color w:val="000000"/>
          <w:sz w:val="20"/>
          <w:szCs w:val="20"/>
          <w:highlight w:val="none"/>
          <w:u w:val="none"/>
        </w:rPr>
      </w:r>
    </w:p>
    <w:p>
      <w:pPr>
        <w:pStyle w:val="2602"/>
        <w:numPr>
          <w:ilvl w:val="0"/>
          <w:numId w:val="478"/>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bCs/>
          <w:sz w:val="20"/>
          <w:szCs w:val="20"/>
        </w:rPr>
      </w:pPr>
      <w:r>
        <w:rPr>
          <w:rFonts w:ascii="Arial" w:hAnsi="Arial" w:eastAsia="Arial" w:cs="Arial"/>
          <w:b/>
          <w:bCs/>
          <w:i w:val="0"/>
          <w:iCs w:val="0"/>
          <w:color w:val="000000"/>
          <w:sz w:val="20"/>
          <w:szCs w:val="20"/>
          <w:u w:val="none"/>
        </w:rPr>
        <w:t xml:space="preserve">lim</w:t>
      </w:r>
      <w:r>
        <w:rPr>
          <w:rFonts w:ascii="Arial" w:hAnsi="Arial" w:eastAsia="Arial" w:cs="Arial"/>
          <w:b/>
          <w:bCs/>
          <w:i w:val="0"/>
          <w:iCs w:val="0"/>
          <w:color w:val="000000"/>
          <w:sz w:val="20"/>
          <w:szCs w:val="20"/>
          <w:u w:val="none"/>
        </w:rPr>
        <w:t xml:space="preserve">it</w:t>
      </w:r>
      <w:r>
        <w:rPr>
          <w:rFonts w:ascii="Arial" w:hAnsi="Arial" w:eastAsia="Arial" w:cs="Arial"/>
          <w:b/>
          <w:bCs/>
          <w:i w:val="0"/>
          <w:iCs w:val="0"/>
          <w:color w:val="000000"/>
          <w:sz w:val="20"/>
          <w:szCs w:val="20"/>
          <w:u w:val="none"/>
        </w:rPr>
        <w:t xml:space="preserve">ed</w:t>
      </w:r>
      <w:r>
        <w:rPr>
          <w:rFonts w:ascii="Arial" w:hAnsi="Arial" w:eastAsia="Arial" w:cs="Arial"/>
          <w:b/>
          <w:bCs/>
          <w:i w:val="0"/>
          <w:iCs w:val="0"/>
          <w:color w:val="000000"/>
          <w:sz w:val="20"/>
          <w:szCs w:val="20"/>
          <w:u w:val="none"/>
        </w:rPr>
        <w:t xml:space="preserve">_</w:t>
      </w:r>
      <w:r>
        <w:rPr>
          <w:rFonts w:ascii="Arial" w:hAnsi="Arial" w:eastAsia="Arial" w:cs="Arial"/>
          <w:b/>
          <w:bCs/>
          <w:color w:val="000000"/>
          <w:sz w:val="20"/>
          <w:szCs w:val="20"/>
          <w:u w:val="none"/>
        </w:rPr>
        <w:t xml:space="preserve">ar</w:t>
      </w:r>
      <w:r>
        <w:rPr>
          <w:rFonts w:ascii="Arial" w:hAnsi="Arial" w:eastAsia="Arial" w:cs="Arial"/>
          <w:b/>
          <w:bCs/>
          <w:color w:val="000000"/>
          <w:sz w:val="20"/>
          <w:szCs w:val="20"/>
          <w:u w:val="none"/>
        </w:rPr>
        <w:t xml:space="preserve">ea</w:t>
      </w:r>
      <w:r>
        <w:rPr>
          <w:b/>
          <w:bCs/>
          <w:sz w:val="20"/>
          <w:szCs w:val="20"/>
        </w:rPr>
      </w:r>
      <w:r>
        <w:rPr>
          <w:b/>
          <w:bCs/>
          <w:sz w:val="20"/>
          <w:szCs w:val="20"/>
        </w:rPr>
      </w:r>
    </w:p>
    <w:p>
      <w:pPr>
        <w:pStyle w:val="2602"/>
        <w:numPr>
          <w:ilvl w:val="1"/>
          <w:numId w:val="478"/>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An</w:t>
      </w:r>
      <w:r>
        <w:rPr>
          <w:rFonts w:ascii="Arial" w:hAnsi="Arial" w:eastAsia="Arial" w:cs="Arial"/>
          <w:i/>
          <w:color w:val="000000"/>
          <w:sz w:val="20"/>
          <w:szCs w:val="20"/>
          <w:u w:val="none"/>
        </w:rPr>
        <w:t xml:space="preserve">y </w:t>
      </w:r>
      <w:r>
        <w:rPr>
          <w:rFonts w:ascii="Arial" w:hAnsi="Arial" w:eastAsia="Arial" w:cs="Arial"/>
          <w:i/>
          <w:color w:val="000000"/>
          <w:sz w:val="20"/>
          <w:szCs w:val="20"/>
          <w:u w:val="none"/>
        </w:rPr>
        <w:t xml:space="preserve">contiguous</w:t>
      </w:r>
      <w:r>
        <w:rPr>
          <w:rFonts w:ascii="Arial" w:hAnsi="Arial" w:eastAsia="Arial" w:cs="Arial"/>
          <w:i/>
          <w:color w:val="000000"/>
          <w:sz w:val="20"/>
          <w:szCs w:val="20"/>
          <w:u w:val="none"/>
        </w:rPr>
        <w:t xml:space="preserve"> subregion</w:t>
      </w:r>
      <w:r>
        <w:rPr>
          <w:rFonts w:ascii="Arial" w:hAnsi="Arial" w:eastAsia="Arial" w:cs="Arial"/>
          <w:i/>
          <w:color w:val="000000"/>
          <w:sz w:val="20"/>
          <w:szCs w:val="20"/>
          <w:u w:val="none"/>
        </w:rPr>
        <w:t xml:space="preserve"> of the Earth</w:t>
      </w:r>
      <w:r>
        <w:rPr>
          <w:rFonts w:ascii="Arial" w:hAnsi="Arial" w:eastAsia="Arial" w:cs="Arial"/>
          <w:i/>
          <w:color w:val="000000"/>
          <w:sz w:val="20"/>
          <w:szCs w:val="20"/>
          <w:u w:val="none"/>
        </w:rPr>
        <w:t xml:space="preserve">’s surface, used to indicate a limited area model that may be placed over different geographical regions independently of the model formulation.</w:t>
      </w:r>
      <w:r>
        <w:rPr>
          <w:sz w:val="20"/>
          <w:szCs w:val="20"/>
        </w:rPr>
      </w:r>
      <w:r>
        <w:rPr>
          <w:sz w:val="20"/>
          <w:szCs w:val="20"/>
        </w:rPr>
      </w:r>
    </w:p>
    <w:p>
      <w:pPr>
        <w:pStyle w:val="2602"/>
        <w:numPr>
          <w:ilvl w:val="0"/>
          <w:numId w:val="487"/>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bCs/>
          <w:sz w:val="20"/>
          <w:szCs w:val="20"/>
        </w:rPr>
      </w:pPr>
      <w:r>
        <w:rPr>
          <w:rFonts w:ascii="Arial" w:hAnsi="Arial" w:eastAsia="Arial" w:cs="Arial"/>
          <w:b/>
          <w:bCs/>
          <w:i w:val="0"/>
          <w:iCs w:val="0"/>
          <w:color w:val="000000"/>
          <w:sz w:val="20"/>
          <w:szCs w:val="20"/>
          <w:u w:val="none"/>
        </w:rPr>
        <w:t xml:space="preserve">3</w:t>
      </w:r>
      <w:r>
        <w:rPr>
          <w:rFonts w:ascii="Arial" w:hAnsi="Arial" w:eastAsia="Arial" w:cs="Arial"/>
          <w:b/>
          <w:bCs/>
          <w:i w:val="0"/>
          <w:iCs w:val="0"/>
          <w:color w:val="000000"/>
          <w:sz w:val="20"/>
          <w:szCs w:val="20"/>
          <w:u w:val="none"/>
        </w:rPr>
        <w:t xml:space="preserve">0S-</w:t>
      </w:r>
      <w:r>
        <w:rPr>
          <w:rFonts w:ascii="Arial" w:hAnsi="Arial" w:eastAsia="Arial" w:cs="Arial"/>
          <w:b/>
          <w:bCs/>
          <w:i w:val="0"/>
          <w:iCs w:val="0"/>
          <w:color w:val="000000"/>
          <w:sz w:val="20"/>
          <w:szCs w:val="20"/>
          <w:u w:val="none"/>
        </w:rPr>
        <w:t xml:space="preserve">9</w:t>
      </w:r>
      <w:r>
        <w:rPr>
          <w:rFonts w:ascii="Arial" w:hAnsi="Arial" w:eastAsia="Arial" w:cs="Arial"/>
          <w:b/>
          <w:bCs/>
          <w:i w:val="0"/>
          <w:iCs w:val="0"/>
          <w:color w:val="000000"/>
          <w:sz w:val="20"/>
          <w:szCs w:val="20"/>
          <w:u w:val="none"/>
        </w:rPr>
        <w:t xml:space="preserve">0S</w:t>
      </w:r>
      <w:r>
        <w:rPr>
          <w:b/>
          <w:bCs/>
          <w:sz w:val="20"/>
          <w:szCs w:val="20"/>
        </w:rPr>
      </w:r>
      <w:r>
        <w:rPr>
          <w:b/>
          <w:bCs/>
          <w:sz w:val="20"/>
          <w:szCs w:val="20"/>
        </w:rPr>
      </w:r>
    </w:p>
    <w:p>
      <w:pPr>
        <w:pStyle w:val="2602"/>
        <w:numPr>
          <w:ilvl w:val="1"/>
          <w:numId w:val="48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geographical region of the Earth’s surface between 30 and 90 degrees south</w:t>
      </w:r>
      <w:r>
        <w:rPr>
          <w:rFonts w:ascii="Arial" w:hAnsi="Arial" w:eastAsia="Arial" w:cs="Arial"/>
          <w:i/>
          <w:color w:val="000000"/>
          <w:sz w:val="20"/>
          <w:szCs w:val="20"/>
          <w:u w:val="none"/>
        </w:rPr>
        <w:t xml:space="preserve">.</w:t>
      </w:r>
      <w:r>
        <w:rPr>
          <w:sz w:val="20"/>
          <w:szCs w:val="20"/>
        </w:rPr>
      </w:r>
      <w:r>
        <w:rPr>
          <w:sz w:val="20"/>
          <w:szCs w:val="20"/>
        </w:rPr>
      </w:r>
    </w:p>
    <w:p>
      <w:pPr>
        <w:pStyle w:val="2424"/>
        <w:pBdr/>
        <w:spacing w:line="276" w:lineRule="auto"/>
        <w:ind/>
        <w:jc w:val="left"/>
        <w:rPr>
          <w:color w:val="000000" w:themeColor="text1"/>
          <w14:ligatures w14:val="none"/>
        </w:rPr>
      </w:pPr>
      <w:r/>
      <w:bookmarkStart w:id="548" w:name="_7.6._grid_"/>
      <w:r/>
      <w:bookmarkEnd w:id="548"/>
      <w:r/>
      <w:bookmarkStart w:id="545" w:name="_7.4._grid__4"/>
      <w:r/>
      <w:bookmarkEnd w:id="545"/>
      <w:r/>
      <w:bookmarkStart w:id="521" w:name="_7.4._grid__3"/>
      <w:r/>
      <w:bookmarkEnd w:id="521"/>
      <w:r/>
      <w:bookmarkStart w:id="498" w:name="_7.4._grid__2"/>
      <w:r/>
      <w:bookmarkEnd w:id="498"/>
      <w:r/>
      <w:bookmarkStart w:id="479" w:name="_7.4._grid__1"/>
      <w:r/>
      <w:bookmarkEnd w:id="479"/>
      <w:r/>
      <w:bookmarkStart w:id="423" w:name="_7.3._grid_"/>
      <w:r/>
      <w:bookmarkEnd w:id="423"/>
      <w:r/>
      <w:bookmarkStart w:id="403" w:name="_7.3._Horiz"/>
      <w:r/>
      <w:bookmarkEnd w:id="403"/>
      <w:r/>
      <w:bookmarkStart w:id="316" w:name="_7.3._Nativ"/>
      <w:r/>
      <w:bookmarkEnd w:id="316"/>
      <w:r/>
      <w:bookmarkStart w:id="266" w:name="_7.4._Nativ_1"/>
      <w:r/>
      <w:bookmarkEnd w:id="266"/>
      <w:r/>
      <w:bookmarkStart w:id="163" w:name="_7.5._Nativ"/>
      <w:r/>
      <w:bookmarkEnd w:id="163"/>
      <w:r>
        <w:rPr>
          <w:color w:val="000000" w:themeColor="text1"/>
        </w:rPr>
      </w:r>
      <w:bookmarkStart w:id="34" w:name="_8.5._Nativ"/>
      <w:r>
        <w:rPr>
          <w:color w:val="000000" w:themeColor="text1"/>
        </w:rPr>
      </w:r>
      <w:bookmarkEnd w:id="34"/>
      <w:r>
        <w:rPr>
          <w:b/>
          <w:bCs/>
          <w:color w:val="000000" w:themeColor="text1"/>
        </w:rPr>
        <w:t xml:space="preserve">grid_type</w:t>
      </w:r>
      <w:r>
        <w:rPr>
          <w:b/>
          <w:bCs/>
          <w:color w:val="000000" w:themeColor="text1"/>
        </w:rPr>
        <w:t xml:space="preserve"> </w:t>
      </w:r>
      <w:r>
        <w:rPr>
          <w:color w:val="000000" w:themeColor="text1"/>
        </w:rPr>
        <w:t xml:space="preserve">CV</w:t>
      </w:r>
      <w:r>
        <w:rPr>
          <w:color w:val="000000" w:themeColor="text1"/>
          <w14:ligatures w14:val="none"/>
        </w:rPr>
      </w:r>
      <w:r>
        <w:rPr>
          <w:color w:val="000000" w:themeColor="text1"/>
          <w14:ligatures w14: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Horizontal grid types.</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A grid type describes the method for distributing grid points over the sphere.</w:t>
      </w:r>
      <w:r>
        <w:rPr>
          <w:rFonts w:ascii="Arial" w:hAnsi="Arial" w:eastAsia="Arial" w:cs="Arial"/>
          <w:color w:val="000000"/>
          <w:sz w:val="20"/>
          <w:szCs w:val="20"/>
          <w:highlight w:val="none"/>
          <w:u w:val="none"/>
        </w:rPr>
        <w:t xml:space="preserve"> See section </w:t>
      </w:r>
      <w:hyperlink w:tooltip="#_4.1.3.__Ho" w:anchor="_4.1.3.__Ho" w:history="1">
        <w:r>
          <w:rPr>
            <w:rStyle w:val="2580"/>
            <w:rFonts w:ascii="Arial" w:hAnsi="Arial" w:eastAsia="Arial" w:cs="Arial"/>
            <w:sz w:val="20"/>
            <w:szCs w:val="20"/>
            <w:highlight w:val="none"/>
          </w:rPr>
          <w:t xml:space="preserve">4.1.3 (Horizontal grid cells)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sz w:val="20"/>
          <w:szCs w:val="20"/>
        </w:rPr>
      </w:pPr>
      <w:r>
        <w:rPr>
          <w:rFonts w:ascii="Arial" w:hAnsi="Arial" w:eastAsia="Arial" w:cs="Arial"/>
          <w:color w:val="000000"/>
          <w:sz w:val="20"/>
          <w:szCs w:val="20"/>
          <w:u w:val="none"/>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 </w:t>
      </w:r>
      <w:r>
        <w:rPr>
          <w:rFonts w:ascii="Arial" w:hAnsi="Arial" w:eastAsia="Arial" w:cs="Arial"/>
          <w:b/>
          <w:color w:val="000000"/>
          <w:sz w:val="20"/>
          <w:szCs w:val="20"/>
          <w:u w:val="none"/>
        </w:rPr>
        <w:t xml:space="preserve">grid_type </w:t>
      </w:r>
      <w:r>
        <w:rPr>
          <w:rFonts w:ascii="Arial" w:hAnsi="Arial" w:eastAsia="Arial" w:cs="Arial"/>
          <w:color w:val="000000"/>
          <w:sz w:val="20"/>
          <w:szCs w:val="20"/>
          <w:u w:val="none"/>
        </w:rPr>
        <w:t xml:space="preserve">property:</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142" w:afterAutospacing="0" w:before="240" w:line="276" w:lineRule="auto"/>
        <w:ind w:right="0"/>
        <w:jc w:val="left"/>
        <w:rPr>
          <w:b/>
          <w:bCs/>
          <w:sz w:val="20"/>
          <w:szCs w:val="20"/>
        </w:rPr>
      </w:pPr>
      <w:r>
        <w:rPr>
          <w:rFonts w:ascii="Arial" w:hAnsi="Arial" w:eastAsia="Arial" w:cs="Arial"/>
          <w:b/>
          <w:bCs/>
          <w:color w:val="000000"/>
          <w:sz w:val="20"/>
          <w:szCs w:val="20"/>
          <w:u w:val="none"/>
        </w:rPr>
        <w:t xml:space="preserve">regular_latitude_longitude</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rectilinear latitude-longitude grid with evenly spaced latitude points and evenly spaced longitude points.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regular_gaussian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Gaussian grid for which the number of longitudinal points is constant for each latitude.</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reduced_gaussian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Gaussian grid for which the number of longitudinal points is reduced as the poles are approached.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spectral_gaussian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grid based on the transformation from spectral space to a reduced or non-reduced Gaussian grid.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spectral_reduced_gaussian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grid based on the transformation from spectral space to a reduced Gaussian grid.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linear_spectral_gaussian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spectral Gaussian grid for which the smallest spectral wavelength is represented by 2 grid points.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quadratic_spectral_gaussian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Cs w:val="0"/>
          <w:i w:val="0"/>
          <w:sz w:val="20"/>
          <w:szCs w:val="20"/>
        </w:rPr>
      </w:pPr>
      <w:r>
        <w:rPr>
          <w:rFonts w:ascii="Arial" w:hAnsi="Arial" w:eastAsia="Arial" w:cs="Arial"/>
          <w:i/>
          <w:iCs/>
          <w:color w:val="000000"/>
          <w:sz w:val="20"/>
          <w:szCs w:val="20"/>
          <w:u w:val="none"/>
        </w:rPr>
        <w:t xml:space="preserve">A spectral Gaussian grid for which the smallest spectral wavelength is represented by 3 grid points</w:t>
      </w:r>
      <w:r>
        <w:rPr>
          <w:rFonts w:ascii="Arial" w:hAnsi="Arial" w:eastAsia="Arial" w:cs="Arial"/>
          <w:i w:val="0"/>
          <w:iCs w:val="0"/>
          <w:color w:val="000000"/>
          <w:sz w:val="20"/>
          <w:szCs w:val="20"/>
          <w:u w:val="none"/>
        </w:rPr>
        <w:t xml:space="preserve">.</w:t>
      </w:r>
      <w:r>
        <w:rPr>
          <w:bCs w:val="0"/>
          <w:i w:val="0"/>
          <w:sz w:val="20"/>
          <w:szCs w:val="20"/>
        </w:rPr>
      </w:r>
      <w:r>
        <w:rPr>
          <w:bCs w:val="0"/>
          <w:i w:val="0"/>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cubic_octahedral_spectral_reduced_gaussian</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spectral reduced Gaussian grid for which the smallest spectral wavelength is represented by 4 grid points, and which uses an octahedron-based method to reduce the number of grid points towards the poles.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rotated_pole</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regular latitude-longitude grid that is rotated to define a different north pole location.</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stretched</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grid with higher resolution concentrated over an area of interest, at the expense of lower resolution elsewhere.</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displaced_pole</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An ocean grid whose poles are not antipodean, typically with the northern pole displaced to lie over land.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tripolar</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global curvilinear ocean grid with a southern pole and two northern poles all placed over land.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cubed_sphere</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spherical surface is defined as six coupled “</w:t>
      </w:r>
      <w:r>
        <w:rPr>
          <w:rFonts w:ascii="Arial" w:hAnsi="Arial" w:eastAsia="Arial" w:cs="Arial"/>
          <w:i/>
          <w:color w:val="000000"/>
          <w:sz w:val="20"/>
          <w:szCs w:val="20"/>
          <w:u w:val="none"/>
        </w:rPr>
        <w:t xml:space="preserve">logically </w:t>
      </w:r>
      <w:r>
        <w:rPr>
          <w:rFonts w:ascii="Arial" w:hAnsi="Arial" w:eastAsia="Arial" w:cs="Arial"/>
          <w:i/>
          <w:color w:val="000000"/>
          <w:sz w:val="20"/>
          <w:szCs w:val="20"/>
          <w:u w:val="none"/>
        </w:rPr>
        <w:t xml:space="preserve">square” regions.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icosahedral_geodesic</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grid that uses triangular tiles based on the subdivision of an icosahedron.</w:t>
      </w:r>
      <w:r>
        <w:rPr>
          <w:sz w:val="20"/>
          <w:szCs w:val="20"/>
        </w:rPr>
      </w:r>
      <w:r>
        <w:rPr>
          <w:sz w:val="20"/>
          <w:szCs w:val="20"/>
        </w:rPr>
      </w:r>
    </w:p>
    <w:p>
      <w:pPr>
        <w:pStyle w:val="2602"/>
        <w:numPr>
          <w:ilvl w:val="0"/>
          <w:numId w:val="15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icosahedral_geodesic_dual</w:t>
      </w:r>
      <w:r>
        <w:rPr>
          <w:b/>
          <w:bCs/>
          <w:sz w:val="20"/>
          <w:szCs w:val="20"/>
        </w:rPr>
      </w:r>
      <w:r>
        <w:rPr>
          <w:b/>
          <w:bCs/>
          <w:sz w:val="20"/>
          <w:szCs w:val="20"/>
        </w:rPr>
      </w:r>
    </w:p>
    <w:p>
      <w:pPr>
        <w:pStyle w:val="2602"/>
        <w:numPr>
          <w:ilvl w:val="1"/>
          <w:numId w:val="15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 grid that uses h</w:t>
      </w:r>
      <w:r>
        <w:rPr>
          <w:rFonts w:ascii="Arial" w:hAnsi="Arial" w:eastAsia="Arial" w:cs="Arial"/>
          <w:i/>
          <w:color w:val="000000"/>
          <w:sz w:val="20"/>
          <w:szCs w:val="20"/>
          <w:u w:val="none"/>
        </w:rPr>
        <w:t xml:space="preserve">e</w:t>
      </w:r>
      <w:r>
        <w:rPr>
          <w:rFonts w:ascii="Arial" w:hAnsi="Arial" w:eastAsia="Arial" w:cs="Arial"/>
          <w:i/>
          <w:color w:val="000000"/>
          <w:sz w:val="20"/>
          <w:szCs w:val="20"/>
          <w:u w:val="none"/>
        </w:rPr>
        <w:t xml:space="preserve">xagonal and pentagonal tiles and is the dual of an icosahedral_geodesic grid.</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yin_yang</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Two overlapping grid patches.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unstructured_triangular</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An unstructured mesh consisting solely of triangles.</w:t>
      </w:r>
      <w:r>
        <w:rPr>
          <w:sz w:val="20"/>
          <w:szCs w:val="20"/>
        </w:rPr>
      </w:r>
      <w:r>
        <w:rPr>
          <w:sz w:val="20"/>
          <w:szCs w:val="20"/>
        </w:rPr>
      </w:r>
    </w:p>
    <w:p>
      <w:pPr>
        <w:pStyle w:val="2602"/>
        <w:numPr>
          <w:ilvl w:val="0"/>
          <w:numId w:val="69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unstructured_quadrilateral</w:t>
      </w:r>
      <w:r>
        <w:rPr>
          <w:b/>
          <w:bCs/>
          <w:sz w:val="20"/>
          <w:szCs w:val="20"/>
        </w:rPr>
      </w:r>
      <w:r>
        <w:rPr>
          <w:b/>
          <w:bCs/>
          <w:sz w:val="20"/>
          <w:szCs w:val="20"/>
        </w:rPr>
      </w:r>
    </w:p>
    <w:p>
      <w:pPr>
        <w:pStyle w:val="2602"/>
        <w:numPr>
          <w:ilvl w:val="1"/>
          <w:numId w:val="69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An unstructured mesh consisting solely of quadrilaterals.</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unstructured_polygonal</w:t>
      </w:r>
      <w:r>
        <w:rPr>
          <w:b/>
          <w:bCs/>
          <w:sz w:val="20"/>
          <w:szCs w:val="20"/>
        </w:rPr>
      </w:r>
      <w:r>
        <w:rPr>
          <w:b/>
          <w:bCs/>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An unstructured mesh consisting of arbitrary polygons. </w:t>
      </w:r>
      <w:r>
        <w:rPr>
          <w:sz w:val="20"/>
          <w:szCs w:val="20"/>
        </w:rPr>
      </w:r>
      <w:r>
        <w:rPr>
          <w:sz w:val="20"/>
          <w:szCs w:val="20"/>
        </w:rPr>
      </w:r>
    </w:p>
    <w:p>
      <w:pPr>
        <w:pStyle w:val="2602"/>
        <w:numPr>
          <w:ilvl w:val="0"/>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b/>
          <w:bCs/>
          <w:i w:val="0"/>
          <w:sz w:val="20"/>
          <w:szCs w:val="20"/>
          <w:highlight w:val="none"/>
        </w:rPr>
        <w:t xml:space="preserve">hierarchical_discrete_global_grid</w:t>
      </w:r>
      <w:r>
        <w:rPr>
          <w:b/>
          <w:bCs/>
          <w:i w:val="0"/>
          <w:sz w:val="20"/>
          <w:szCs w:val="20"/>
        </w:rPr>
      </w:r>
      <w:r>
        <w:rPr>
          <w:b/>
          <w:bCs/>
          <w:i w:val="0"/>
          <w:sz w:val="20"/>
          <w:szCs w:val="20"/>
        </w:rPr>
      </w:r>
    </w:p>
    <w:p>
      <w:pPr>
        <w:pStyle w:val="2602"/>
        <w:numPr>
          <w:ilvl w:val="1"/>
          <w:numId w:val="46"/>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rPr>
      </w:pPr>
      <w:r>
        <w:rPr>
          <w:rFonts w:ascii="Arial" w:hAnsi="Arial" w:eastAsia="Arial" w:cs="Arial"/>
          <w:b w:val="0"/>
          <w:bCs w:val="0"/>
          <w:i w:val="0"/>
          <w:iCs w:val="0"/>
          <w:sz w:val="20"/>
          <w:szCs w:val="20"/>
          <w:highlight w:val="none"/>
        </w:rPr>
      </w:r>
      <w:r>
        <w:rPr>
          <w:i/>
          <w:iCs/>
          <w:sz w:val="20"/>
          <w:szCs w:val="20"/>
        </w:rPr>
        <w:t xml:space="preserve">A te</w:t>
      </w:r>
      <w:r>
        <w:rPr>
          <w:i/>
          <w:iCs/>
          <w:sz w:val="20"/>
          <w:szCs w:val="20"/>
        </w:rPr>
        <w:t xml:space="preserve">ssellation of cells that exhaustively cover the </w:t>
      </w:r>
      <w:r>
        <w:rPr>
          <w:rFonts w:ascii="Arial" w:hAnsi="Arial" w:eastAsia="Arial" w:cs="Arial"/>
          <w:b w:val="0"/>
          <w:bCs w:val="0"/>
          <w:i/>
          <w:iCs/>
          <w:color w:val="000000"/>
          <w:sz w:val="20"/>
          <w:szCs w:val="20"/>
          <w:u w:val="none"/>
        </w:rPr>
        <w:t xml:space="preserve">spherical surface of the </w:t>
      </w:r>
      <w:r>
        <w:rPr>
          <w:i/>
          <w:iCs/>
          <w:sz w:val="20"/>
          <w:szCs w:val="20"/>
        </w:rPr>
        <w:t xml:space="preserve">globe, with</w:t>
      </w:r>
      <w:r>
        <w:rPr>
          <w:rFonts w:ascii="Arial" w:hAnsi="Arial" w:cs="Arial"/>
          <w:b w:val="0"/>
          <w:bCs/>
          <w:i/>
          <w:iCs/>
          <w:sz w:val="20"/>
          <w:szCs w:val="20"/>
        </w:rPr>
        <w:t xml:space="preserve"> each resolution defined as a subdivision of cells at a base resolution, and </w:t>
      </w:r>
      <w:r>
        <w:rPr>
          <w:i/>
          <w:iCs/>
          <w:sz w:val="20"/>
          <w:szCs w:val="20"/>
        </w:rPr>
        <w:t xml:space="preserve">cells at a given resolution having equal areas</w:t>
      </w:r>
      <w:r>
        <w:rPr>
          <w:rFonts w:ascii="Arial" w:hAnsi="Arial" w:cs="Arial"/>
          <w:b w:val="0"/>
          <w:bCs/>
          <w:i w:val="0"/>
          <w:iCs w:val="0"/>
          <w:sz w:val="20"/>
          <w:szCs w:val="20"/>
        </w:rPr>
        <w:t xml:space="preserve">.</w:t>
      </w:r>
      <w:r>
        <w:rPr>
          <w:rFonts w:ascii="Arial" w:hAnsi="Arial" w:cs="Arial"/>
          <w:b w:val="0"/>
          <w:bCs w:val="0"/>
          <w:i w:val="0"/>
          <w:sz w:val="20"/>
          <w:szCs w:val="20"/>
        </w:rPr>
      </w:r>
      <w:r>
        <w:rPr>
          <w:rFonts w:ascii="Arial" w:hAnsi="Arial" w:cs="Arial"/>
          <w:b w:val="0"/>
          <w:bCs w:val="0"/>
          <w:i w:val="0"/>
          <w:sz w:val="20"/>
          <w:szCs w:val="20"/>
        </w:rPr>
      </w:r>
    </w:p>
    <w:p>
      <w:pPr>
        <w:pStyle w:val="2602"/>
        <w:numPr>
          <w:ilvl w:val="0"/>
          <w:numId w:val="745"/>
        </w:numPr>
        <w:pBdr>
          <w:top w:val="none" w:color="000000" w:sz="4" w:space="0"/>
          <w:left w:val="none" w:color="000000" w:sz="4" w:space="0"/>
          <w:bottom w:val="none" w:color="000000" w:sz="4" w:space="0"/>
          <w:right w:val="none" w:color="000000" w:sz="4" w:space="0"/>
        </w:pBdr>
        <w:spacing w:after="0" w:before="0" w:line="276" w:lineRule="auto"/>
        <w:ind w:right="0"/>
        <w:jc w:val="left"/>
        <w:rPr>
          <w:b/>
          <w:bCs/>
          <w:i w:val="0"/>
          <w:sz w:val="20"/>
          <w:szCs w:val="20"/>
        </w:rPr>
      </w:pPr>
      <w:r>
        <w:rPr>
          <w:rFonts w:ascii="Arial" w:hAnsi="Arial" w:eastAsia="Arial" w:cs="Arial"/>
          <w:b/>
          <w:bCs/>
          <w:color w:val="000000"/>
          <w:sz w:val="20"/>
          <w:szCs w:val="20"/>
          <w:u w:val="none"/>
        </w:rPr>
        <w:t xml:space="preserve">plane</w:t>
      </w:r>
      <w:r>
        <w:rPr>
          <w:rFonts w:ascii="Arial" w:hAnsi="Arial" w:eastAsia="Arial" w:cs="Arial"/>
          <w:b/>
          <w:bCs/>
          <w:color w:val="000000"/>
          <w:sz w:val="20"/>
          <w:szCs w:val="20"/>
          <w:u w:val="none"/>
        </w:rPr>
        <w:t xml:space="preserve">_p</w:t>
      </w:r>
      <w:r>
        <w:rPr>
          <w:rFonts w:ascii="Arial" w:hAnsi="Arial" w:eastAsia="Arial" w:cs="Arial"/>
          <w:b/>
          <w:bCs/>
          <w:i w:val="0"/>
          <w:iCs w:val="0"/>
          <w:color w:val="000000"/>
          <w:sz w:val="20"/>
          <w:szCs w:val="20"/>
          <w:u w:val="none"/>
        </w:rPr>
        <w:t xml:space="preserve">r</w:t>
      </w:r>
      <w:r>
        <w:rPr>
          <w:rFonts w:ascii="Arial" w:hAnsi="Arial" w:eastAsia="Arial" w:cs="Arial"/>
          <w:b/>
          <w:bCs/>
          <w:i w:val="0"/>
          <w:iCs w:val="0"/>
          <w:color w:val="000000"/>
          <w:sz w:val="20"/>
          <w:szCs w:val="20"/>
          <w:u w:val="none"/>
        </w:rPr>
        <w:t xml:space="preserve">ojecti</w:t>
      </w:r>
      <w:r>
        <w:rPr>
          <w:rFonts w:ascii="Arial" w:hAnsi="Arial" w:eastAsia="Arial" w:cs="Arial"/>
          <w:b/>
          <w:bCs/>
          <w:i w:val="0"/>
          <w:iCs w:val="0"/>
          <w:color w:val="000000"/>
          <w:sz w:val="20"/>
          <w:szCs w:val="20"/>
          <w:u w:val="none"/>
        </w:rPr>
        <w:t xml:space="preserve">on</w:t>
      </w:r>
      <w:r>
        <w:rPr>
          <w:b/>
          <w:bCs/>
          <w:i w:val="0"/>
          <w:sz w:val="20"/>
          <w:szCs w:val="20"/>
        </w:rPr>
      </w:r>
      <w:r>
        <w:rPr>
          <w:b/>
          <w:bCs/>
          <w:i w:val="0"/>
          <w:sz w:val="20"/>
          <w:szCs w:val="20"/>
        </w:rPr>
      </w:r>
    </w:p>
    <w:p>
      <w:pPr>
        <w:pStyle w:val="2602"/>
        <w:numPr>
          <w:ilvl w:val="1"/>
          <w:numId w:val="745"/>
        </w:numPr>
        <w:pBdr>
          <w:top w:val="none" w:color="000000" w:sz="4" w:space="0"/>
          <w:left w:val="none" w:color="000000" w:sz="4" w:space="0"/>
          <w:bottom w:val="none" w:color="000000" w:sz="4" w:space="0"/>
          <w:right w:val="none" w:color="000000" w:sz="4" w:space="0"/>
        </w:pBdr>
        <w:spacing w:after="0" w:before="0" w:line="276" w:lineRule="auto"/>
        <w:ind w:right="0"/>
        <w:jc w:val="left"/>
        <w:rPr>
          <w:b w:val="0"/>
          <w:bCs w:val="0"/>
          <w:i w:val="0"/>
          <w:sz w:val="20"/>
          <w:szCs w:val="20"/>
        </w:rPr>
      </w:pPr>
      <w:r>
        <w:rPr>
          <w:rFonts w:ascii="Arial" w:hAnsi="Arial" w:eastAsia="Arial" w:cs="Arial"/>
          <w:b w:val="0"/>
          <w:bCs w:val="0"/>
          <w:i/>
          <w:iCs/>
          <w:color w:val="000000"/>
          <w:sz w:val="20"/>
          <w:szCs w:val="20"/>
          <w:u w:val="none"/>
        </w:rPr>
        <w:t xml:space="preserve">Any </w:t>
      </w:r>
      <w:r>
        <w:rPr>
          <w:rFonts w:ascii="Arial" w:hAnsi="Arial" w:eastAsia="Arial" w:cs="Arial"/>
          <w:b w:val="0"/>
          <w:bCs w:val="0"/>
          <w:i/>
          <w:iCs/>
          <w:color w:val="000000"/>
          <w:sz w:val="20"/>
          <w:szCs w:val="20"/>
          <w:u w:val="none"/>
        </w:rPr>
        <w:t xml:space="preserve">tra</w:t>
      </w:r>
      <w:r>
        <w:rPr>
          <w:rFonts w:ascii="Arial" w:hAnsi="Arial" w:eastAsia="Arial" w:cs="Arial"/>
          <w:b w:val="0"/>
          <w:bCs w:val="0"/>
          <w:i/>
          <w:iCs/>
          <w:color w:val="000000"/>
          <w:sz w:val="20"/>
          <w:szCs w:val="20"/>
          <w:u w:val="none"/>
        </w:rPr>
        <w:t xml:space="preserve">nsformation employed to represent the spherical surface of the globe on a </w:t>
      </w:r>
      <w:r>
        <w:rPr>
          <w:rFonts w:ascii="Arial" w:hAnsi="Arial" w:eastAsia="Arial" w:cs="Arial"/>
          <w:b w:val="0"/>
          <w:bCs w:val="0"/>
          <w:i/>
          <w:iCs/>
          <w:color w:val="000000"/>
          <w:sz w:val="20"/>
          <w:szCs w:val="20"/>
          <w:u w:val="none"/>
        </w:rPr>
        <w:t xml:space="preserve">plane</w:t>
      </w:r>
      <w:r>
        <w:rPr>
          <w:b w:val="0"/>
          <w:bCs w:val="0"/>
          <w:i/>
          <w:iCs/>
          <w:sz w:val="20"/>
          <w:szCs w:val="20"/>
        </w:rPr>
        <w:t xml:space="preserve">.</w:t>
      </w:r>
      <w:r>
        <w:rPr>
          <w:b w:val="0"/>
          <w:bCs w:val="0"/>
          <w:i w:val="0"/>
          <w:sz w:val="20"/>
          <w:szCs w:val="20"/>
        </w:rPr>
      </w:r>
      <w:r>
        <w:rPr>
          <w:b w:val="0"/>
          <w:bCs w:val="0"/>
          <w:i w:val="0"/>
          <w:sz w:val="20"/>
          <w:szCs w:val="20"/>
        </w:rPr>
      </w:r>
    </w:p>
    <w:p>
      <w:pPr>
        <w:pStyle w:val="2424"/>
        <w:pBdr/>
        <w:spacing w:line="276" w:lineRule="auto"/>
        <w:ind/>
        <w:jc w:val="left"/>
        <w:rPr>
          <w:color w:val="000000" w:themeColor="text1"/>
        </w:rPr>
      </w:pPr>
      <w:r/>
      <w:bookmarkStart w:id="549" w:name="_7.7._grid_"/>
      <w:r/>
      <w:bookmarkEnd w:id="549"/>
      <w:r/>
      <w:bookmarkStart w:id="480" w:name="_7.5._grid_"/>
      <w:r/>
      <w:bookmarkEnd w:id="480"/>
      <w:r/>
      <w:bookmarkStart w:id="424" w:name="_7.4._grid_"/>
      <w:r/>
      <w:bookmarkEnd w:id="424"/>
      <w:r/>
      <w:bookmarkStart w:id="404" w:name="_7.4._Horiz"/>
      <w:r/>
      <w:bookmarkEnd w:id="404"/>
      <w:r/>
      <w:bookmarkStart w:id="315" w:name="_7.4._Nativ"/>
      <w:r/>
      <w:bookmarkEnd w:id="315"/>
      <w:r/>
      <w:bookmarkStart w:id="265" w:name="_7.5._Nativ_1"/>
      <w:r/>
      <w:bookmarkEnd w:id="265"/>
      <w:r/>
      <w:bookmarkStart w:id="162" w:name="_7.6._Nativ"/>
      <w:r/>
      <w:bookmarkEnd w:id="162"/>
      <w:r>
        <w:rPr>
          <w:color w:val="000000" w:themeColor="text1"/>
        </w:rPr>
      </w:r>
      <w:bookmarkStart w:id="33" w:name="_8.6._Nativ"/>
      <w:r>
        <w:rPr>
          <w:color w:val="000000" w:themeColor="text1"/>
        </w:rPr>
      </w:r>
      <w:bookmarkEnd w:id="33"/>
      <w:r>
        <w:rPr>
          <w:rFonts w:ascii="Arial" w:hAnsi="Arial" w:eastAsia="Arial" w:cs="Arial"/>
          <w:b/>
          <w:color w:val="000000" w:themeColor="text1"/>
          <w:sz w:val="28"/>
          <w:u w:val="none"/>
        </w:rPr>
        <w:t xml:space="preserve">grid_mapping</w:t>
      </w:r>
      <w:r>
        <w:rPr>
          <w:rFonts w:ascii="Arial" w:hAnsi="Arial" w:eastAsia="Arial" w:cs="Arial"/>
          <w:color w:val="000000" w:themeColor="text1"/>
          <w:sz w:val="28"/>
          <w:u w:val="none"/>
        </w:rPr>
        <w:t xml:space="preserve"> CV</w:t>
      </w:r>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Horizontal grid mappings.</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rFonts w:ascii="Arial" w:hAnsi="Arial" w:eastAsia="Arial" w:cs="Arial"/>
          <w:color w:val="000000"/>
          <w:sz w:val="20"/>
          <w:szCs w:val="20"/>
          <w:u w:val="none"/>
        </w:rPr>
        <w:t xml:space="preserve">A grid mapping describes the horizontal coordinate reference system. </w:t>
      </w:r>
      <w:r>
        <w:rPr>
          <w:rFonts w:ascii="Arial" w:hAnsi="Arial" w:eastAsia="Arial" w:cs="Arial"/>
          <w:color w:val="000000"/>
          <w:sz w:val="20"/>
          <w:szCs w:val="20"/>
          <w:highlight w:val="none"/>
          <w:u w:val="none"/>
        </w:rPr>
        <w:t xml:space="preserve">See section</w:t>
      </w:r>
      <w:r>
        <w:rPr>
          <w:sz w:val="20"/>
          <w:szCs w:val="20"/>
        </w:rPr>
        <w:t xml:space="preserve"> </w:t>
      </w:r>
      <w:hyperlink w:tooltip="#_4.1.3.__Ho" w:anchor="_4.1.3.__Ho" w:history="1">
        <w:r>
          <w:rPr>
            <w:rStyle w:val="2580"/>
            <w:rFonts w:ascii="Arial" w:hAnsi="Arial" w:eastAsia="Arial" w:cs="Arial"/>
            <w:sz w:val="20"/>
            <w:szCs w:val="20"/>
            <w:highlight w:val="none"/>
          </w:rPr>
          <w:t xml:space="preserve">4.1.3 (Horizontal grid cells)</w:t>
        </w:r>
      </w:hyperlink>
      <w:r>
        <w:rPr>
          <w:sz w:val="20"/>
          <w:szCs w:val="20"/>
        </w:rPr>
        <w:t xml:space="preserv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sz w:val="20"/>
          <w:szCs w:val="20"/>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w:t>
      </w:r>
      <w:r>
        <w:rPr>
          <w:rFonts w:ascii="Arial" w:hAnsi="Arial" w:eastAsia="Arial" w:cs="Arial"/>
          <w:b/>
          <w:color w:val="000000"/>
          <w:sz w:val="20"/>
          <w:szCs w:val="20"/>
          <w:u w:val="none"/>
        </w:rPr>
        <w:t xml:space="preserve"> grid_mapping</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240" w:line="276" w:lineRule="auto"/>
        <w:ind w:right="0"/>
        <w:jc w:val="left"/>
        <w:rPr>
          <w:b/>
          <w:bCs/>
          <w:i w:val="0"/>
          <w:sz w:val="20"/>
          <w:szCs w:val="20"/>
        </w:rPr>
      </w:pPr>
      <w:r>
        <w:rPr>
          <w:rFonts w:ascii="Arial" w:hAnsi="Arial" w:eastAsia="Arial" w:cs="Arial"/>
          <w:b/>
          <w:bCs/>
          <w:color w:val="000000"/>
          <w:sz w:val="20"/>
          <w:szCs w:val="20"/>
          <w:u w:val="none"/>
        </w:rPr>
        <w:t xml:space="preserve">albers_conical_eq</w:t>
      </w:r>
      <w:r>
        <w:rPr>
          <w:rFonts w:ascii="Arial" w:hAnsi="Arial" w:eastAsia="Arial" w:cs="Arial"/>
          <w:b/>
          <w:bCs/>
          <w:i w:val="0"/>
          <w:iCs w:val="0"/>
          <w:color w:val="000000"/>
          <w:sz w:val="20"/>
          <w:szCs w:val="20"/>
          <w:u w:val="none"/>
        </w:rPr>
        <w:t xml:space="preserve">ual_area</w:t>
      </w:r>
      <w:r>
        <w:rPr>
          <w:b/>
          <w:bCs/>
          <w:i w:val="0"/>
          <w:sz w:val="20"/>
          <w:szCs w:val="20"/>
        </w:rPr>
      </w:r>
      <w:r>
        <w:rPr>
          <w:b/>
          <w:bCs/>
          <w:i w:val="0"/>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240" w:line="276" w:lineRule="auto"/>
        <w:ind w:right="0"/>
        <w:jc w:val="left"/>
        <w:rPr>
          <w:rFonts w:ascii="Arial" w:hAnsi="Arial" w:cs="Arial"/>
          <w:b w:val="0"/>
          <w:bCs w:val="0"/>
          <w:sz w:val="20"/>
          <w:szCs w:val="20"/>
        </w:rPr>
      </w:pPr>
      <w:r>
        <w:rPr>
          <w:rFonts w:ascii="Arial" w:hAnsi="Arial" w:eastAsia="Arial" w:cs="Arial"/>
          <w:b w:val="0"/>
          <w:bCs w:val="0"/>
          <w:i w:val="0"/>
          <w:iCs w:val="0"/>
          <w:sz w:val="20"/>
          <w:szCs w:val="20"/>
          <w:highlight w:val="none"/>
        </w:rPr>
      </w:r>
      <w:r>
        <w:rPr>
          <w:rFonts w:ascii="Arial" w:hAnsi="Arial" w:eastAsia="Arial" w:cs="Arial"/>
          <w:b w:val="0"/>
          <w:bCs w:val="0"/>
          <w:i/>
          <w:iCs/>
          <w:sz w:val="20"/>
          <w:szCs w:val="20"/>
        </w:rPr>
        <w:t xml:space="preserve">A projecti</w:t>
      </w:r>
      <w:r>
        <w:rPr>
          <w:rFonts w:ascii="Arial" w:hAnsi="Arial" w:eastAsia="Arial" w:cs="Arial"/>
          <w:b w:val="0"/>
          <w:bCs w:val="0"/>
          <w:i/>
          <w:iCs/>
          <w:sz w:val="20"/>
          <w:szCs w:val="20"/>
        </w:rPr>
        <w:t xml:space="preserve">on that preserves area but not shape, creating accurate representations of large, east-west-oriented land</w:t>
      </w:r>
      <w:r>
        <w:rPr>
          <w:rFonts w:ascii="Arial" w:hAnsi="Arial" w:eastAsia="Arial" w:cs="Arial"/>
          <w:b w:val="0"/>
          <w:bCs w:val="0"/>
          <w:i/>
          <w:iCs/>
          <w:sz w:val="20"/>
          <w:szCs w:val="20"/>
        </w:rPr>
        <w:t xml:space="preserve"> </w:t>
      </w:r>
      <w:r>
        <w:rPr>
          <w:rFonts w:ascii="Arial" w:hAnsi="Arial" w:eastAsia="Arial" w:cs="Arial"/>
          <w:b w:val="0"/>
          <w:bCs w:val="0"/>
          <w:i/>
          <w:iCs/>
          <w:sz w:val="20"/>
          <w:szCs w:val="20"/>
        </w:rPr>
        <w:t xml:space="preserve">masses</w:t>
      </w:r>
      <w:r>
        <w:rPr>
          <w:b w:val="0"/>
          <w:bCs w:val="0"/>
          <w:i/>
          <w:iCs/>
          <w:sz w:val="20"/>
          <w:szCs w:val="20"/>
        </w:rPr>
        <w:t xml:space="preserve">, as defined by the</w:t>
      </w:r>
      <w:r>
        <w:rPr>
          <w:b w:val="0"/>
          <w:bCs w:val="0"/>
          <w:i/>
          <w:iCs/>
          <w:sz w:val="20"/>
          <w:szCs w:val="20"/>
        </w:rPr>
        <w:t xml:space="preserve"> </w:t>
      </w:r>
      <w:hyperlink r:id="rId39"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color w:val="000000"/>
          <w:sz w:val="20"/>
          <w:szCs w:val="20"/>
          <w:u w:val="none"/>
        </w:rPr>
        <w:t xml:space="preserve">.</w:t>
      </w:r>
      <w:r>
        <w:rPr>
          <w:rFonts w:ascii="Arial" w:hAnsi="Arial" w:cs="Arial"/>
          <w:b w:val="0"/>
          <w:bCs w:val="0"/>
          <w:sz w:val="20"/>
          <w:szCs w:val="20"/>
        </w:rPr>
      </w:r>
      <w:r>
        <w:rPr>
          <w:rFonts w:ascii="Arial" w:hAnsi="Arial" w:cs="Arial"/>
          <w:b w:val="0"/>
          <w:bCs w:val="0"/>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sz w:val="20"/>
          <w:szCs w:val="20"/>
        </w:rPr>
      </w:pPr>
      <w:r>
        <w:rPr>
          <w:rFonts w:ascii="Arial" w:hAnsi="Arial" w:eastAsia="Arial" w:cs="Arial"/>
          <w:b/>
          <w:bCs/>
          <w:color w:val="000000"/>
          <w:sz w:val="20"/>
          <w:szCs w:val="20"/>
          <w:u w:val="none"/>
        </w:rPr>
        <w:t xml:space="preserve">azimutha</w:t>
      </w:r>
      <w:r>
        <w:rPr>
          <w:rFonts w:ascii="Arial" w:hAnsi="Arial" w:eastAsia="Arial" w:cs="Arial"/>
          <w:b/>
          <w:bCs/>
          <w:color w:val="000000"/>
          <w:sz w:val="20"/>
          <w:szCs w:val="20"/>
          <w:u w:val="none"/>
        </w:rPr>
        <w:t xml:space="preserve">l_e</w:t>
      </w:r>
      <w:r>
        <w:rPr>
          <w:rFonts w:ascii="Arial" w:hAnsi="Arial" w:eastAsia="Arial" w:cs="Arial"/>
          <w:b/>
          <w:bCs/>
          <w:color w:val="000000"/>
          <w:sz w:val="20"/>
          <w:szCs w:val="20"/>
          <w:u w:val="none"/>
        </w:rPr>
        <w:t xml:space="preserve">quidistant</w:t>
      </w:r>
      <w:r>
        <w:rPr>
          <w:rFonts w:ascii="Arial" w:hAnsi="Arial" w:cs="Arial"/>
          <w:b/>
          <w:bCs/>
          <w:sz w:val="20"/>
          <w:szCs w:val="20"/>
        </w:rPr>
      </w:r>
      <w:r>
        <w:rPr>
          <w:rFonts w:ascii="Arial" w:hAnsi="Arial" w:cs="Arial"/>
          <w:b/>
          <w:bCs/>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sz w:val="20"/>
          <w:szCs w:val="20"/>
          <w:highlight w:val="none"/>
        </w:rPr>
      </w:pPr>
      <w:r>
        <w:rPr>
          <w:rFonts w:ascii="Arial" w:hAnsi="Arial" w:eastAsia="Arial" w:cs="Arial"/>
          <w:b/>
          <w:bCs/>
          <w:sz w:val="20"/>
          <w:szCs w:val="20"/>
          <w:highlight w:val="none"/>
        </w:rPr>
      </w:r>
      <w:r>
        <w:rPr>
          <w:rFonts w:ascii="Arial" w:hAnsi="Arial" w:eastAsia="Arial" w:cs="Arial"/>
          <w:i/>
          <w:iCs/>
          <w:color w:val="000000"/>
          <w:sz w:val="20"/>
          <w:szCs w:val="20"/>
          <w:highlight w:val="none"/>
        </w:rPr>
        <w:t xml:space="preserve">A </w:t>
      </w:r>
      <w:r>
        <w:rPr>
          <w:rFonts w:ascii="Arial" w:hAnsi="Arial" w:eastAsia="Arial" w:cs="Arial"/>
          <w:b w:val="0"/>
          <w:bCs w:val="0"/>
          <w:i/>
          <w:iCs/>
          <w:color w:val="000000"/>
          <w:sz w:val="20"/>
          <w:szCs w:val="20"/>
          <w:highlight w:val="none"/>
        </w:rPr>
        <w:t xml:space="preserve">projection that maintains the correct distance and direction from a central point to all other points on the map</w:t>
      </w:r>
      <w:r>
        <w:rPr>
          <w:b w:val="0"/>
          <w:bCs w:val="0"/>
          <w:i/>
          <w:iCs/>
          <w:sz w:val="20"/>
          <w:szCs w:val="20"/>
        </w:rPr>
        <w:t xml:space="preserve">, as defined by t</w:t>
      </w:r>
      <w:r>
        <w:rPr>
          <w:b w:val="0"/>
          <w:bCs w:val="0"/>
          <w:i/>
          <w:iCs/>
          <w:sz w:val="20"/>
          <w:szCs w:val="20"/>
        </w:rPr>
        <w:t xml:space="preserve">he </w:t>
      </w:r>
      <w:hyperlink r:id="rId40"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color w:val="000000"/>
          <w:sz w:val="20"/>
          <w:szCs w:val="20"/>
          <w:u w:val="none"/>
        </w:rPr>
        <w:t xml:space="preserve">.</w:t>
      </w:r>
      <w:r>
        <w:rPr>
          <w:rFonts w:ascii="Arial" w:hAnsi="Arial" w:cs="Arial"/>
          <w:b w:val="0"/>
          <w:bCs w:val="0"/>
          <w:sz w:val="20"/>
          <w:szCs w:val="20"/>
          <w:highlight w:val="none"/>
        </w:rPr>
      </w:r>
      <w:r>
        <w:rPr>
          <w:rFonts w:ascii="Arial" w:hAnsi="Arial" w:cs="Arial"/>
          <w:b w:val="0"/>
          <w:bCs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sz w:val="20"/>
          <w:szCs w:val="20"/>
        </w:rPr>
      </w:pPr>
      <w:r>
        <w:rPr>
          <w:rFonts w:ascii="Arial" w:hAnsi="Arial" w:eastAsia="Arial" w:cs="Arial"/>
          <w:b/>
          <w:bCs/>
          <w:color w:val="000000"/>
          <w:sz w:val="20"/>
          <w:szCs w:val="20"/>
          <w:u w:val="none"/>
        </w:rPr>
        <w:t xml:space="preserve">geostation</w:t>
      </w:r>
      <w:r>
        <w:rPr>
          <w:rFonts w:ascii="Arial" w:hAnsi="Arial" w:eastAsia="Arial" w:cs="Arial"/>
          <w:b/>
          <w:bCs/>
          <w:color w:val="000000"/>
          <w:sz w:val="20"/>
          <w:szCs w:val="20"/>
          <w:u w:val="none"/>
        </w:rPr>
        <w:t xml:space="preserve">ary</w:t>
      </w:r>
      <w:r>
        <w:rPr>
          <w:rFonts w:ascii="Arial" w:hAnsi="Arial" w:cs="Arial"/>
          <w:b/>
          <w:bCs/>
          <w:sz w:val="20"/>
          <w:szCs w:val="20"/>
        </w:rPr>
      </w:r>
      <w:r>
        <w:rPr>
          <w:rFonts w:ascii="Arial" w:hAnsi="Arial" w:cs="Arial"/>
          <w:b/>
          <w:bCs/>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rPr>
      </w:pPr>
      <w:r>
        <w:rPr>
          <w:rFonts w:ascii="Arial" w:hAnsi="Arial" w:eastAsia="Arial" w:cs="Arial"/>
          <w:b/>
          <w:bCs/>
          <w:sz w:val="20"/>
          <w:szCs w:val="20"/>
          <w:highlight w:val="none"/>
        </w:rPr>
      </w:r>
      <w:r>
        <w:rPr>
          <w:rFonts w:ascii="Arial" w:hAnsi="Arial" w:eastAsia="Arial" w:cs="Arial"/>
          <w:i/>
          <w:iCs/>
          <w:color w:val="000000"/>
          <w:sz w:val="20"/>
          <w:szCs w:val="20"/>
        </w:rPr>
        <w:t xml:space="preserve">A type of </w:t>
      </w:r>
      <w:r>
        <w:rPr>
          <w:rFonts w:ascii="Arial" w:hAnsi="Arial" w:eastAsia="Arial" w:cs="Arial"/>
          <w:i/>
          <w:iCs/>
          <w:sz w:val="20"/>
          <w:szCs w:val="20"/>
        </w:rPr>
        <w:t xml:space="preserve">azimuthal projection</w:t>
      </w:r>
      <w:r>
        <w:rPr>
          <w:rFonts w:ascii="Arial" w:hAnsi="Arial" w:eastAsia="Arial" w:cs="Arial"/>
          <w:i/>
          <w:iCs/>
          <w:color w:val="000000"/>
          <w:sz w:val="20"/>
          <w:szCs w:val="20"/>
        </w:rPr>
        <w:t xml:space="preserve"> designed to show the Earth as it appears to a </w:t>
      </w:r>
      <w:r>
        <w:rPr>
          <w:rFonts w:ascii="Arial" w:hAnsi="Arial" w:eastAsia="Arial" w:cs="Arial"/>
          <w:i/>
          <w:iCs/>
          <w:sz w:val="20"/>
          <w:szCs w:val="20"/>
        </w:rPr>
        <w:t xml:space="preserve">geo</w:t>
      </w:r>
      <w:r>
        <w:rPr>
          <w:rFonts w:ascii="Arial" w:hAnsi="Arial" w:eastAsia="Arial" w:cs="Arial"/>
          <w:b w:val="0"/>
          <w:bCs w:val="0"/>
          <w:i/>
          <w:iCs/>
          <w:sz w:val="20"/>
          <w:szCs w:val="20"/>
        </w:rPr>
        <w:t xml:space="preserve">stationary satellite</w:t>
      </w:r>
      <w:r>
        <w:rPr>
          <w:rFonts w:ascii="Arial" w:hAnsi="Arial" w:eastAsia="Arial" w:cs="Arial"/>
          <w:b w:val="0"/>
          <w:bCs w:val="0"/>
          <w:i/>
          <w:iCs/>
          <w:color w:val="000000"/>
          <w:sz w:val="20"/>
          <w:szCs w:val="20"/>
        </w:rPr>
        <w:t xml:space="preserve">, offering a perspective that minimizes distortion for areas under view</w:t>
      </w:r>
      <w:r>
        <w:rPr>
          <w:b w:val="0"/>
          <w:bCs w:val="0"/>
          <w:i/>
          <w:iCs/>
          <w:sz w:val="20"/>
          <w:szCs w:val="20"/>
        </w:rPr>
        <w:t xml:space="preserve">, </w:t>
      </w:r>
      <w:r>
        <w:rPr>
          <w:b w:val="0"/>
          <w:bCs w:val="0"/>
          <w:i/>
          <w:iCs/>
          <w:sz w:val="20"/>
          <w:szCs w:val="20"/>
        </w:rPr>
        <w:t xml:space="preserve">as defined b</w:t>
      </w:r>
      <w:r>
        <w:rPr>
          <w:b w:val="0"/>
          <w:bCs w:val="0"/>
          <w:i/>
          <w:iCs/>
          <w:sz w:val="20"/>
          <w:szCs w:val="20"/>
        </w:rPr>
        <w:t xml:space="preserve">y the </w:t>
      </w:r>
      <w:hyperlink r:id="rId41"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rPr>
      </w:r>
      <w:r>
        <w:rPr>
          <w:rFonts w:ascii="Arial" w:hAnsi="Arial" w:cs="Arial"/>
          <w:b w:val="0"/>
          <w:bCs w:val="0"/>
          <w:i w:val="0"/>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sz w:val="20"/>
          <w:szCs w:val="20"/>
        </w:rPr>
      </w:pPr>
      <w:r>
        <w:rPr>
          <w:rFonts w:ascii="Arial" w:hAnsi="Arial" w:eastAsia="Arial" w:cs="Arial"/>
          <w:b/>
          <w:bCs/>
          <w:sz w:val="20"/>
          <w:szCs w:val="20"/>
          <w:highlight w:val="none"/>
        </w:rPr>
        <w:t xml:space="preserve">healpi</w:t>
      </w:r>
      <w:r>
        <w:rPr>
          <w:rFonts w:ascii="Arial" w:hAnsi="Arial" w:eastAsia="Arial" w:cs="Arial"/>
          <w:b/>
          <w:bCs/>
          <w:sz w:val="20"/>
          <w:szCs w:val="20"/>
          <w:highlight w:val="none"/>
        </w:rPr>
        <w:t xml:space="preserve">x</w:t>
      </w:r>
      <w:r>
        <w:rPr>
          <w:rFonts w:ascii="Arial" w:hAnsi="Arial" w:cs="Arial"/>
          <w:b/>
          <w:bCs/>
          <w:sz w:val="20"/>
          <w:szCs w:val="20"/>
        </w:rPr>
      </w:r>
      <w:r>
        <w:rPr>
          <w:rFonts w:ascii="Arial" w:hAnsi="Arial" w:cs="Arial"/>
          <w:b/>
          <w:bCs/>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sz w:val="20"/>
          <w:szCs w:val="20"/>
        </w:rPr>
      </w:pPr>
      <w:r>
        <w:rPr>
          <w:rFonts w:ascii="Arial" w:hAnsi="Arial" w:eastAsia="Arial" w:cs="Arial"/>
          <w:b/>
          <w:bCs/>
          <w:sz w:val="20"/>
          <w:szCs w:val="20"/>
          <w:highlight w:val="none"/>
        </w:rPr>
      </w:r>
      <w:r>
        <w:rPr>
          <w:rFonts w:ascii="Arial" w:hAnsi="Arial" w:eastAsia="Arial" w:cs="Arial"/>
          <w:i/>
          <w:iCs/>
          <w:color w:val="000000"/>
          <w:sz w:val="20"/>
          <w:szCs w:val="20"/>
        </w:rPr>
        <w:t xml:space="preserve">The </w:t>
      </w:r>
      <w:r>
        <w:rPr>
          <w:rFonts w:ascii="Arial" w:hAnsi="Arial" w:eastAsia="Arial" w:cs="Arial"/>
          <w:b w:val="0"/>
          <w:bCs w:val="0"/>
          <w:i/>
          <w:iCs/>
          <w:color w:val="000000"/>
          <w:sz w:val="20"/>
          <w:szCs w:val="20"/>
        </w:rPr>
        <w:t xml:space="preserve">hierarchical equal area isolatitude pixelisation </w:t>
      </w:r>
      <w:r>
        <w:rPr>
          <w:rFonts w:ascii="Arial" w:hAnsi="Arial" w:eastAsia="Arial" w:cs="Arial"/>
          <w:b w:val="0"/>
          <w:bCs w:val="0"/>
          <w:i/>
          <w:iCs/>
          <w:color w:val="000000"/>
          <w:sz w:val="20"/>
          <w:szCs w:val="20"/>
        </w:rPr>
        <w:t xml:space="preserve">of a </w:t>
      </w:r>
      <w:r>
        <w:rPr>
          <w:rFonts w:ascii="Arial" w:hAnsi="Arial" w:eastAsia="Arial" w:cs="Arial"/>
          <w:b w:val="0"/>
          <w:bCs w:val="0"/>
          <w:i/>
          <w:iCs/>
          <w:sz w:val="20"/>
          <w:szCs w:val="20"/>
        </w:rPr>
        <w:t xml:space="preserve">sph</w:t>
      </w:r>
      <w:r>
        <w:rPr>
          <w:rFonts w:ascii="Arial" w:hAnsi="Arial" w:eastAsia="Arial" w:cs="Arial"/>
          <w:b w:val="0"/>
          <w:bCs w:val="0"/>
          <w:i/>
          <w:iCs/>
          <w:sz w:val="20"/>
          <w:szCs w:val="20"/>
        </w:rPr>
        <w:t xml:space="preserve">ere</w:t>
      </w:r>
      <w:r>
        <w:rPr>
          <w:rFonts w:ascii="Arial" w:hAnsi="Arial" w:eastAsia="Arial" w:cs="Arial"/>
          <w:i/>
          <w:iCs/>
          <w:color w:val="000000"/>
          <w:sz w:val="20"/>
          <w:szCs w:val="20"/>
        </w:rPr>
        <w:t xml:space="preserve"> based on subdivision of a distorted </w:t>
      </w:r>
      <w:r>
        <w:rPr>
          <w:rFonts w:ascii="Arial" w:hAnsi="Arial" w:eastAsia="Arial" w:cs="Arial"/>
          <w:i/>
          <w:iCs/>
          <w:sz w:val="20"/>
          <w:szCs w:val="20"/>
        </w:rPr>
        <w:t xml:space="preserve">rhombic dodecahedron </w:t>
      </w:r>
      <w:r>
        <w:rPr>
          <w:rFonts w:ascii="Arial" w:hAnsi="Arial" w:eastAsia="Arial" w:cs="Arial"/>
          <w:i/>
          <w:iCs/>
          <w:color w:val="000000"/>
          <w:sz w:val="20"/>
          <w:szCs w:val="20"/>
        </w:rPr>
        <w:t xml:space="preserve">(HEALPix)</w:t>
      </w:r>
      <w:r>
        <w:rPr>
          <w:b w:val="0"/>
          <w:bCs w:val="0"/>
          <w:i/>
          <w:iCs/>
          <w:sz w:val="20"/>
          <w:szCs w:val="20"/>
        </w:rPr>
        <w:t xml:space="preserve">, </w:t>
      </w:r>
      <w:r>
        <w:rPr>
          <w:b w:val="0"/>
          <w:bCs w:val="0"/>
          <w:i/>
          <w:iCs/>
          <w:sz w:val="20"/>
          <w:szCs w:val="20"/>
        </w:rPr>
        <w:t xml:space="preserve">as defined b</w:t>
      </w:r>
      <w:r>
        <w:rPr>
          <w:b w:val="0"/>
          <w:bCs w:val="0"/>
          <w:i/>
          <w:iCs/>
          <w:sz w:val="20"/>
          <w:szCs w:val="20"/>
        </w:rPr>
        <w:t xml:space="preserve">y the </w:t>
      </w:r>
      <w:hyperlink r:id="rId42"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sz w:val="20"/>
          <w:szCs w:val="20"/>
          <w:highlight w:val="none"/>
        </w:rPr>
        <w:t xml:space="preserve">.</w:t>
      </w:r>
      <w:r>
        <w:rPr>
          <w:rFonts w:ascii="Arial" w:hAnsi="Arial" w:cs="Arial"/>
          <w:b w:val="0"/>
          <w:bCs w:val="0"/>
          <w:sz w:val="20"/>
          <w:szCs w:val="20"/>
        </w:rPr>
      </w:r>
      <w:r>
        <w:rPr>
          <w:rFonts w:ascii="Arial" w:hAnsi="Arial" w:cs="Arial"/>
          <w:b w:val="0"/>
          <w:bCs w:val="0"/>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sz w:val="20"/>
          <w:szCs w:val="20"/>
        </w:rPr>
      </w:pPr>
      <w:r>
        <w:rPr>
          <w:rFonts w:ascii="Arial" w:hAnsi="Arial" w:eastAsia="Arial" w:cs="Arial"/>
          <w:b/>
          <w:bCs/>
          <w:color w:val="000000"/>
          <w:sz w:val="20"/>
          <w:szCs w:val="20"/>
          <w:u w:val="none"/>
        </w:rPr>
        <w:t xml:space="preserve">lambert_azi</w:t>
      </w:r>
      <w:r>
        <w:rPr>
          <w:rFonts w:ascii="Arial" w:hAnsi="Arial" w:eastAsia="Arial" w:cs="Arial"/>
          <w:b/>
          <w:bCs/>
          <w:color w:val="000000"/>
          <w:sz w:val="20"/>
          <w:szCs w:val="20"/>
          <w:u w:val="none"/>
        </w:rPr>
        <w:t xml:space="preserve">mut</w:t>
      </w:r>
      <w:r>
        <w:rPr>
          <w:rFonts w:ascii="Arial" w:hAnsi="Arial" w:eastAsia="Arial" w:cs="Arial"/>
          <w:b/>
          <w:bCs/>
          <w:color w:val="000000"/>
          <w:sz w:val="20"/>
          <w:szCs w:val="20"/>
          <w:u w:val="none"/>
        </w:rPr>
        <w:t xml:space="preserve">hal_equal_area</w:t>
      </w:r>
      <w:r>
        <w:rPr>
          <w:rFonts w:ascii="Arial" w:hAnsi="Arial" w:cs="Arial"/>
          <w:b/>
          <w:bCs/>
          <w:sz w:val="20"/>
          <w:szCs w:val="20"/>
        </w:rPr>
      </w:r>
      <w:r>
        <w:rPr>
          <w:rFonts w:ascii="Arial" w:hAnsi="Arial" w:cs="Arial"/>
          <w:b/>
          <w:bCs/>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sz w:val="20"/>
          <w:szCs w:val="20"/>
        </w:rPr>
      </w:pPr>
      <w:r>
        <w:rPr>
          <w:rFonts w:ascii="Arial" w:hAnsi="Arial" w:eastAsia="Arial" w:cs="Arial"/>
          <w:b/>
          <w:bCs/>
          <w:sz w:val="20"/>
          <w:szCs w:val="20"/>
          <w:highlight w:val="none"/>
        </w:rPr>
      </w:r>
      <w:r>
        <w:rPr>
          <w:rFonts w:ascii="Arial" w:hAnsi="Arial" w:eastAsia="Arial" w:cs="Arial"/>
          <w:b w:val="0"/>
          <w:bCs w:val="0"/>
          <w:i/>
          <w:iCs/>
          <w:color w:val="000000"/>
          <w:sz w:val="20"/>
          <w:szCs w:val="20"/>
        </w:rPr>
        <w:t xml:space="preserve">A projection </w:t>
      </w:r>
      <w:r>
        <w:rPr>
          <w:rFonts w:ascii="Arial" w:hAnsi="Arial" w:eastAsia="Arial" w:cs="Arial"/>
          <w:b w:val="0"/>
          <w:bCs w:val="0"/>
          <w:i/>
          <w:iCs/>
          <w:color w:val="000000"/>
          <w:sz w:val="20"/>
          <w:szCs w:val="20"/>
        </w:rPr>
        <w:t xml:space="preserve">that accurately preserves the area of all regions on a map</w:t>
      </w:r>
      <w:r>
        <w:rPr>
          <w:b w:val="0"/>
          <w:bCs w:val="0"/>
          <w:i/>
          <w:iCs/>
          <w:sz w:val="20"/>
          <w:szCs w:val="20"/>
        </w:rPr>
        <w:t xml:space="preserve">, as </w:t>
      </w:r>
      <w:r>
        <w:rPr>
          <w:b w:val="0"/>
          <w:bCs w:val="0"/>
          <w:i/>
          <w:iCs/>
          <w:sz w:val="20"/>
          <w:szCs w:val="20"/>
        </w:rPr>
        <w:t xml:space="preserve">defined by the </w:t>
      </w:r>
      <w:hyperlink r:id="rId43"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color w:val="000000"/>
          <w:sz w:val="20"/>
          <w:szCs w:val="20"/>
          <w:u w:val="none"/>
        </w:rPr>
        <w:t xml:space="preserve">.</w:t>
      </w:r>
      <w:r>
        <w:rPr>
          <w:rFonts w:ascii="Arial" w:hAnsi="Arial" w:cs="Arial"/>
          <w:b w:val="0"/>
          <w:bCs w:val="0"/>
          <w:sz w:val="20"/>
          <w:szCs w:val="20"/>
        </w:rPr>
      </w:r>
      <w:r>
        <w:rPr>
          <w:rFonts w:ascii="Arial" w:hAnsi="Arial" w:cs="Arial"/>
          <w:b w:val="0"/>
          <w:bCs w:val="0"/>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sz w:val="20"/>
          <w:szCs w:val="20"/>
        </w:rPr>
      </w:pPr>
      <w:r>
        <w:rPr>
          <w:rFonts w:ascii="Arial" w:hAnsi="Arial" w:eastAsia="Arial" w:cs="Arial"/>
          <w:b/>
          <w:bCs/>
          <w:color w:val="000000"/>
          <w:sz w:val="20"/>
          <w:szCs w:val="20"/>
          <w:u w:val="none"/>
        </w:rPr>
        <w:t xml:space="preserve">lambert_conformal_co</w:t>
      </w:r>
      <w:r>
        <w:rPr>
          <w:rFonts w:ascii="Arial" w:hAnsi="Arial" w:eastAsia="Arial" w:cs="Arial"/>
          <w:b/>
          <w:bCs/>
          <w:color w:val="000000"/>
          <w:sz w:val="20"/>
          <w:szCs w:val="20"/>
          <w:u w:val="none"/>
        </w:rPr>
        <w:t xml:space="preserve">ni</w:t>
      </w:r>
      <w:r>
        <w:rPr>
          <w:rFonts w:ascii="Arial" w:hAnsi="Arial" w:eastAsia="Arial" w:cs="Arial"/>
          <w:b/>
          <w:bCs/>
          <w:color w:val="000000"/>
          <w:sz w:val="20"/>
          <w:szCs w:val="20"/>
          <w:u w:val="none"/>
        </w:rPr>
        <w:t xml:space="preserve">c</w:t>
      </w:r>
      <w:r>
        <w:rPr>
          <w:rFonts w:ascii="Arial" w:hAnsi="Arial" w:cs="Arial"/>
          <w:b/>
          <w:bCs/>
          <w:sz w:val="20"/>
          <w:szCs w:val="20"/>
        </w:rPr>
      </w:r>
      <w:r>
        <w:rPr>
          <w:rFonts w:ascii="Arial" w:hAnsi="Arial" w:cs="Arial"/>
          <w:b/>
          <w:bCs/>
          <w:sz w:val="20"/>
          <w:szCs w:val="20"/>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sz w:val="20"/>
          <w:szCs w:val="20"/>
        </w:rPr>
      </w:pPr>
      <w:r>
        <w:rPr>
          <w:rFonts w:ascii="Arial" w:hAnsi="Arial" w:eastAsia="Arial" w:cs="Arial"/>
          <w:b/>
          <w:bCs/>
          <w:sz w:val="20"/>
          <w:szCs w:val="20"/>
          <w:highlight w:val="none"/>
        </w:rPr>
      </w:r>
      <w:r>
        <w:rPr>
          <w:rFonts w:ascii="Arial" w:hAnsi="Arial" w:eastAsia="Arial" w:cs="Arial"/>
          <w:b w:val="0"/>
          <w:bCs w:val="0"/>
          <w:i/>
          <w:iCs/>
          <w:sz w:val="20"/>
          <w:szCs w:val="20"/>
        </w:rPr>
        <w:t xml:space="preserve">A</w:t>
      </w:r>
      <w:r>
        <w:rPr>
          <w:rFonts w:ascii="Arial" w:hAnsi="Arial" w:eastAsia="Arial" w:cs="Arial"/>
          <w:b w:val="0"/>
          <w:bCs w:val="0"/>
          <w:i/>
          <w:iCs/>
          <w:sz w:val="20"/>
          <w:szCs w:val="20"/>
        </w:rPr>
        <w:t xml:space="preserve"> </w:t>
      </w:r>
      <w:r>
        <w:rPr>
          <w:rFonts w:ascii="Arial" w:hAnsi="Arial" w:eastAsia="Arial" w:cs="Arial"/>
          <w:b w:val="0"/>
          <w:bCs w:val="0"/>
          <w:i/>
          <w:iCs/>
          <w:sz w:val="20"/>
          <w:szCs w:val="20"/>
        </w:rPr>
        <w:t xml:space="preserve">projection that preserves the shape of small areas by using a cone placed over the Earth's surface, with the projection onto the cone occurring along lines radiating from the Earth's centre</w:t>
      </w:r>
      <w:r>
        <w:rPr>
          <w:b w:val="0"/>
          <w:bCs w:val="0"/>
          <w:i/>
          <w:iCs/>
          <w:sz w:val="20"/>
          <w:szCs w:val="20"/>
        </w:rPr>
        <w:t xml:space="preserve">, as </w:t>
      </w:r>
      <w:r>
        <w:rPr>
          <w:b w:val="0"/>
          <w:bCs w:val="0"/>
          <w:i/>
          <w:iCs/>
          <w:sz w:val="20"/>
          <w:szCs w:val="20"/>
        </w:rPr>
        <w:t xml:space="preserve">defined by the </w:t>
      </w:r>
      <w:hyperlink r:id="rId44"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color w:val="000000"/>
          <w:sz w:val="20"/>
          <w:szCs w:val="20"/>
          <w:u w:val="none"/>
        </w:rPr>
        <w:t xml:space="preserve">.</w:t>
      </w:r>
      <w:r>
        <w:rPr>
          <w:rFonts w:ascii="Arial" w:hAnsi="Arial" w:cs="Arial"/>
          <w:b w:val="0"/>
          <w:bCs w:val="0"/>
          <w:sz w:val="20"/>
          <w:szCs w:val="20"/>
        </w:rPr>
      </w:r>
      <w:r>
        <w:rPr>
          <w:rFonts w:ascii="Arial" w:hAnsi="Arial" w:cs="Arial"/>
          <w:b w:val="0"/>
          <w:bCs w:val="0"/>
          <w:sz w:val="20"/>
          <w:szCs w:val="20"/>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sz w:val="20"/>
          <w:szCs w:val="20"/>
          <w:highlight w:val="none"/>
        </w:rPr>
      </w:pPr>
      <w:r>
        <w:rPr>
          <w:rFonts w:ascii="Arial" w:hAnsi="Arial" w:eastAsia="Arial" w:cs="Arial"/>
          <w:b/>
          <w:bCs/>
          <w:color w:val="000000"/>
          <w:sz w:val="20"/>
          <w:szCs w:val="20"/>
          <w:u w:val="none"/>
        </w:rPr>
        <w:t xml:space="preserve">lambert</w:t>
      </w:r>
      <w:r>
        <w:rPr>
          <w:rFonts w:ascii="Arial" w:hAnsi="Arial" w:eastAsia="Arial" w:cs="Arial"/>
          <w:b/>
          <w:bCs/>
          <w:i/>
          <w:iCs/>
          <w:color w:val="000000"/>
          <w:sz w:val="20"/>
          <w:szCs w:val="20"/>
          <w:u w:val="none"/>
        </w:rPr>
        <w:t xml:space="preserve">_c</w:t>
      </w:r>
      <w:r>
        <w:rPr>
          <w:rFonts w:ascii="Arial" w:hAnsi="Arial" w:eastAsia="Arial" w:cs="Arial"/>
          <w:b/>
          <w:bCs/>
          <w:i/>
          <w:iCs/>
          <w:color w:val="000000"/>
          <w:sz w:val="20"/>
          <w:szCs w:val="20"/>
          <w:highlight w:val="none"/>
          <w:u w:val="none"/>
        </w:rPr>
        <w:t xml:space="preserve">yli</w:t>
      </w:r>
      <w:r>
        <w:rPr>
          <w:rFonts w:ascii="Arial" w:hAnsi="Arial" w:eastAsia="Arial" w:cs="Arial"/>
          <w:b/>
          <w:bCs/>
          <w:i/>
          <w:iCs/>
          <w:color w:val="000000"/>
          <w:sz w:val="20"/>
          <w:szCs w:val="20"/>
          <w:highlight w:val="none"/>
          <w:u w:val="none"/>
        </w:rPr>
        <w:t xml:space="preserve">ndric</w:t>
      </w:r>
      <w:r>
        <w:rPr>
          <w:rFonts w:ascii="Arial" w:hAnsi="Arial" w:eastAsia="Arial" w:cs="Arial"/>
          <w:b/>
          <w:bCs/>
          <w:i/>
          <w:iCs/>
          <w:color w:val="000000"/>
          <w:sz w:val="20"/>
          <w:szCs w:val="20"/>
          <w:highlight w:val="none"/>
          <w:u w:val="none"/>
        </w:rPr>
        <w:t xml:space="preserve">al_equal_area</w:t>
      </w:r>
      <w:r>
        <w:rPr>
          <w:rFonts w:ascii="Arial" w:hAnsi="Arial" w:cs="Arial"/>
          <w:b/>
          <w:bCs/>
          <w:i/>
          <w:sz w:val="20"/>
          <w:szCs w:val="20"/>
          <w:highlight w:val="none"/>
        </w:rPr>
      </w:r>
      <w:r>
        <w:rPr>
          <w:rFonts w:ascii="Arial" w:hAnsi="Arial" w:cs="Arial"/>
          <w:b/>
          <w:bCs/>
          <w:i/>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iCs/>
          <w:sz w:val="20"/>
          <w:szCs w:val="20"/>
          <w:highlight w:val="none"/>
        </w:rPr>
      </w:r>
      <w:r>
        <w:rPr>
          <w:rFonts w:ascii="Arial" w:hAnsi="Arial" w:eastAsia="Arial" w:cs="Arial"/>
          <w:b w:val="0"/>
          <w:bCs w:val="0"/>
          <w:i/>
          <w:iCs/>
          <w:color w:val="000000"/>
          <w:sz w:val="20"/>
          <w:szCs w:val="20"/>
          <w:highlight w:val="none"/>
        </w:rPr>
        <w:t xml:space="preserve">A cylindrical map projection that </w:t>
      </w:r>
      <w:r>
        <w:rPr>
          <w:rFonts w:ascii="Arial" w:hAnsi="Arial" w:eastAsia="Arial" w:cs="Arial"/>
          <w:b w:val="0"/>
          <w:bCs w:val="0"/>
          <w:i/>
          <w:iCs/>
          <w:color w:val="000000"/>
          <w:sz w:val="20"/>
          <w:szCs w:val="20"/>
          <w:highlight w:val="none"/>
        </w:rPr>
        <w:t xml:space="preserve">preserves area accurately but distorts shape, especially away from the equator</w:t>
      </w:r>
      <w:r>
        <w:rPr>
          <w:b w:val="0"/>
          <w:bCs w:val="0"/>
          <w:i/>
          <w:iCs/>
          <w:sz w:val="20"/>
          <w:szCs w:val="20"/>
        </w:rPr>
        <w:t xml:space="preserve">, as </w:t>
      </w:r>
      <w:r>
        <w:rPr>
          <w:b w:val="0"/>
          <w:bCs w:val="0"/>
          <w:i/>
          <w:iCs/>
          <w:sz w:val="20"/>
          <w:szCs w:val="20"/>
        </w:rPr>
        <w:t xml:space="preserve">defined by the </w:t>
      </w:r>
      <w:hyperlink r:id="rId45"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val="0"/>
          <w:i w:val="0"/>
          <w:sz w:val="20"/>
          <w:szCs w:val="20"/>
          <w:highlight w:val="none"/>
        </w:rPr>
      </w:pPr>
      <w:r>
        <w:rPr>
          <w:rFonts w:ascii="Arial" w:hAnsi="Arial" w:eastAsia="Arial" w:cs="Arial"/>
          <w:b/>
          <w:bCs/>
          <w:i w:val="0"/>
          <w:iCs w:val="0"/>
          <w:color w:val="000000"/>
          <w:sz w:val="20"/>
          <w:szCs w:val="20"/>
          <w:highlight w:val="none"/>
          <w:u w:val="none"/>
        </w:rPr>
        <w:t xml:space="preserve">latitude_longitude</w:t>
      </w:r>
      <w:r>
        <w:rPr>
          <w:rFonts w:ascii="Arial" w:hAnsi="Arial" w:cs="Arial"/>
          <w:b/>
          <w:bCs w:val="0"/>
          <w:i w:val="0"/>
          <w:sz w:val="20"/>
          <w:szCs w:val="20"/>
          <w:highlight w:val="none"/>
        </w:rPr>
      </w:r>
      <w:r>
        <w:rPr>
          <w:rFonts w:ascii="Arial" w:hAnsi="Arial" w:cs="Arial"/>
          <w:b/>
          <w:bCs w:val="0"/>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val="0"/>
          <w:iCs w:val="0"/>
          <w:sz w:val="20"/>
          <w:szCs w:val="20"/>
          <w:highlight w:val="none"/>
        </w:rPr>
      </w:r>
      <w:r>
        <w:rPr>
          <w:rFonts w:ascii="Arial" w:hAnsi="Arial" w:eastAsia="Arial" w:cs="Arial"/>
          <w:b w:val="0"/>
          <w:bCs w:val="0"/>
          <w:i/>
          <w:iCs/>
          <w:color w:val="000000"/>
          <w:sz w:val="20"/>
          <w:szCs w:val="20"/>
          <w:highlight w:val="none"/>
        </w:rPr>
        <w:t xml:space="preserve">A p</w:t>
      </w:r>
      <w:r>
        <w:rPr>
          <w:rFonts w:ascii="Arial" w:hAnsi="Arial" w:eastAsia="Arial" w:cs="Arial"/>
          <w:b w:val="0"/>
          <w:bCs w:val="0"/>
          <w:i/>
          <w:iCs/>
          <w:color w:val="000000"/>
          <w:sz w:val="20"/>
          <w:szCs w:val="20"/>
          <w:highlight w:val="none"/>
        </w:rPr>
        <w:t xml:space="preserve">roje</w:t>
      </w:r>
      <w:r>
        <w:rPr>
          <w:rFonts w:ascii="Arial" w:hAnsi="Arial" w:eastAsia="Arial" w:cs="Arial"/>
          <w:b w:val="0"/>
          <w:bCs w:val="0"/>
          <w:i/>
          <w:iCs/>
          <w:color w:val="000000"/>
          <w:sz w:val="20"/>
          <w:szCs w:val="20"/>
          <w:highlight w:val="none"/>
        </w:rPr>
        <w:t xml:space="preserve">ction that treats </w:t>
      </w:r>
      <w:r>
        <w:rPr>
          <w:rFonts w:ascii="Arial" w:hAnsi="Arial" w:eastAsia="Arial" w:cs="Arial"/>
          <w:b w:val="0"/>
          <w:bCs w:val="0"/>
          <w:i/>
          <w:iCs/>
          <w:color w:val="000000"/>
          <w:sz w:val="20"/>
          <w:szCs w:val="20"/>
          <w:highlight w:val="none"/>
        </w:rPr>
        <w:t xml:space="preserve">latitude and longitude as planar X and Y coordinates</w:t>
      </w:r>
      <w:r>
        <w:rPr>
          <w:b w:val="0"/>
          <w:bCs w:val="0"/>
          <w:i/>
          <w:iCs/>
          <w:sz w:val="20"/>
          <w:szCs w:val="20"/>
        </w:rPr>
        <w:t xml:space="preserve">, as </w:t>
      </w:r>
      <w:r>
        <w:rPr>
          <w:b w:val="0"/>
          <w:bCs w:val="0"/>
          <w:i/>
          <w:iCs/>
          <w:sz w:val="20"/>
          <w:szCs w:val="20"/>
        </w:rPr>
        <w:t xml:space="preserve">defined by the </w:t>
      </w:r>
      <w:hyperlink r:id="rId46"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sz w:val="20"/>
          <w:szCs w:val="20"/>
          <w:highlight w:val="none"/>
        </w:rPr>
      </w:pPr>
      <w:r>
        <w:rPr>
          <w:rFonts w:ascii="Arial" w:hAnsi="Arial" w:eastAsia="Arial" w:cs="Arial"/>
          <w:b/>
          <w:bCs/>
          <w:i w:val="0"/>
          <w:iCs w:val="0"/>
          <w:color w:val="000000"/>
          <w:sz w:val="20"/>
          <w:szCs w:val="20"/>
          <w:highlight w:val="none"/>
          <w:u w:val="none"/>
        </w:rPr>
        <w:t xml:space="preserve">orthographi</w:t>
      </w:r>
      <w:r>
        <w:rPr>
          <w:rFonts w:ascii="Arial" w:hAnsi="Arial" w:eastAsia="Arial" w:cs="Arial"/>
          <w:b/>
          <w:bCs/>
          <w:i w:val="0"/>
          <w:iCs w:val="0"/>
          <w:color w:val="000000"/>
          <w:sz w:val="20"/>
          <w:szCs w:val="20"/>
          <w:highlight w:val="none"/>
          <w:u w:val="none"/>
        </w:rPr>
        <w:t xml:space="preserve">c</w:t>
      </w:r>
      <w:r>
        <w:rPr>
          <w:rFonts w:ascii="Arial" w:hAnsi="Arial" w:cs="Arial"/>
          <w:b/>
          <w:bCs/>
          <w:i/>
          <w:sz w:val="20"/>
          <w:szCs w:val="20"/>
          <w:highlight w:val="none"/>
        </w:rPr>
      </w:r>
      <w:r>
        <w:rPr>
          <w:rFonts w:ascii="Arial" w:hAnsi="Arial" w:cs="Arial"/>
          <w:b/>
          <w:bCs/>
          <w:i/>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bCs/>
          <w:i w:val="0"/>
          <w:iCs w:val="0"/>
          <w:sz w:val="20"/>
          <w:szCs w:val="20"/>
          <w:highlight w:val="none"/>
        </w:rPr>
      </w:r>
      <w:r>
        <w:rPr>
          <w:rFonts w:ascii="Arial" w:hAnsi="Arial" w:eastAsia="Arial" w:cs="Arial"/>
          <w:b w:val="0"/>
          <w:bCs w:val="0"/>
          <w:i/>
          <w:iCs/>
          <w:color w:val="000000"/>
          <w:sz w:val="20"/>
          <w:szCs w:val="20"/>
          <w:highlight w:val="none"/>
        </w:rPr>
        <w:t xml:space="preserve">A f</w:t>
      </w:r>
      <w:r>
        <w:rPr>
          <w:rFonts w:ascii="Arial" w:hAnsi="Arial" w:eastAsia="Arial" w:cs="Arial"/>
          <w:b w:val="0"/>
          <w:bCs w:val="0"/>
          <w:i/>
          <w:iCs/>
          <w:color w:val="000000"/>
          <w:sz w:val="20"/>
          <w:szCs w:val="20"/>
          <w:highlight w:val="none"/>
        </w:rPr>
        <w:t xml:space="preserve">orm of </w:t>
      </w:r>
      <w:r>
        <w:rPr>
          <w:rFonts w:ascii="Arial" w:hAnsi="Arial" w:eastAsia="Arial" w:cs="Arial"/>
          <w:b w:val="0"/>
          <w:bCs w:val="0"/>
          <w:i/>
          <w:iCs/>
          <w:sz w:val="20"/>
          <w:szCs w:val="20"/>
          <w:highlight w:val="none"/>
        </w:rPr>
        <w:t xml:space="preserve">p</w:t>
      </w:r>
      <w:r>
        <w:rPr>
          <w:rFonts w:ascii="Arial" w:hAnsi="Arial" w:eastAsia="Arial" w:cs="Arial"/>
          <w:b w:val="0"/>
          <w:bCs w:val="0"/>
          <w:i/>
          <w:iCs/>
          <w:sz w:val="20"/>
          <w:szCs w:val="20"/>
          <w:highlight w:val="none"/>
        </w:rPr>
        <w:t xml:space="preserve">arallel projection</w:t>
      </w:r>
      <w:r>
        <w:rPr>
          <w:rFonts w:ascii="Arial" w:hAnsi="Arial" w:eastAsia="Arial" w:cs="Arial"/>
          <w:b w:val="0"/>
          <w:bCs w:val="0"/>
          <w:i/>
          <w:iCs/>
          <w:color w:val="000000"/>
          <w:sz w:val="20"/>
          <w:szCs w:val="20"/>
          <w:highlight w:val="none"/>
        </w:rPr>
        <w:t xml:space="preserve"> in which all the projection lines are </w:t>
      </w:r>
      <w:r>
        <w:rPr>
          <w:rFonts w:ascii="Arial" w:hAnsi="Arial" w:eastAsia="Arial" w:cs="Arial"/>
          <w:b w:val="0"/>
          <w:bCs w:val="0"/>
          <w:i/>
          <w:iCs/>
          <w:sz w:val="20"/>
          <w:szCs w:val="20"/>
          <w:highlight w:val="none"/>
        </w:rPr>
        <w:t xml:space="preserve">orthogonal</w:t>
      </w:r>
      <w:r>
        <w:rPr>
          <w:rFonts w:ascii="Arial" w:hAnsi="Arial" w:eastAsia="Arial" w:cs="Arial"/>
          <w:b w:val="0"/>
          <w:bCs w:val="0"/>
          <w:i/>
          <w:iCs/>
          <w:color w:val="000000"/>
          <w:sz w:val="20"/>
          <w:szCs w:val="20"/>
          <w:highlight w:val="none"/>
        </w:rPr>
        <w:t xml:space="preserve"> to the </w:t>
      </w:r>
      <w:r>
        <w:rPr>
          <w:rFonts w:ascii="Arial" w:hAnsi="Arial" w:eastAsia="Arial" w:cs="Arial"/>
          <w:b w:val="0"/>
          <w:bCs w:val="0"/>
          <w:i/>
          <w:iCs/>
          <w:sz w:val="20"/>
          <w:szCs w:val="20"/>
          <w:highlight w:val="none"/>
        </w:rPr>
        <w:t xml:space="preserve">projection plane</w:t>
      </w:r>
      <w:r>
        <w:rPr>
          <w:b w:val="0"/>
          <w:bCs w:val="0"/>
          <w:i/>
          <w:iCs/>
          <w:sz w:val="20"/>
          <w:szCs w:val="20"/>
        </w:rPr>
        <w:t xml:space="preserve">, as </w:t>
      </w:r>
      <w:r>
        <w:rPr>
          <w:b w:val="0"/>
          <w:bCs w:val="0"/>
          <w:i/>
          <w:iCs/>
          <w:sz w:val="20"/>
          <w:szCs w:val="20"/>
        </w:rPr>
        <w:t xml:space="preserve">defined by the </w:t>
      </w:r>
      <w:hyperlink r:id="rId47"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val="0"/>
          <w:i w:val="0"/>
          <w:sz w:val="20"/>
          <w:szCs w:val="20"/>
          <w:highlight w:val="none"/>
        </w:rPr>
      </w:pPr>
      <w:r>
        <w:rPr>
          <w:rFonts w:ascii="Arial" w:hAnsi="Arial" w:eastAsia="Arial" w:cs="Arial"/>
          <w:b/>
          <w:bCs/>
          <w:i w:val="0"/>
          <w:iCs w:val="0"/>
          <w:color w:val="000000"/>
          <w:sz w:val="20"/>
          <w:szCs w:val="20"/>
          <w:highlight w:val="none"/>
          <w:u w:val="none"/>
        </w:rPr>
        <w:t xml:space="preserve">polar_stereographic</w:t>
      </w:r>
      <w:r>
        <w:rPr>
          <w:rFonts w:ascii="Arial" w:hAnsi="Arial" w:cs="Arial"/>
          <w:b/>
          <w:bCs w:val="0"/>
          <w:i w:val="0"/>
          <w:sz w:val="20"/>
          <w:szCs w:val="20"/>
          <w:highlight w:val="none"/>
        </w:rPr>
      </w:r>
      <w:r>
        <w:rPr>
          <w:rFonts w:ascii="Arial" w:hAnsi="Arial" w:cs="Arial"/>
          <w:b/>
          <w:bCs w:val="0"/>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val="0"/>
          <w:iCs w:val="0"/>
          <w:color w:val="000000"/>
          <w:sz w:val="20"/>
          <w:szCs w:val="20"/>
          <w:highlight w:val="none"/>
          <w:u w:val="none"/>
        </w:rPr>
      </w:r>
      <w:r>
        <w:rPr>
          <w:rFonts w:ascii="Arial" w:hAnsi="Arial" w:eastAsia="Arial" w:cs="Arial"/>
          <w:b w:val="0"/>
          <w:bCs w:val="0"/>
          <w:i/>
          <w:iCs/>
          <w:color w:val="000000"/>
          <w:sz w:val="20"/>
          <w:szCs w:val="20"/>
          <w:highlight w:val="none"/>
        </w:rPr>
        <w:t xml:space="preserve">An azimuthal projection that maps the Earth's surface onto a flat plane from a view point at one pole, projecting points from the globe to a plane tangent to the opposite pole</w:t>
      </w:r>
      <w:r>
        <w:rPr>
          <w:b w:val="0"/>
          <w:bCs w:val="0"/>
          <w:i/>
          <w:iCs/>
          <w:sz w:val="20"/>
          <w:szCs w:val="20"/>
        </w:rPr>
        <w:t xml:space="preserve">, as </w:t>
      </w:r>
      <w:r>
        <w:rPr>
          <w:b w:val="0"/>
          <w:bCs w:val="0"/>
          <w:i/>
          <w:iCs/>
          <w:sz w:val="20"/>
          <w:szCs w:val="20"/>
        </w:rPr>
        <w:t xml:space="preserve">defined by the </w:t>
      </w:r>
      <w:hyperlink r:id="rId48"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val="0"/>
          <w:i w:val="0"/>
          <w:sz w:val="20"/>
          <w:szCs w:val="20"/>
          <w:highlight w:val="none"/>
        </w:rPr>
      </w:pPr>
      <w:r>
        <w:rPr>
          <w:rFonts w:ascii="Arial" w:hAnsi="Arial" w:eastAsia="Arial" w:cs="Arial"/>
          <w:b/>
          <w:bCs/>
          <w:i w:val="0"/>
          <w:iCs w:val="0"/>
          <w:color w:val="000000"/>
          <w:sz w:val="20"/>
          <w:szCs w:val="20"/>
          <w:highlight w:val="none"/>
          <w:u w:val="none"/>
        </w:rPr>
        <w:t xml:space="preserve">rotated_latitude_longitude</w:t>
      </w:r>
      <w:r>
        <w:rPr>
          <w:rFonts w:ascii="Arial" w:hAnsi="Arial" w:cs="Arial"/>
          <w:b/>
          <w:bCs w:val="0"/>
          <w:i w:val="0"/>
          <w:sz w:val="20"/>
          <w:szCs w:val="20"/>
          <w:highlight w:val="none"/>
        </w:rPr>
      </w:r>
      <w:r>
        <w:rPr>
          <w:rFonts w:ascii="Arial" w:hAnsi="Arial" w:cs="Arial"/>
          <w:b/>
          <w:bCs w:val="0"/>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val="0"/>
          <w:iCs w:val="0"/>
          <w:sz w:val="20"/>
          <w:szCs w:val="20"/>
          <w:highlight w:val="none"/>
        </w:rPr>
      </w:r>
      <w:r>
        <w:rPr>
          <w:rFonts w:ascii="Arial" w:hAnsi="Arial" w:eastAsia="Arial" w:cs="Arial"/>
          <w:b w:val="0"/>
          <w:bCs w:val="0"/>
          <w:i/>
          <w:iCs/>
          <w:sz w:val="20"/>
          <w:szCs w:val="20"/>
          <w:highlight w:val="none"/>
        </w:rPr>
        <w:t xml:space="preserve">A geographic coordinate system where the traditional north pole is shifted to a different location,</w:t>
      </w:r>
      <w:r>
        <w:rPr>
          <w:b w:val="0"/>
          <w:bCs w:val="0"/>
          <w:i/>
          <w:iCs/>
          <w:sz w:val="20"/>
          <w:szCs w:val="20"/>
        </w:rPr>
        <w:t xml:space="preserve"> as </w:t>
      </w:r>
      <w:r>
        <w:rPr>
          <w:b w:val="0"/>
          <w:bCs w:val="0"/>
          <w:i/>
          <w:iCs/>
          <w:sz w:val="20"/>
          <w:szCs w:val="20"/>
        </w:rPr>
        <w:t xml:space="preserve">defined by the </w:t>
      </w:r>
      <w:hyperlink r:id="rId49"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val="0"/>
          <w:sz w:val="20"/>
          <w:szCs w:val="20"/>
          <w:highlight w:val="none"/>
        </w:rPr>
      </w:pPr>
      <w:r>
        <w:rPr>
          <w:rFonts w:ascii="Arial" w:hAnsi="Arial" w:eastAsia="Arial" w:cs="Arial"/>
          <w:b/>
          <w:bCs/>
          <w:i w:val="0"/>
          <w:iCs w:val="0"/>
          <w:color w:val="000000"/>
          <w:sz w:val="20"/>
          <w:szCs w:val="20"/>
          <w:highlight w:val="none"/>
          <w:u w:val="none"/>
        </w:rPr>
        <w:t xml:space="preserve">sinusoid</w:t>
      </w:r>
      <w:r>
        <w:rPr>
          <w:rFonts w:ascii="Arial" w:hAnsi="Arial" w:eastAsia="Arial" w:cs="Arial"/>
          <w:b/>
          <w:bCs/>
          <w:i w:val="0"/>
          <w:iCs w:val="0"/>
          <w:color w:val="000000"/>
          <w:sz w:val="20"/>
          <w:szCs w:val="20"/>
          <w:highlight w:val="none"/>
          <w:u w:val="none"/>
        </w:rPr>
        <w:t xml:space="preserve">al</w:t>
      </w:r>
      <w:r>
        <w:rPr>
          <w:rFonts w:ascii="Arial" w:hAnsi="Arial" w:cs="Arial"/>
          <w:b/>
          <w:bCs/>
          <w:i w:val="0"/>
          <w:sz w:val="20"/>
          <w:szCs w:val="20"/>
          <w:highlight w:val="none"/>
        </w:rPr>
      </w:r>
      <w:r>
        <w:rPr>
          <w:rFonts w:ascii="Arial" w:hAnsi="Arial" w:cs="Arial"/>
          <w:b/>
          <w:bCs/>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bCs/>
          <w:i w:val="0"/>
          <w:iCs w:val="0"/>
          <w:sz w:val="20"/>
          <w:szCs w:val="20"/>
          <w:highlight w:val="none"/>
        </w:rPr>
      </w:r>
      <w:r>
        <w:rPr>
          <w:rFonts w:ascii="Arial" w:hAnsi="Arial" w:eastAsia="Arial" w:cs="Arial"/>
          <w:b w:val="0"/>
          <w:bCs w:val="0"/>
          <w:i/>
          <w:iCs/>
          <w:color w:val="000000"/>
          <w:sz w:val="20"/>
          <w:szCs w:val="20"/>
          <w:highlight w:val="none"/>
        </w:rPr>
        <w:t xml:space="preserve">A</w:t>
      </w:r>
      <w:r>
        <w:rPr>
          <w:rFonts w:ascii="Arial" w:hAnsi="Arial" w:eastAsia="Arial" w:cs="Arial"/>
          <w:b w:val="0"/>
          <w:bCs w:val="0"/>
          <w:i/>
          <w:iCs/>
          <w:color w:val="000000"/>
          <w:sz w:val="20"/>
          <w:szCs w:val="20"/>
          <w:highlight w:val="none"/>
        </w:rPr>
        <w:t xml:space="preserve">n </w:t>
      </w:r>
      <w:r>
        <w:rPr>
          <w:rFonts w:ascii="Arial" w:hAnsi="Arial" w:eastAsia="Arial" w:cs="Arial"/>
          <w:b w:val="0"/>
          <w:bCs w:val="0"/>
          <w:i/>
          <w:iCs/>
          <w:color w:val="000000"/>
          <w:sz w:val="20"/>
          <w:szCs w:val="20"/>
          <w:highlight w:val="none"/>
        </w:rPr>
        <w:t xml:space="preserve">equ</w:t>
      </w:r>
      <w:r>
        <w:rPr>
          <w:rFonts w:ascii="Arial" w:hAnsi="Arial" w:eastAsia="Arial" w:cs="Arial"/>
          <w:b w:val="0"/>
          <w:bCs w:val="0"/>
          <w:i/>
          <w:iCs/>
          <w:color w:val="000000"/>
          <w:sz w:val="20"/>
          <w:szCs w:val="20"/>
          <w:highlight w:val="none"/>
        </w:rPr>
        <w:t xml:space="preserve">al-area projection</w:t>
      </w:r>
      <w:r>
        <w:rPr>
          <w:rFonts w:ascii="Arial" w:hAnsi="Arial" w:eastAsia="Arial" w:cs="Arial"/>
          <w:b w:val="0"/>
          <w:bCs w:val="0"/>
          <w:i/>
          <w:iCs/>
          <w:color w:val="000000"/>
          <w:sz w:val="20"/>
          <w:szCs w:val="20"/>
          <w:highlight w:val="none"/>
        </w:rPr>
        <w:t xml:space="preserve"> that accurately represents area but distorts shape, especially at the edges</w:t>
      </w:r>
      <w:r>
        <w:rPr>
          <w:b w:val="0"/>
          <w:bCs w:val="0"/>
          <w:i/>
          <w:iCs/>
          <w:sz w:val="20"/>
          <w:szCs w:val="20"/>
        </w:rPr>
        <w:t xml:space="preserve">, as </w:t>
      </w:r>
      <w:r>
        <w:rPr>
          <w:b w:val="0"/>
          <w:bCs w:val="0"/>
          <w:i/>
          <w:iCs/>
          <w:sz w:val="20"/>
          <w:szCs w:val="20"/>
        </w:rPr>
        <w:t xml:space="preserve">defined by the </w:t>
      </w:r>
      <w:hyperlink r:id="rId50"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i w:val="0"/>
          <w:sz w:val="20"/>
          <w:szCs w:val="20"/>
          <w:highlight w:val="none"/>
        </w:rPr>
      </w:pPr>
      <w:r>
        <w:rPr>
          <w:rFonts w:ascii="Arial" w:hAnsi="Arial" w:eastAsia="Arial" w:cs="Arial"/>
          <w:b/>
          <w:bCs/>
          <w:i w:val="0"/>
          <w:iCs w:val="0"/>
          <w:color w:val="000000"/>
          <w:sz w:val="20"/>
          <w:szCs w:val="20"/>
          <w:highlight w:val="none"/>
          <w:u w:val="none"/>
        </w:rPr>
        <w:t xml:space="preserve">stereograph</w:t>
      </w:r>
      <w:r>
        <w:rPr>
          <w:rFonts w:ascii="Arial" w:hAnsi="Arial" w:eastAsia="Arial" w:cs="Arial"/>
          <w:b/>
          <w:bCs/>
          <w:i w:val="0"/>
          <w:iCs w:val="0"/>
          <w:color w:val="000000"/>
          <w:sz w:val="20"/>
          <w:szCs w:val="20"/>
          <w:highlight w:val="none"/>
          <w:u w:val="none"/>
        </w:rPr>
        <w:t xml:space="preserve">ic</w:t>
      </w:r>
      <w:r>
        <w:rPr>
          <w:rFonts w:ascii="Arial" w:hAnsi="Arial" w:cs="Arial"/>
          <w:b/>
          <w:bCs/>
          <w:i w:val="0"/>
          <w:sz w:val="20"/>
          <w:szCs w:val="20"/>
          <w:highlight w:val="none"/>
        </w:rPr>
      </w:r>
      <w:r>
        <w:rPr>
          <w:rFonts w:ascii="Arial" w:hAnsi="Arial" w:cs="Arial"/>
          <w:b/>
          <w:bCs/>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iCs/>
          <w:sz w:val="20"/>
          <w:szCs w:val="20"/>
          <w:highlight w:val="none"/>
          <w:u w:val="none"/>
        </w:rPr>
        <w:t xml:space="preserve">A</w:t>
      </w:r>
      <w:r>
        <w:rPr>
          <w:rFonts w:ascii="Arial" w:hAnsi="Arial" w:eastAsia="Arial" w:cs="Arial"/>
          <w:b w:val="0"/>
          <w:bCs w:val="0"/>
          <w:i/>
          <w:iCs/>
          <w:sz w:val="20"/>
          <w:szCs w:val="20"/>
          <w:highlight w:val="none"/>
          <w:u w:val="none"/>
        </w:rPr>
        <w:t xml:space="preserve"> projection </w:t>
      </w:r>
      <w:r>
        <w:rPr>
          <w:rFonts w:ascii="Arial" w:hAnsi="Arial" w:eastAsia="Arial" w:cs="Arial"/>
          <w:b w:val="0"/>
          <w:bCs w:val="0"/>
          <w:i/>
          <w:iCs/>
          <w:sz w:val="20"/>
          <w:szCs w:val="20"/>
          <w:highlight w:val="none"/>
          <w:u w:val="none"/>
        </w:rPr>
        <w:t xml:space="preserve">that preserves the angles between intersecting lines and curves on the sphere</w:t>
      </w:r>
      <w:r>
        <w:rPr>
          <w:b w:val="0"/>
          <w:bCs w:val="0"/>
          <w:i/>
          <w:iCs/>
          <w:sz w:val="20"/>
          <w:szCs w:val="20"/>
        </w:rPr>
        <w:t xml:space="preserve">, as </w:t>
      </w:r>
      <w:r>
        <w:rPr>
          <w:b w:val="0"/>
          <w:bCs w:val="0"/>
          <w:i/>
          <w:iCs/>
          <w:sz w:val="20"/>
          <w:szCs w:val="20"/>
        </w:rPr>
        <w:t xml:space="preserve">defined by the </w:t>
      </w:r>
      <w:hyperlink r:id="rId51"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bCs w:val="0"/>
          <w:i w:val="0"/>
          <w:sz w:val="20"/>
          <w:szCs w:val="20"/>
          <w:highlight w:val="none"/>
        </w:rPr>
      </w:pPr>
      <w:r>
        <w:rPr>
          <w:rFonts w:ascii="Arial" w:hAnsi="Arial" w:eastAsia="Arial" w:cs="Arial"/>
          <w:b/>
          <w:bCs/>
          <w:i w:val="0"/>
          <w:iCs w:val="0"/>
          <w:color w:val="000000"/>
          <w:sz w:val="20"/>
          <w:szCs w:val="20"/>
          <w:highlight w:val="none"/>
          <w:u w:val="none"/>
        </w:rPr>
        <w:t xml:space="preserve">transverse_mercator</w:t>
      </w:r>
      <w:r>
        <w:rPr>
          <w:rFonts w:ascii="Arial" w:hAnsi="Arial" w:cs="Arial"/>
          <w:b/>
          <w:bCs w:val="0"/>
          <w:i w:val="0"/>
          <w:sz w:val="20"/>
          <w:szCs w:val="20"/>
          <w:highlight w:val="none"/>
        </w:rPr>
      </w:r>
      <w:r>
        <w:rPr>
          <w:rFonts w:ascii="Arial" w:hAnsi="Arial" w:cs="Arial"/>
          <w:b/>
          <w:bCs w:val="0"/>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cs="Arial"/>
          <w:b w:val="0"/>
          <w:bCs w:val="0"/>
          <w:i w:val="0"/>
          <w:sz w:val="20"/>
          <w:szCs w:val="20"/>
          <w:highlight w:val="none"/>
        </w:rPr>
      </w:pPr>
      <w:r>
        <w:rPr>
          <w:rFonts w:ascii="Arial" w:hAnsi="Arial" w:eastAsia="Arial" w:cs="Arial"/>
          <w:b w:val="0"/>
          <w:bCs w:val="0"/>
          <w:i w:val="0"/>
          <w:iCs w:val="0"/>
          <w:sz w:val="20"/>
          <w:szCs w:val="20"/>
          <w:highlight w:val="none"/>
        </w:rPr>
      </w:r>
      <w:r>
        <w:rPr>
          <w:rFonts w:ascii="Arial" w:hAnsi="Arial" w:eastAsia="Arial" w:cs="Arial"/>
          <w:b w:val="0"/>
          <w:bCs w:val="0"/>
          <w:i/>
          <w:iCs/>
          <w:sz w:val="20"/>
          <w:szCs w:val="20"/>
          <w:highlight w:val="none"/>
        </w:rPr>
        <w:t xml:space="preserve">A projection that rotates the Mercator projection cylinder 90 degrees to be tangent to the Earth along a meridian instead of the equator</w:t>
      </w:r>
      <w:r>
        <w:rPr>
          <w:b w:val="0"/>
          <w:bCs w:val="0"/>
          <w:i/>
          <w:iCs/>
          <w:sz w:val="20"/>
          <w:szCs w:val="20"/>
        </w:rPr>
        <w:t xml:space="preserve">, as </w:t>
      </w:r>
      <w:r>
        <w:rPr>
          <w:b w:val="0"/>
          <w:bCs w:val="0"/>
          <w:i/>
          <w:iCs/>
          <w:sz w:val="20"/>
          <w:szCs w:val="20"/>
        </w:rPr>
        <w:t xml:space="preserve">defined by the </w:t>
      </w:r>
      <w:hyperlink r:id="rId52" w:tooltip="https://cfconventions.org/cf-conventions/cf-conventions.html#appendix-grid-mappings" w:history="1">
        <w:r>
          <w:rPr>
            <w:rStyle w:val="2580"/>
            <w:b w:val="0"/>
            <w:bCs w:val="0"/>
            <w:i/>
            <w:iCs/>
            <w:sz w:val="20"/>
            <w:szCs w:val="20"/>
          </w:rPr>
          <w:t xml:space="preserve">CF conventions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602"/>
        <w:numPr>
          <w:ilvl w:val="0"/>
          <w:numId w:val="47"/>
        </w:numPr>
        <w:pBdr>
          <w:top w:val="none" w:color="000000" w:sz="4" w:space="0"/>
          <w:left w:val="none" w:color="000000" w:sz="4" w:space="0"/>
          <w:bottom w:val="none" w:color="000000" w:sz="4" w:space="0"/>
          <w:right w:val="none" w:color="000000" w:sz="4" w:space="0"/>
        </w:pBdr>
        <w:spacing w:after="240" w:before="0" w:line="276" w:lineRule="auto"/>
        <w:ind w:right="0"/>
        <w:jc w:val="left"/>
        <w:rPr>
          <w:rFonts w:ascii="Arial" w:hAnsi="Arial" w:cs="Arial"/>
          <w:b/>
          <w:bCs w:val="0"/>
          <w:i w:val="0"/>
          <w:sz w:val="20"/>
          <w:szCs w:val="20"/>
          <w:highlight w:val="none"/>
        </w:rPr>
      </w:pPr>
      <w:r>
        <w:rPr>
          <w:rFonts w:ascii="Arial" w:hAnsi="Arial" w:eastAsia="Arial" w:cs="Arial"/>
          <w:b/>
          <w:bCs/>
          <w:i w:val="0"/>
          <w:iCs w:val="0"/>
          <w:color w:val="000000"/>
          <w:sz w:val="20"/>
          <w:szCs w:val="20"/>
          <w:highlight w:val="none"/>
          <w:u w:val="none"/>
        </w:rPr>
        <w:t xml:space="preserve">vertical_perspective</w:t>
      </w:r>
      <w:r>
        <w:rPr>
          <w:rFonts w:ascii="Arial" w:hAnsi="Arial" w:cs="Arial"/>
          <w:b/>
          <w:bCs w:val="0"/>
          <w:i w:val="0"/>
          <w:sz w:val="20"/>
          <w:szCs w:val="20"/>
          <w:highlight w:val="none"/>
        </w:rPr>
      </w:r>
      <w:r>
        <w:rPr>
          <w:rFonts w:ascii="Arial" w:hAnsi="Arial" w:cs="Arial"/>
          <w:b/>
          <w:bCs w:val="0"/>
          <w:i w:val="0"/>
          <w:sz w:val="20"/>
          <w:szCs w:val="20"/>
          <w:highlight w:val="none"/>
        </w:rPr>
      </w:r>
    </w:p>
    <w:p>
      <w:pPr>
        <w:pStyle w:val="2602"/>
        <w:numPr>
          <w:ilvl w:val="1"/>
          <w:numId w:val="47"/>
        </w:numPr>
        <w:pBdr>
          <w:top w:val="none" w:color="000000" w:sz="4" w:space="0"/>
          <w:left w:val="none" w:color="000000" w:sz="4" w:space="0"/>
          <w:bottom w:val="none" w:color="000000" w:sz="4" w:space="0"/>
          <w:right w:val="none" w:color="000000" w:sz="4" w:space="0"/>
        </w:pBdr>
        <w:spacing w:after="240" w:before="0" w:line="276" w:lineRule="auto"/>
        <w:ind w:right="0"/>
        <w:jc w:val="left"/>
        <w:rPr>
          <w:rFonts w:ascii="Arial" w:hAnsi="Arial" w:cs="Arial"/>
          <w:b w:val="0"/>
          <w:bCs w:val="0"/>
          <w:i w:val="0"/>
          <w:sz w:val="20"/>
          <w:szCs w:val="20"/>
          <w:highlight w:val="none"/>
        </w:rPr>
      </w:pPr>
      <w:r>
        <w:rPr>
          <w:rFonts w:ascii="Arial" w:hAnsi="Arial" w:eastAsia="Arial" w:cs="Arial"/>
          <w:b w:val="0"/>
          <w:bCs w:val="0"/>
          <w:i w:val="0"/>
          <w:iCs w:val="0"/>
          <w:sz w:val="20"/>
          <w:szCs w:val="20"/>
          <w:highlight w:val="none"/>
        </w:rPr>
      </w:r>
      <w:r>
        <w:rPr>
          <w:rFonts w:ascii="Arial" w:hAnsi="Arial" w:eastAsia="Arial" w:cs="Arial"/>
          <w:b w:val="0"/>
          <w:bCs w:val="0"/>
          <w:i/>
          <w:iCs/>
          <w:color w:val="000000"/>
          <w:sz w:val="20"/>
          <w:szCs w:val="20"/>
          <w:highlight w:val="none"/>
        </w:rPr>
        <w:t xml:space="preserve">A projection used to represent the Earth from a point of view directly above its centre</w:t>
      </w:r>
      <w:r>
        <w:rPr>
          <w:b w:val="0"/>
          <w:bCs w:val="0"/>
          <w:i/>
          <w:iCs/>
          <w:sz w:val="20"/>
          <w:szCs w:val="20"/>
        </w:rPr>
        <w:t xml:space="preserve">, as </w:t>
      </w:r>
      <w:r>
        <w:rPr>
          <w:b w:val="0"/>
          <w:bCs w:val="0"/>
          <w:i/>
          <w:iCs/>
          <w:sz w:val="20"/>
          <w:szCs w:val="20"/>
        </w:rPr>
        <w:t xml:space="preserve">defined by the </w:t>
      </w:r>
      <w:hyperlink r:id="rId53" w:tooltip="https://cfconventions.org/cf-conventions/cf-conventions.html#appendix-grid-mappings" w:history="1">
        <w:r>
          <w:rPr>
            <w:rStyle w:val="2580"/>
            <w:b w:val="0"/>
            <w:bCs w:val="0"/>
            <w:i/>
            <w:iCs/>
            <w:sz w:val="20"/>
            <w:szCs w:val="20"/>
          </w:rPr>
          <w:t xml:space="preserve">CF convention</w:t>
        </w:r>
        <w:r>
          <w:rPr>
            <w:rStyle w:val="2580"/>
            <w:b w:val="0"/>
            <w:bCs w:val="0"/>
            <w:i w:val="0"/>
            <w:iCs w:val="0"/>
            <w:sz w:val="20"/>
            <w:szCs w:val="20"/>
          </w:rPr>
          <w:t xml:space="preserve">s</w:t>
        </w:r>
      </w:hyperlink>
      <w:r>
        <w:rPr>
          <w:rFonts w:ascii="Arial" w:hAnsi="Arial" w:eastAsia="Arial" w:cs="Arial"/>
          <w:b w:val="0"/>
          <w:bCs w:val="0"/>
          <w:i w:val="0"/>
          <w:iCs w:val="0"/>
          <w:color w:val="000000"/>
          <w:sz w:val="20"/>
          <w:szCs w:val="20"/>
          <w:u w:val="none"/>
        </w:rPr>
        <w:t xml:space="preserve">.</w:t>
      </w:r>
      <w:r>
        <w:rPr>
          <w:rFonts w:ascii="Arial" w:hAnsi="Arial" w:cs="Arial"/>
          <w:b w:val="0"/>
          <w:bCs w:val="0"/>
          <w:i w:val="0"/>
          <w:sz w:val="20"/>
          <w:szCs w:val="20"/>
          <w:highlight w:val="none"/>
        </w:rPr>
      </w:r>
      <w:r>
        <w:rPr>
          <w:rFonts w:ascii="Arial" w:hAnsi="Arial" w:cs="Arial"/>
          <w:b w:val="0"/>
          <w:bCs w:val="0"/>
          <w:i w:val="0"/>
          <w:sz w:val="20"/>
          <w:szCs w:val="20"/>
          <w:highlight w:val="none"/>
        </w:rPr>
      </w:r>
    </w:p>
    <w:p>
      <w:pPr>
        <w:pStyle w:val="2424"/>
        <w:pBdr/>
        <w:spacing w:line="276" w:lineRule="auto"/>
        <w:ind/>
        <w:rPr>
          <w:color w:val="000000" w:themeColor="text1"/>
        </w:rPr>
      </w:pPr>
      <w:r/>
      <w:bookmarkStart w:id="550" w:name="_7.8._tempo"/>
      <w:r/>
      <w:bookmarkEnd w:id="550"/>
      <w:r/>
      <w:bookmarkStart w:id="427" w:name="_7.6._tempo"/>
      <w:r/>
      <w:bookmarkEnd w:id="427"/>
      <w:r/>
      <w:bookmarkStart w:id="406" w:name="_7.6._Horiz"/>
      <w:r/>
      <w:bookmarkEnd w:id="406"/>
      <w:r/>
      <w:bookmarkStart w:id="313" w:name="_7.6._Nativ_2"/>
      <w:r/>
      <w:bookmarkEnd w:id="313"/>
      <w:r/>
      <w:bookmarkStart w:id="263" w:name="_7.7._Nativ_1"/>
      <w:r/>
      <w:bookmarkEnd w:id="263"/>
      <w:r/>
      <w:bookmarkStart w:id="160" w:name="_7.8._Nativ"/>
      <w:r/>
      <w:bookmarkEnd w:id="160"/>
      <w:r>
        <w:rPr>
          <w:color w:val="000000" w:themeColor="text1"/>
        </w:rPr>
      </w:r>
      <w:bookmarkStart w:id="30" w:name="_8.8._Nativ"/>
      <w:r>
        <w:rPr>
          <w:color w:val="000000" w:themeColor="text1"/>
        </w:rPr>
      </w:r>
      <w:bookmarkEnd w:id="30"/>
      <w:r>
        <w:rPr>
          <w:rFonts w:ascii="Arial" w:hAnsi="Arial" w:eastAsia="Arial" w:cs="Arial"/>
          <w:b/>
          <w:color w:val="000000" w:themeColor="text1"/>
          <w:sz w:val="28"/>
          <w:u w:val="none"/>
        </w:rPr>
        <w:t xml:space="preserve">temporal_refinement</w:t>
      </w:r>
      <w:r>
        <w:rPr>
          <w:rFonts w:ascii="Arial" w:hAnsi="Arial" w:eastAsia="Arial" w:cs="Arial"/>
          <w:color w:val="000000" w:themeColor="text1"/>
          <w:sz w:val="28"/>
          <w:u w:val="none"/>
        </w:rPr>
        <w:t xml:space="preserve"> CV</w:t>
      </w:r>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Horizontal grid temporal refinement types.</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rFonts w:ascii="Arial" w:hAnsi="Arial" w:eastAsia="Arial" w:cs="Arial"/>
          <w:color w:val="000000"/>
          <w:sz w:val="20"/>
          <w:szCs w:val="20"/>
          <w:u w:val="none"/>
        </w:rPr>
        <w:t xml:space="preserve">A temporal refinement type describes how the distribution of </w:t>
      </w:r>
      <w:r>
        <w:rPr>
          <w:rFonts w:ascii="Arial" w:hAnsi="Arial" w:eastAsia="Arial" w:cs="Arial"/>
          <w:color w:val="000000"/>
          <w:sz w:val="20"/>
          <w:szCs w:val="20"/>
          <w:u w:val="none"/>
        </w:rPr>
        <w:t xml:space="preserve">grid cells varies with time.</w:t>
      </w:r>
      <w:r>
        <w:rPr>
          <w:rFonts w:ascii="Arial" w:hAnsi="Arial" w:eastAsia="Arial" w:cs="Arial"/>
          <w:color w:val="000000"/>
          <w:sz w:val="20"/>
          <w:szCs w:val="20"/>
          <w:highlight w:val="none"/>
          <w:u w:val="none"/>
        </w:rPr>
        <w:t xml:space="preserve"> </w:t>
      </w:r>
      <w:r>
        <w:rPr>
          <w:rFonts w:ascii="Arial" w:hAnsi="Arial" w:eastAsia="Arial" w:cs="Arial"/>
          <w:color w:val="000000"/>
          <w:sz w:val="20"/>
          <w:szCs w:val="20"/>
          <w:highlight w:val="none"/>
          <w:u w:val="none"/>
        </w:rPr>
        <w:t xml:space="preserve">See section </w:t>
      </w:r>
      <w:hyperlink w:tooltip="#_4.1.3.__Ho" w:anchor="_4.1.3.__Ho" w:history="1">
        <w:r>
          <w:rPr>
            <w:rStyle w:val="2580"/>
            <w:rFonts w:ascii="Arial" w:hAnsi="Arial" w:eastAsia="Arial" w:cs="Arial"/>
            <w:sz w:val="20"/>
            <w:szCs w:val="20"/>
            <w:highlight w:val="none"/>
          </w:rPr>
          <w:t xml:space="preserve">4.1.3 (Horizontal grid cells)</w:t>
        </w:r>
      </w:hyperlink>
      <w:r>
        <w:rPr>
          <w:sz w:val="20"/>
          <w:szCs w:val="20"/>
        </w:rPr>
        <w:t xml:space="preserv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sz w:val="20"/>
          <w:szCs w:val="20"/>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 </w:t>
      </w:r>
      <w:r>
        <w:rPr>
          <w:rFonts w:ascii="Arial" w:hAnsi="Arial" w:eastAsia="Arial" w:cs="Arial"/>
          <w:b/>
          <w:color w:val="000000"/>
          <w:sz w:val="20"/>
          <w:szCs w:val="20"/>
          <w:u w:val="none"/>
        </w:rPr>
        <w:t xml:space="preserve">temporal_refinement</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50"/>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t xml:space="preserve">static</w:t>
      </w:r>
      <w:r>
        <w:rPr>
          <w:b/>
          <w:bCs/>
          <w:sz w:val="20"/>
          <w:szCs w:val="20"/>
        </w:rPr>
      </w:r>
      <w:r>
        <w:rPr>
          <w:b/>
          <w:bCs/>
          <w:sz w:val="20"/>
          <w:szCs w:val="20"/>
        </w:rPr>
      </w:r>
    </w:p>
    <w:p>
      <w:pPr>
        <w:pStyle w:val="2602"/>
        <w:numPr>
          <w:ilvl w:val="1"/>
          <w:numId w:val="5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total number of grid points stays constant during the model run and there is no grid refinement, i.e. the grid is held fixed.</w:t>
      </w:r>
      <w:r>
        <w:rPr>
          <w:sz w:val="20"/>
          <w:szCs w:val="20"/>
        </w:rPr>
      </w:r>
      <w:r>
        <w:rPr>
          <w:sz w:val="20"/>
          <w:szCs w:val="20"/>
        </w:rPr>
      </w:r>
    </w:p>
    <w:p>
      <w:pPr>
        <w:pStyle w:val="2602"/>
        <w:numPr>
          <w:ilvl w:val="0"/>
          <w:numId w:val="50"/>
        </w:numPr>
        <w:pBdr>
          <w:top w:val="none" w:color="000000" w:sz="4" w:space="0"/>
          <w:left w:val="none" w:color="000000" w:sz="4" w:space="0"/>
          <w:bottom w:val="none" w:color="000000" w:sz="4" w:space="0"/>
          <w:right w:val="none" w:color="000000" w:sz="4" w:space="0"/>
        </w:pBdr>
        <w:tabs>
          <w:tab w:val="left" w:leader="none" w:pos="3476"/>
        </w:tabs>
        <w:spacing w:after="0" w:before="0" w:line="276" w:lineRule="auto"/>
        <w:ind w:right="0"/>
        <w:jc w:val="left"/>
        <w:rPr>
          <w:b/>
          <w:bCs/>
          <w:sz w:val="20"/>
          <w:szCs w:val="20"/>
        </w:rPr>
      </w:pPr>
      <w:r>
        <w:rPr>
          <w:rFonts w:ascii="Arial" w:hAnsi="Arial" w:eastAsia="Arial" w:cs="Arial"/>
          <w:b/>
          <w:bCs/>
          <w:color w:val="000000"/>
          <w:sz w:val="20"/>
          <w:szCs w:val="20"/>
          <w:u w:val="none"/>
        </w:rPr>
        <w:t xml:space="preserve">dynamically_stretched</w:t>
      </w:r>
      <w:r>
        <w:rPr>
          <w:b/>
          <w:bCs/>
          <w:sz w:val="20"/>
          <w:szCs w:val="20"/>
        </w:rPr>
      </w:r>
      <w:r>
        <w:rPr>
          <w:b/>
          <w:bCs/>
          <w:sz w:val="20"/>
          <w:szCs w:val="20"/>
        </w:rPr>
      </w:r>
    </w:p>
    <w:p>
      <w:pPr>
        <w:pStyle w:val="2602"/>
        <w:numPr>
          <w:ilvl w:val="1"/>
          <w:numId w:val="50"/>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The total number of grid points stays constant, but grid points can be dynamically relocated.</w:t>
      </w:r>
      <w:r>
        <w:rPr>
          <w:sz w:val="20"/>
          <w:szCs w:val="20"/>
        </w:rPr>
      </w:r>
      <w:r>
        <w:rPr>
          <w:sz w:val="20"/>
          <w:szCs w:val="20"/>
        </w:rPr>
      </w:r>
    </w:p>
    <w:p>
      <w:pPr>
        <w:pStyle w:val="2602"/>
        <w:numPr>
          <w:ilvl w:val="0"/>
          <w:numId w:val="5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adaptive</w:t>
      </w:r>
      <w:r>
        <w:rPr>
          <w:b/>
          <w:bCs/>
          <w:sz w:val="20"/>
          <w:szCs w:val="20"/>
        </w:rPr>
      </w:r>
      <w:r>
        <w:rPr>
          <w:b/>
          <w:bCs/>
          <w:sz w:val="20"/>
          <w:szCs w:val="20"/>
        </w:rPr>
      </w:r>
    </w:p>
    <w:p>
      <w:pPr>
        <w:pStyle w:val="2602"/>
        <w:numPr>
          <w:ilvl w:val="1"/>
          <w:numId w:val="50"/>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i/>
          <w:color w:val="000000"/>
          <w:sz w:val="20"/>
          <w:szCs w:val="20"/>
          <w:u w:val="none"/>
        </w:rPr>
        <w:t xml:space="preserve">The total number of grid points varies during the model run. The grid is refined locally when important physical processes occur that need additional grid resolution, and coarsened when the additional resolution is no longer needed.</w:t>
      </w:r>
      <w:r>
        <w:rPr>
          <w:sz w:val="20"/>
          <w:szCs w:val="20"/>
        </w:rPr>
      </w:r>
      <w:r>
        <w:rPr>
          <w:sz w:val="20"/>
          <w:szCs w:val="20"/>
        </w:rPr>
      </w:r>
    </w:p>
    <w:p>
      <w:pPr>
        <w:pStyle w:val="2424"/>
        <w:pBdr/>
        <w:spacing w:line="276" w:lineRule="auto"/>
        <w:ind/>
        <w:rPr>
          <w:color w:val="000000" w:themeColor="text1"/>
        </w:rPr>
      </w:pPr>
      <w:r/>
      <w:bookmarkStart w:id="460" w:name="_7.10._hori_1"/>
      <w:r/>
      <w:bookmarkEnd w:id="460"/>
      <w:r/>
      <w:bookmarkStart w:id="443" w:name="_7.9._horiz"/>
      <w:r/>
      <w:bookmarkEnd w:id="443"/>
      <w:r/>
      <w:bookmarkStart w:id="408" w:name="_7.8._Horiz"/>
      <w:r/>
      <w:bookmarkEnd w:id="408"/>
      <w:r/>
      <w:bookmarkStart w:id="363" w:name="_7.8._Nativ_3"/>
      <w:r/>
      <w:bookmarkEnd w:id="363"/>
      <w:r/>
      <w:bookmarkStart w:id="353" w:name="_7.7._Nativ_3"/>
      <w:r/>
      <w:bookmarkEnd w:id="353"/>
      <w:r/>
      <w:bookmarkStart w:id="314" w:name="_7.7._Nativ_2"/>
      <w:r/>
      <w:bookmarkEnd w:id="314"/>
      <w:r/>
      <w:bookmarkStart w:id="262" w:name="_7.8._Nativ_1"/>
      <w:r/>
      <w:bookmarkEnd w:id="262"/>
      <w:r/>
      <w:bookmarkStart w:id="159" w:name="_7.9._Nativ"/>
      <w:r/>
      <w:bookmarkEnd w:id="159"/>
      <w:r>
        <w:rPr>
          <w:color w:val="000000" w:themeColor="text1"/>
        </w:rPr>
      </w:r>
      <w:bookmarkStart w:id="31" w:name="_8.9._Nativ"/>
      <w:r>
        <w:rPr>
          <w:color w:val="000000" w:themeColor="text1"/>
        </w:rPr>
      </w:r>
      <w:bookmarkEnd w:id="31"/>
      <w:r>
        <w:rPr>
          <w:rFonts w:ascii="Arial" w:hAnsi="Arial" w:eastAsia="Arial" w:cs="Arial"/>
          <w:b/>
          <w:color w:val="000000" w:themeColor="text1"/>
          <w:sz w:val="28"/>
          <w:u w:val="none"/>
        </w:rPr>
        <w:t xml:space="preserve">horizontal_units</w:t>
      </w:r>
      <w:r>
        <w:rPr>
          <w:rFonts w:ascii="Arial" w:hAnsi="Arial" w:eastAsia="Arial" w:cs="Arial"/>
          <w:color w:val="000000" w:themeColor="text1"/>
          <w:sz w:val="28"/>
          <w:u w:val="none"/>
        </w:rPr>
        <w:t xml:space="preserve"> CV</w:t>
      </w:r>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highlight w:val="none"/>
          <w:u w:val="none"/>
        </w:rPr>
      </w:pPr>
      <w:r>
        <w:rPr>
          <w:sz w:val="20"/>
          <w:szCs w:val="20"/>
        </w:rPr>
      </w:r>
      <w:r>
        <w:rPr>
          <w:rFonts w:ascii="Arial" w:hAnsi="Arial" w:eastAsia="Arial" w:cs="Arial"/>
          <w:color w:val="000000"/>
          <w:sz w:val="20"/>
          <w:szCs w:val="20"/>
          <w:u w:val="none"/>
        </w:rPr>
        <w:t xml:space="preserve">Physical units of the horizontal grid </w:t>
      </w:r>
      <w:r>
        <w:rPr>
          <w:rFonts w:ascii="Arial" w:hAnsi="Arial" w:eastAsia="Arial" w:cs="Arial"/>
          <w:b/>
          <w:bCs/>
          <w:color w:val="000000"/>
          <w:sz w:val="20"/>
          <w:szCs w:val="20"/>
          <w:u w:val="none"/>
        </w:rPr>
        <w:t xml:space="preserve">x_resolution</w:t>
      </w:r>
      <w:r>
        <w:rPr>
          <w:rFonts w:ascii="Arial" w:hAnsi="Arial" w:eastAsia="Arial" w:cs="Arial"/>
          <w:color w:val="000000"/>
          <w:sz w:val="20"/>
          <w:szCs w:val="20"/>
          <w:u w:val="none"/>
        </w:rPr>
        <w:t xml:space="preserve"> and </w:t>
      </w:r>
      <w:r>
        <w:rPr>
          <w:rFonts w:ascii="Arial" w:hAnsi="Arial" w:eastAsia="Arial" w:cs="Arial"/>
          <w:b/>
          <w:bCs/>
          <w:color w:val="000000"/>
          <w:sz w:val="20"/>
          <w:szCs w:val="20"/>
          <w:u w:val="none"/>
        </w:rPr>
        <w:t xml:space="preserve">y_resolution</w:t>
      </w:r>
      <w:r>
        <w:rPr>
          <w:rFonts w:ascii="Arial" w:hAnsi="Arial" w:eastAsia="Arial" w:cs="Arial"/>
          <w:color w:val="000000"/>
          <w:sz w:val="20"/>
          <w:szCs w:val="20"/>
          <w:u w:val="none"/>
        </w:rPr>
        <w:t xml:space="preserve"> property values.</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highlight w:val="none"/>
          <w:u w:val="none"/>
        </w:rPr>
        <w:t xml:space="preserve">See section </w:t>
      </w:r>
      <w:r>
        <w:rPr>
          <w:rFonts w:ascii="Arial" w:hAnsi="Arial" w:eastAsia="Arial" w:cs="Arial"/>
          <w:color w:val="000000"/>
          <w:sz w:val="20"/>
          <w:szCs w:val="20"/>
          <w:u w:val="none"/>
        </w:rPr>
      </w:r>
      <w:hyperlink w:tooltip="#_4.1.3.__Ho" w:anchor="_4.1.3.__Ho" w:history="1">
        <w:r>
          <w:rPr>
            <w:rStyle w:val="2580"/>
            <w:rFonts w:ascii="Arial" w:hAnsi="Arial" w:eastAsia="Arial" w:cs="Arial"/>
            <w:sz w:val="20"/>
            <w:szCs w:val="20"/>
            <w:highlight w:val="none"/>
          </w:rPr>
          <w:t xml:space="preserve">4.1.3 (Horizontal grid cells)</w:t>
        </w:r>
      </w:hyperlink>
      <w:r>
        <w:rPr>
          <w:rFonts w:ascii="Arial" w:hAnsi="Arial" w:eastAsia="Arial" w:cs="Arial"/>
          <w:color w:val="000000"/>
          <w:sz w:val="20"/>
          <w:szCs w:val="20"/>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sz w:val="20"/>
          <w:szCs w:val="20"/>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 </w:t>
      </w:r>
      <w:r>
        <w:rPr>
          <w:rFonts w:ascii="Arial" w:hAnsi="Arial" w:eastAsia="Arial" w:cs="Arial"/>
          <w:b/>
          <w:color w:val="000000"/>
          <w:sz w:val="20"/>
          <w:szCs w:val="20"/>
          <w:u w:val="none"/>
        </w:rPr>
        <w:t xml:space="preserve">horizontal_units</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317"/>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b/>
          <w:bCs/>
          <w:sz w:val="20"/>
          <w:szCs w:val="20"/>
        </w:rPr>
      </w:r>
      <w:r>
        <w:rPr>
          <w:b/>
          <w:bCs/>
          <w:sz w:val="20"/>
          <w:szCs w:val="20"/>
        </w:rPr>
        <w:t xml:space="preserve">km</w:t>
      </w:r>
      <w:r>
        <w:rPr>
          <w:b/>
          <w:bCs/>
          <w:sz w:val="20"/>
          <w:szCs w:val="20"/>
        </w:rPr>
      </w:r>
      <w:r>
        <w:rPr>
          <w:b/>
          <w:bCs/>
          <w:sz w:val="20"/>
          <w:szCs w:val="20"/>
        </w:rPr>
      </w:r>
    </w:p>
    <w:p>
      <w:pPr>
        <w:pStyle w:val="2602"/>
        <w:numPr>
          <w:ilvl w:val="1"/>
          <w:numId w:val="317"/>
        </w:numPr>
        <w:pBdr>
          <w:top w:val="none" w:color="000000" w:sz="4" w:space="0"/>
          <w:left w:val="none" w:color="000000" w:sz="4" w:space="0"/>
          <w:bottom w:val="none" w:color="000000" w:sz="4" w:space="0"/>
          <w:right w:val="none" w:color="000000" w:sz="4" w:space="0"/>
        </w:pBdr>
        <w:spacing w:after="0" w:before="240" w:line="276" w:lineRule="auto"/>
        <w:ind w:right="0"/>
        <w:jc w:val="left"/>
        <w:rPr>
          <w:b w:val="0"/>
          <w:bCs w:val="0"/>
          <w:i w:val="0"/>
          <w:sz w:val="20"/>
          <w:szCs w:val="20"/>
        </w:rPr>
      </w:pPr>
      <w:r>
        <w:rPr>
          <w:b w:val="0"/>
          <w:bCs w:val="0"/>
          <w:i/>
          <w:iCs/>
          <w:sz w:val="20"/>
          <w:szCs w:val="20"/>
        </w:rPr>
        <w:t xml:space="preserve">kilometre</w:t>
      </w:r>
      <w:r>
        <w:rPr>
          <w:b w:val="0"/>
          <w:bCs w:val="0"/>
          <w:i/>
          <w:iCs/>
          <w:sz w:val="20"/>
          <w:szCs w:val="20"/>
          <w:highlight w:val="none"/>
        </w:rPr>
        <w:t xml:space="preserve"> </w:t>
      </w:r>
      <w:r>
        <w:rPr>
          <w:b w:val="0"/>
          <w:bCs w:val="0"/>
          <w:i/>
          <w:iCs/>
          <w:sz w:val="20"/>
          <w:szCs w:val="20"/>
          <w:highlight w:val="none"/>
        </w:rPr>
        <w:t xml:space="preserve">(</w:t>
      </w:r>
      <w:r>
        <w:rPr>
          <w:b w:val="0"/>
          <w:bCs w:val="0"/>
          <w:i/>
          <w:iCs/>
          <w:sz w:val="20"/>
          <w:szCs w:val="20"/>
          <w:highlight w:val="none"/>
        </w:rPr>
        <w:t xml:space="preserve">unit </w:t>
      </w:r>
      <w:r>
        <w:rPr>
          <w:b w:val="0"/>
          <w:bCs w:val="0"/>
          <w:i/>
          <w:iCs/>
          <w:sz w:val="20"/>
          <w:szCs w:val="20"/>
          <w:highlight w:val="none"/>
        </w:rPr>
        <w:t xml:space="preserve">f</w:t>
      </w:r>
      <w:r>
        <w:rPr>
          <w:b w:val="0"/>
          <w:bCs w:val="0"/>
          <w:i/>
          <w:iCs/>
          <w:sz w:val="20"/>
          <w:szCs w:val="20"/>
          <w:highlight w:val="none"/>
        </w:rPr>
        <w:t xml:space="preserve">or</w:t>
      </w:r>
      <w:r>
        <w:rPr>
          <w:b w:val="0"/>
          <w:bCs w:val="0"/>
          <w:i/>
          <w:iCs/>
          <w:sz w:val="20"/>
          <w:szCs w:val="20"/>
          <w:highlight w:val="none"/>
        </w:rPr>
        <w:t xml:space="preserve"> lengt</w:t>
      </w:r>
      <w:r>
        <w:rPr>
          <w:b w:val="0"/>
          <w:bCs w:val="0"/>
          <w:i/>
          <w:iCs/>
          <w:sz w:val="20"/>
          <w:szCs w:val="20"/>
          <w:highlight w:val="none"/>
        </w:rPr>
        <w:t xml:space="preserve">h</w:t>
      </w:r>
      <w:r>
        <w:rPr>
          <w:b w:val="0"/>
          <w:bCs w:val="0"/>
          <w:i/>
          <w:iCs/>
          <w:sz w:val="20"/>
          <w:szCs w:val="20"/>
          <w:highlight w:val="none"/>
        </w:rPr>
        <w:t xml:space="preserve">)</w:t>
      </w:r>
      <w:r>
        <w:rPr>
          <w:b w:val="0"/>
          <w:bCs w:val="0"/>
          <w:i/>
          <w:iCs/>
          <w:sz w:val="20"/>
          <w:szCs w:val="20"/>
          <w:highlight w:val="none"/>
        </w:rPr>
        <w:t xml:space="preserve">.</w:t>
      </w:r>
      <w:r>
        <w:rPr>
          <w:b w:val="0"/>
          <w:bCs w:val="0"/>
          <w:i w:val="0"/>
          <w:sz w:val="20"/>
          <w:szCs w:val="20"/>
        </w:rPr>
      </w:r>
      <w:r>
        <w:rPr>
          <w:b w:val="0"/>
          <w:bCs w:val="0"/>
          <w:i w:val="0"/>
          <w:sz w:val="20"/>
          <w:szCs w:val="20"/>
        </w:rPr>
      </w:r>
    </w:p>
    <w:p>
      <w:pPr>
        <w:pStyle w:val="2602"/>
        <w:numPr>
          <w:ilvl w:val="0"/>
          <w:numId w:val="31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bCs/>
          <w:i w:val="0"/>
          <w:color w:val="000000"/>
          <w:sz w:val="20"/>
          <w:szCs w:val="20"/>
          <w:u w:val="none"/>
        </w:rPr>
      </w:pPr>
      <w:r>
        <w:rPr>
          <w:rFonts w:ascii="Arial" w:hAnsi="Arial" w:eastAsia="Arial" w:cs="Arial"/>
          <w:b/>
          <w:bCs/>
          <w:color w:val="000000"/>
          <w:sz w:val="20"/>
          <w:szCs w:val="20"/>
          <w:u w:val="none"/>
        </w:rPr>
        <w:t xml:space="preserve">degr</w:t>
      </w:r>
      <w:r>
        <w:rPr>
          <w:rFonts w:ascii="Arial" w:hAnsi="Arial" w:eastAsia="Arial" w:cs="Arial"/>
          <w:b/>
          <w:bCs/>
          <w:i w:val="0"/>
          <w:iCs w:val="0"/>
          <w:color w:val="000000"/>
          <w:sz w:val="20"/>
          <w:szCs w:val="20"/>
          <w:u w:val="none"/>
        </w:rPr>
        <w:t xml:space="preserve">ee</w:t>
      </w:r>
      <w:r>
        <w:rPr>
          <w:rFonts w:ascii="Arial" w:hAnsi="Arial" w:eastAsia="Arial" w:cs="Arial"/>
          <w:b/>
          <w:bCs/>
          <w:i w:val="0"/>
          <w:color w:val="000000"/>
          <w:sz w:val="20"/>
          <w:szCs w:val="20"/>
          <w:u w:val="none"/>
        </w:rPr>
      </w:r>
      <w:r>
        <w:rPr>
          <w:rFonts w:ascii="Arial" w:hAnsi="Arial" w:eastAsia="Arial" w:cs="Arial"/>
          <w:b/>
          <w:bCs/>
          <w:i w:val="0"/>
          <w:color w:val="000000"/>
          <w:sz w:val="20"/>
          <w:szCs w:val="20"/>
          <w:u w:val="none"/>
        </w:rPr>
      </w:r>
    </w:p>
    <w:p>
      <w:pPr>
        <w:pStyle w:val="2602"/>
        <w:numPr>
          <w:ilvl w:val="1"/>
          <w:numId w:val="317"/>
        </w:numPr>
        <w:pBdr>
          <w:top w:val="none" w:color="000000" w:sz="4" w:space="0"/>
          <w:left w:val="none" w:color="000000" w:sz="4" w:space="0"/>
          <w:bottom w:val="none" w:color="000000" w:sz="4" w:space="0"/>
          <w:right w:val="none" w:color="000000" w:sz="4" w:space="0"/>
        </w:pBdr>
        <w:spacing w:after="0" w:before="0" w:line="276" w:lineRule="auto"/>
        <w:ind w:right="0"/>
        <w:jc w:val="left"/>
        <w:rPr>
          <w:rFonts w:ascii="Arial" w:hAnsi="Arial" w:eastAsia="Arial" w:cs="Arial"/>
          <w:b w:val="0"/>
          <w:bCs w:val="0"/>
          <w:color w:val="000000"/>
          <w:sz w:val="20"/>
          <w:szCs w:val="20"/>
          <w:highlight w:val="none"/>
          <w:u w:val="none"/>
        </w:rPr>
      </w:pPr>
      <w:r>
        <w:rPr>
          <w:rFonts w:ascii="Arial" w:hAnsi="Arial" w:eastAsia="Arial" w:cs="Arial"/>
          <w:b w:val="0"/>
          <w:bCs w:val="0"/>
          <w:i w:val="0"/>
          <w:iCs w:val="0"/>
          <w:color w:val="000000"/>
          <w:sz w:val="20"/>
          <w:szCs w:val="20"/>
          <w:u w:val="none"/>
          <w:rPrChange w:id="160" w:author="David Hassell" w:date="2025-02-06T17:35:01Z" oouserid="e42c3f48-66ba-4efd-805a-1ef7f6780645">
            <w:rPr>
              <w:rFonts w:ascii="Arial" w:hAnsi="Arial" w:eastAsia="Arial" w:cs="Arial"/>
              <w:b/>
              <w:bCs/>
              <w:color w:val="000000"/>
              <w:sz w:val="22"/>
              <w:u w:val="none"/>
            </w:rPr>
          </w:rPrChange>
        </w:rPr>
      </w:r>
      <w:r>
        <w:rPr>
          <w:b w:val="0"/>
          <w:bCs w:val="0"/>
          <w:i/>
          <w:iCs/>
          <w:sz w:val="20"/>
          <w:szCs w:val="20"/>
          <w:highlight w:val="none"/>
        </w:rPr>
        <w:t xml:space="preserve">degr</w:t>
      </w:r>
      <w:r>
        <w:rPr>
          <w:b w:val="0"/>
          <w:bCs w:val="0"/>
          <w:i/>
          <w:iCs/>
          <w:sz w:val="20"/>
          <w:szCs w:val="20"/>
          <w:highlight w:val="none"/>
        </w:rPr>
        <w:t xml:space="preserve">ee</w:t>
      </w:r>
      <w:r>
        <w:rPr>
          <w:b w:val="0"/>
          <w:bCs w:val="0"/>
          <w:i/>
          <w:iCs/>
          <w:sz w:val="20"/>
          <w:szCs w:val="20"/>
          <w:highlight w:val="none"/>
        </w:rPr>
        <w:t xml:space="preserve"> (</w:t>
      </w:r>
      <w:r>
        <w:rPr>
          <w:b w:val="0"/>
          <w:bCs w:val="0"/>
          <w:i/>
          <w:iCs/>
          <w:sz w:val="20"/>
          <w:szCs w:val="20"/>
          <w:highlight w:val="none"/>
        </w:rPr>
        <w:t xml:space="preserve">un</w:t>
      </w:r>
      <w:r>
        <w:rPr>
          <w:b w:val="0"/>
          <w:bCs w:val="0"/>
          <w:i/>
          <w:iCs/>
          <w:sz w:val="20"/>
          <w:szCs w:val="20"/>
          <w:highlight w:val="none"/>
        </w:rPr>
        <w:t xml:space="preserve">it </w:t>
      </w:r>
      <w:r>
        <w:rPr>
          <w:b w:val="0"/>
          <w:bCs w:val="0"/>
          <w:i/>
          <w:iCs/>
          <w:sz w:val="20"/>
          <w:szCs w:val="20"/>
          <w:highlight w:val="none"/>
        </w:rPr>
        <w:t xml:space="preserve">for </w:t>
      </w:r>
      <w:r>
        <w:rPr>
          <w:b w:val="0"/>
          <w:bCs w:val="0"/>
          <w:i/>
          <w:iCs/>
          <w:sz w:val="20"/>
          <w:szCs w:val="20"/>
          <w:highlight w:val="none"/>
        </w:rPr>
        <w:t xml:space="preserve">angular measure)</w:t>
      </w:r>
      <w:r>
        <w:rPr>
          <w:b w:val="0"/>
          <w:bCs w:val="0"/>
          <w:sz w:val="20"/>
          <w:szCs w:val="20"/>
          <w:highlight w:val="none"/>
        </w:rPr>
        <w:t xml:space="preserve">.</w:t>
      </w:r>
      <w:r>
        <w:rPr>
          <w:rFonts w:ascii="Arial" w:hAnsi="Arial" w:eastAsia="Arial" w:cs="Arial"/>
          <w:b w:val="0"/>
          <w:bCs w:val="0"/>
          <w:color w:val="000000"/>
          <w:sz w:val="20"/>
          <w:szCs w:val="20"/>
          <w:highlight w:val="none"/>
          <w:u w:val="none"/>
        </w:rPr>
      </w:r>
      <w:r>
        <w:rPr>
          <w:rFonts w:ascii="Arial" w:hAnsi="Arial" w:eastAsia="Arial" w:cs="Arial"/>
          <w:b w:val="0"/>
          <w:bCs w:val="0"/>
          <w:color w:val="000000"/>
          <w:sz w:val="20"/>
          <w:szCs w:val="20"/>
          <w:highlight w:val="none"/>
          <w:u w:val="none"/>
        </w:rPr>
      </w:r>
    </w:p>
    <w:p>
      <w:pPr>
        <w:pStyle w:val="2424"/>
        <w:pBdr/>
        <w:tabs>
          <w:tab w:val="left" w:leader="none" w:pos="1417"/>
        </w:tabs>
        <w:spacing w:line="276" w:lineRule="auto"/>
        <w:ind w:right="0" w:hanging="567" w:left="1134"/>
        <w:rPr>
          <w:rFonts w:ascii="Arial" w:hAnsi="Arial" w:eastAsia="Arial" w:cs="Arial"/>
          <w:b w:val="0"/>
          <w:bCs w:val="0"/>
          <w:color w:val="000000" w:themeColor="text1"/>
          <w:sz w:val="22"/>
          <w:szCs w:val="22"/>
          <w:u w:val="none"/>
        </w:rPr>
      </w:pPr>
      <w:r/>
      <w:bookmarkStart w:id="461" w:name="_7.10._trun"/>
      <w:r/>
      <w:bookmarkEnd w:id="461"/>
      <w:ins w:id="161" w:author="David Hassell" w:date="2025-10-11T12:45:15Z" oouserid="e42c3f48-66ba-4efd-805a-1ef7f6780645">
        <w:r>
          <w:rPr>
            <w:b w:val="0"/>
            <w:bCs w:val="0"/>
            <w:i/>
            <w:iCs/>
            <w:highlight w:val="none"/>
            <w:rPrChange w:id="162" w:author="David Hassell" w:date="2025-10-11T13:04:36Z" oouserid="e42c3f48-66ba-4efd-805a-1ef7f6780645">
              <w:rPr>
                <w:highlight w:val="none"/>
              </w:rPr>
            </w:rPrChange>
          </w:rPr>
        </w:r>
      </w:ins>
      <w:bookmarkStart w:id="444" w:name="_7.11.__tru"/>
      <w:r/>
      <w:bookmarkEnd w:id="444"/>
      <w:r/>
      <w:bookmarkStart w:id="429" w:name="_7.9.__trun"/>
      <w:r/>
      <w:bookmarkEnd w:id="429"/>
      <w:r/>
      <w:bookmarkStart w:id="409" w:name="_7.9.__Hori"/>
      <w:r/>
      <w:bookmarkEnd w:id="409"/>
      <w:r/>
      <w:bookmarkStart w:id="364" w:name="_7.9._Nativ_3"/>
      <w:r/>
      <w:bookmarkEnd w:id="364"/>
      <w:r/>
      <w:bookmarkStart w:id="318" w:name="_7.8._Nativ_2"/>
      <w:r/>
      <w:bookmarkEnd w:id="318"/>
      <w:r/>
      <w:bookmarkStart w:id="261" w:name="_7.9._Nativ_1"/>
      <w:r/>
      <w:bookmarkEnd w:id="261"/>
      <w:r/>
      <w:bookmarkStart w:id="158" w:name="_7.10._Nati"/>
      <w:r/>
      <w:bookmarkEnd w:id="158"/>
      <w:r>
        <w:rPr>
          <w:rFonts w:ascii="Arial" w:hAnsi="Arial" w:eastAsia="Arial" w:cs="Arial"/>
          <w:b/>
          <w:color w:val="000000" w:themeColor="text1"/>
          <w:sz w:val="28"/>
          <w:u w:val="none"/>
        </w:rPr>
        <w:t xml:space="preserve">truncation_method</w:t>
      </w:r>
      <w:r>
        <w:rPr>
          <w:rFonts w:ascii="Arial" w:hAnsi="Arial" w:eastAsia="Arial" w:cs="Arial"/>
          <w:color w:val="000000" w:themeColor="text1"/>
          <w:sz w:val="28"/>
          <w:u w:val="none"/>
        </w:rPr>
        <w:t xml:space="preserve"> CV</w:t>
      </w:r>
      <w:r>
        <w:rPr>
          <w:rFonts w:ascii="Arial" w:hAnsi="Arial" w:eastAsia="Arial" w:cs="Arial"/>
          <w:b w:val="0"/>
          <w:bCs w:val="0"/>
          <w:color w:val="000000" w:themeColor="text1"/>
          <w:sz w:val="22"/>
          <w:szCs w:val="22"/>
          <w:u w:val="none"/>
        </w:rPr>
      </w:r>
      <w:r>
        <w:rPr>
          <w:rFonts w:ascii="Arial" w:hAnsi="Arial" w:eastAsia="Arial" w:cs="Arial"/>
          <w:b w:val="0"/>
          <w:bCs w:val="0"/>
          <w:color w:val="000000" w:themeColor="text1"/>
          <w:sz w:val="22"/>
          <w:szCs w:val="22"/>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rFonts w:ascii="Arial" w:hAnsi="Arial" w:eastAsia="Arial" w:cs="Arial"/>
          <w:color w:val="000000"/>
          <w:sz w:val="20"/>
          <w:szCs w:val="20"/>
          <w:u w:val="none"/>
        </w:rPr>
      </w:pPr>
      <w:r>
        <w:rPr>
          <w:rFonts w:ascii="Arial" w:hAnsi="Arial" w:eastAsia="Arial" w:cs="Arial"/>
          <w:color w:val="000000"/>
          <w:sz w:val="22"/>
          <w:u w:val="none"/>
        </w:rPr>
      </w:r>
      <w:r>
        <w:rPr>
          <w:rFonts w:ascii="Arial" w:hAnsi="Arial" w:eastAsia="Arial" w:cs="Arial"/>
          <w:color w:val="000000"/>
          <w:sz w:val="20"/>
          <w:szCs w:val="20"/>
          <w:u w:val="none"/>
        </w:rPr>
        <w:t xml:space="preserve">H</w:t>
      </w:r>
      <w:r>
        <w:rPr>
          <w:rFonts w:ascii="Arial" w:hAnsi="Arial" w:eastAsia="Arial" w:cs="Arial"/>
          <w:color w:val="000000"/>
          <w:sz w:val="20"/>
          <w:szCs w:val="20"/>
          <w:u w:val="none"/>
        </w:rPr>
        <w:t xml:space="preserve">orizontal gri</w:t>
      </w:r>
      <w:r>
        <w:rPr>
          <w:rFonts w:ascii="Arial" w:hAnsi="Arial" w:eastAsia="Arial" w:cs="Arial"/>
          <w:color w:val="000000"/>
          <w:sz w:val="20"/>
          <w:szCs w:val="20"/>
          <w:u w:val="none"/>
        </w:rPr>
        <w:t xml:space="preserve">d truncation method.</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A truncation method describes the technique used to </w:t>
      </w:r>
      <w:r>
        <w:rPr>
          <w:rFonts w:ascii="Arial" w:hAnsi="Arial" w:eastAsia="Arial" w:cs="Arial"/>
          <w:color w:val="000000"/>
          <w:sz w:val="20"/>
          <w:szCs w:val="20"/>
          <w:u w:val="none"/>
        </w:rPr>
        <w:t xml:space="preserve">truncate the spherical harmonic </w:t>
      </w:r>
      <w:r>
        <w:rPr>
          <w:rFonts w:ascii="Arial" w:hAnsi="Arial" w:eastAsia="Arial" w:cs="Arial"/>
          <w:color w:val="000000"/>
          <w:sz w:val="20"/>
          <w:szCs w:val="20"/>
          <w:u w:val="none"/>
        </w:rPr>
        <w:t xml:space="preserve">representation of a spectral m</w:t>
      </w:r>
      <w:r>
        <w:rPr>
          <w:rFonts w:ascii="Arial" w:hAnsi="Arial" w:eastAsia="Arial" w:cs="Arial"/>
          <w:color w:val="000000"/>
          <w:sz w:val="20"/>
          <w:szCs w:val="20"/>
          <w:u w:val="none"/>
        </w:rPr>
        <w:t xml:space="preserve">odel.</w:t>
      </w:r>
      <w:r>
        <w:rPr>
          <w:rFonts w:ascii="Arial" w:hAnsi="Arial" w:eastAsia="Arial" w:cs="Arial"/>
          <w:color w:val="000000"/>
          <w:sz w:val="20"/>
          <w:szCs w:val="20"/>
          <w:highlight w:val="none"/>
          <w:u w:val="none"/>
        </w:rPr>
        <w:t xml:space="preserve"> See section </w:t>
      </w:r>
      <w:hyperlink w:tooltip="#_4.1.3.__Ho" w:anchor="_4.1.3.__Ho" w:history="1">
        <w:r>
          <w:rPr>
            <w:rStyle w:val="2580"/>
            <w:rFonts w:ascii="Arial" w:hAnsi="Arial" w:eastAsia="Arial" w:cs="Arial"/>
            <w:sz w:val="20"/>
            <w:szCs w:val="20"/>
            <w:highlight w:val="none"/>
          </w:rPr>
          <w:t xml:space="preserve">4.1.3 (Horizontal grid cells)</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120" w:firstLine="0" w:left="0"/>
        <w:jc w:val="both"/>
        <w:rPr>
          <w:sz w:val="20"/>
          <w:szCs w:val="20"/>
        </w:rPr>
      </w:pPr>
      <w:r>
        <w:rPr>
          <w:rFonts w:ascii="Arial" w:hAnsi="Arial" w:eastAsia="Arial" w:cs="Arial"/>
          <w:color w:val="000000"/>
          <w:sz w:val="20"/>
          <w:szCs w:val="20"/>
          <w:u w:val="none"/>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horizontal grid</w:t>
      </w:r>
      <w:r>
        <w:rPr>
          <w:rFonts w:ascii="Arial" w:hAnsi="Arial" w:eastAsia="Arial" w:cs="Arial"/>
          <w:b/>
          <w:color w:val="000000"/>
          <w:sz w:val="20"/>
          <w:szCs w:val="20"/>
          <w:u w:val="none"/>
        </w:rPr>
        <w:t xml:space="preserve"> truncation_method</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52"/>
        </w:numPr>
        <w:pBdr>
          <w:top w:val="none" w:color="000000" w:sz="4" w:space="0"/>
          <w:left w:val="none" w:color="000000" w:sz="4" w:space="0"/>
          <w:bottom w:val="none" w:color="000000" w:sz="4" w:space="0"/>
          <w:right w:val="none" w:color="000000" w:sz="4" w:space="0"/>
        </w:pBdr>
        <w:spacing w:after="0" w:before="240" w:line="276" w:lineRule="auto"/>
        <w:ind w:right="0"/>
        <w:jc w:val="left"/>
        <w:rPr>
          <w:b/>
          <w:bCs/>
          <w:sz w:val="20"/>
          <w:szCs w:val="20"/>
        </w:rPr>
      </w:pPr>
      <w:r>
        <w:rPr>
          <w:rFonts w:ascii="Arial" w:hAnsi="Arial" w:eastAsia="Arial" w:cs="Arial"/>
          <w:b/>
          <w:bCs/>
          <w:color w:val="000000"/>
          <w:sz w:val="20"/>
          <w:szCs w:val="20"/>
          <w:u w:val="none"/>
        </w:rPr>
        <w:t xml:space="preserve">triangular</w:t>
      </w:r>
      <w:r>
        <w:rPr>
          <w:b/>
          <w:bCs/>
          <w:sz w:val="20"/>
          <w:szCs w:val="20"/>
        </w:rPr>
      </w:r>
      <w:r>
        <w:rPr>
          <w:b/>
          <w:bCs/>
          <w:sz w:val="20"/>
          <w:szCs w:val="20"/>
        </w:rPr>
      </w:r>
    </w:p>
    <w:p>
      <w:pPr>
        <w:pStyle w:val="2602"/>
        <w:numPr>
          <w:ilvl w:val="1"/>
          <w:numId w:val="5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Triangular truncation.</w:t>
      </w:r>
      <w:r>
        <w:rPr>
          <w:sz w:val="20"/>
          <w:szCs w:val="20"/>
        </w:rPr>
      </w:r>
      <w:r>
        <w:rPr>
          <w:sz w:val="20"/>
          <w:szCs w:val="20"/>
        </w:rPr>
      </w:r>
    </w:p>
    <w:p>
      <w:pPr>
        <w:pStyle w:val="2602"/>
        <w:numPr>
          <w:ilvl w:val="0"/>
          <w:numId w:val="5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rhomboidal</w:t>
      </w:r>
      <w:r>
        <w:rPr>
          <w:b/>
          <w:bCs/>
          <w:sz w:val="20"/>
          <w:szCs w:val="20"/>
        </w:rPr>
      </w:r>
      <w:r>
        <w:rPr>
          <w:b/>
          <w:bCs/>
          <w:sz w:val="20"/>
          <w:szCs w:val="20"/>
        </w:rPr>
      </w:r>
    </w:p>
    <w:p>
      <w:pPr>
        <w:pStyle w:val="2602"/>
        <w:numPr>
          <w:ilvl w:val="1"/>
          <w:numId w:val="52"/>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i/>
          <w:color w:val="000000"/>
          <w:sz w:val="20"/>
          <w:szCs w:val="20"/>
          <w:u w:val="none"/>
        </w:rPr>
        <w:t xml:space="preserve">Rhomboidal truncation.</w:t>
      </w:r>
      <w:r>
        <w:rPr>
          <w:sz w:val="20"/>
          <w:szCs w:val="20"/>
        </w:rPr>
      </w:r>
      <w:r>
        <w:rPr>
          <w:sz w:val="20"/>
          <w:szCs w:val="20"/>
        </w:rPr>
      </w:r>
    </w:p>
    <w:p>
      <w:pPr>
        <w:pStyle w:val="2424"/>
        <w:pBdr/>
        <w:spacing w:line="276" w:lineRule="auto"/>
        <w:ind w:right="0" w:hanging="574" w:left="1141"/>
        <w:rPr>
          <w:color w:val="000000" w:themeColor="text1"/>
        </w:rPr>
      </w:pPr>
      <w:r>
        <w:rPr>
          <w:b/>
          <w:bCs/>
          <w:color w:val="000000" w:themeColor="text1"/>
        </w:rPr>
        <w:t xml:space="preserve">vertical_</w:t>
      </w:r>
      <w:r>
        <w:rPr>
          <w:b/>
          <w:bCs/>
          <w:color w:val="000000" w:themeColor="text1"/>
          <w:rPrChange w:id="163" w:author="David Hassell" w:date="2025-11-30T10:14:41Z" oouserid="e42c3f48-66ba-4efd-805a-1ef7f6780645">
            <w:rPr/>
          </w:rPrChange>
        </w:rPr>
      </w:r>
      <w:bookmarkStart w:id="463" w:name="_7.12._coor"/>
      <w:r>
        <w:rPr>
          <w:b/>
          <w:bCs/>
          <w:color w:val="000000" w:themeColor="text1"/>
          <w:rPrChange w:id="164" w:author="David Hassell" w:date="2025-11-30T10:14:41Z" oouserid="e42c3f48-66ba-4efd-805a-1ef7f6780645">
            <w:rPr/>
          </w:rPrChange>
        </w:rPr>
      </w:r>
      <w:bookmarkEnd w:id="463"/>
      <w:r>
        <w:rPr>
          <w:b/>
          <w:bCs/>
          <w:color w:val="000000" w:themeColor="text1"/>
          <w:rPrChange w:id="165" w:author="David Hassell" w:date="2025-11-30T10:14:41Z" oouserid="e42c3f48-66ba-4efd-805a-1ef7f6780645">
            <w:rPr/>
          </w:rPrChange>
        </w:rPr>
      </w:r>
      <w:bookmarkStart w:id="446" w:name="_7.13._coor"/>
      <w:r>
        <w:rPr>
          <w:b/>
          <w:bCs/>
          <w:color w:val="000000" w:themeColor="text1"/>
          <w:rPrChange w:id="166" w:author="David Hassell" w:date="2025-11-30T10:14:41Z" oouserid="e42c3f48-66ba-4efd-805a-1ef7f6780645">
            <w:rPr/>
          </w:rPrChange>
        </w:rPr>
      </w:r>
      <w:bookmarkEnd w:id="446"/>
      <w:r>
        <w:rPr>
          <w:b/>
          <w:bCs/>
          <w:color w:val="000000" w:themeColor="text1"/>
          <w:rPrChange w:id="167" w:author="David Hassell" w:date="2025-11-30T10:14:41Z" oouserid="e42c3f48-66ba-4efd-805a-1ef7f6780645">
            <w:rPr/>
          </w:rPrChange>
        </w:rPr>
      </w:r>
      <w:bookmarkStart w:id="431" w:name="_7.11._coor"/>
      <w:r>
        <w:rPr>
          <w:b/>
          <w:bCs/>
          <w:color w:val="000000" w:themeColor="text1"/>
          <w:rPrChange w:id="168" w:author="David Hassell" w:date="2025-11-30T10:14:41Z" oouserid="e42c3f48-66ba-4efd-805a-1ef7f6780645">
            <w:rPr/>
          </w:rPrChange>
        </w:rPr>
      </w:r>
      <w:bookmarkEnd w:id="431"/>
      <w:r>
        <w:rPr>
          <w:b/>
          <w:bCs/>
          <w:color w:val="000000" w:themeColor="text1"/>
          <w:rPrChange w:id="169" w:author="David Hassell" w:date="2025-11-30T10:14:41Z" oouserid="e42c3f48-66ba-4efd-805a-1ef7f6780645">
            <w:rPr/>
          </w:rPrChange>
        </w:rPr>
      </w:r>
      <w:bookmarkStart w:id="411" w:name="_7.11._Vert"/>
      <w:r>
        <w:rPr>
          <w:b/>
          <w:bCs/>
          <w:color w:val="000000" w:themeColor="text1"/>
          <w:rPrChange w:id="170" w:author="David Hassell" w:date="2025-11-30T10:14:41Z" oouserid="e42c3f48-66ba-4efd-805a-1ef7f6780645">
            <w:rPr/>
          </w:rPrChange>
        </w:rPr>
      </w:r>
      <w:bookmarkEnd w:id="411"/>
      <w:r>
        <w:rPr>
          <w:b/>
          <w:bCs/>
          <w:color w:val="000000" w:themeColor="text1"/>
          <w:rPrChange w:id="171" w:author="David Hassell" w:date="2025-11-30T10:14:41Z" oouserid="e42c3f48-66ba-4efd-805a-1ef7f6780645">
            <w:rPr/>
          </w:rPrChange>
        </w:rPr>
      </w:r>
      <w:bookmarkStart w:id="366" w:name="_7.11._Nati_5"/>
      <w:r>
        <w:rPr>
          <w:b/>
          <w:bCs/>
          <w:color w:val="000000" w:themeColor="text1"/>
          <w:rPrChange w:id="172" w:author="David Hassell" w:date="2025-11-30T10:14:41Z" oouserid="e42c3f48-66ba-4efd-805a-1ef7f6780645">
            <w:rPr/>
          </w:rPrChange>
        </w:rPr>
      </w:r>
      <w:bookmarkEnd w:id="366"/>
      <w:r>
        <w:rPr>
          <w:b/>
          <w:bCs/>
          <w:color w:val="000000" w:themeColor="text1"/>
          <w:rPrChange w:id="173" w:author="David Hassell" w:date="2025-11-30T10:14:41Z" oouserid="e42c3f48-66ba-4efd-805a-1ef7f6780645">
            <w:rPr/>
          </w:rPrChange>
        </w:rPr>
      </w:r>
      <w:bookmarkStart w:id="320" w:name="_7.10._Nati_2"/>
      <w:r>
        <w:rPr>
          <w:b/>
          <w:bCs/>
          <w:color w:val="000000" w:themeColor="text1"/>
          <w:rPrChange w:id="174" w:author="David Hassell" w:date="2025-11-30T10:14:41Z" oouserid="e42c3f48-66ba-4efd-805a-1ef7f6780645">
            <w:rPr/>
          </w:rPrChange>
        </w:rPr>
      </w:r>
      <w:bookmarkEnd w:id="320"/>
      <w:r>
        <w:rPr>
          <w:b/>
          <w:bCs/>
          <w:color w:val="000000" w:themeColor="text1"/>
          <w:rPrChange w:id="175" w:author="David Hassell" w:date="2025-11-30T10:14:41Z" oouserid="e42c3f48-66ba-4efd-805a-1ef7f6780645">
            <w:rPr/>
          </w:rPrChange>
        </w:rPr>
      </w:r>
      <w:bookmarkStart w:id="259" w:name="_7.11._Nati_1"/>
      <w:r>
        <w:rPr>
          <w:b/>
          <w:bCs/>
          <w:color w:val="000000" w:themeColor="text1"/>
          <w:rPrChange w:id="176" w:author="David Hassell" w:date="2025-11-30T10:14:41Z" oouserid="e42c3f48-66ba-4efd-805a-1ef7f6780645">
            <w:rPr/>
          </w:rPrChange>
        </w:rPr>
      </w:r>
      <w:bookmarkEnd w:id="259"/>
      <w:r>
        <w:rPr>
          <w:b/>
          <w:bCs/>
          <w:color w:val="000000" w:themeColor="text1"/>
          <w:rPrChange w:id="177" w:author="David Hassell" w:date="2025-11-30T10:14:41Z" oouserid="e42c3f48-66ba-4efd-805a-1ef7f6780645">
            <w:rPr/>
          </w:rPrChange>
        </w:rPr>
      </w:r>
      <w:bookmarkStart w:id="156" w:name="_7.12._Nati"/>
      <w:r>
        <w:rPr>
          <w:b/>
          <w:bCs/>
          <w:color w:val="000000" w:themeColor="text1"/>
          <w:rPrChange w:id="178" w:author="David Hassell" w:date="2025-11-30T10:14:41Z" oouserid="e42c3f48-66ba-4efd-805a-1ef7f6780645">
            <w:rPr/>
          </w:rPrChange>
        </w:rPr>
      </w:r>
      <w:bookmarkEnd w:id="156"/>
      <w:r>
        <w:rPr>
          <w:b/>
          <w:bCs/>
          <w:color w:val="000000" w:themeColor="text1"/>
          <w:rPrChange w:id="179" w:author="David Hassell" w:date="2025-11-30T10:14:41Z" oouserid="e42c3f48-66ba-4efd-805a-1ef7f6780645">
            <w:rPr>
              <w:color w:val="000000" w:themeColor="text1"/>
            </w:rPr>
          </w:rPrChange>
        </w:rPr>
      </w:r>
      <w:bookmarkStart w:id="39" w:name="_8.12._Nati"/>
      <w:r>
        <w:rPr>
          <w:b/>
          <w:bCs/>
          <w:color w:val="000000" w:themeColor="text1"/>
          <w:rPrChange w:id="180" w:author="David Hassell" w:date="2025-11-30T10:14:41Z" oouserid="e42c3f48-66ba-4efd-805a-1ef7f6780645">
            <w:rPr>
              <w:color w:val="000000" w:themeColor="text1"/>
            </w:rPr>
          </w:rPrChange>
        </w:rPr>
      </w:r>
      <w:bookmarkEnd w:id="39"/>
      <w:r>
        <w:rPr>
          <w:rFonts w:ascii="Arial" w:hAnsi="Arial" w:eastAsia="Arial" w:cs="Arial"/>
          <w:b/>
          <w:bCs/>
          <w:color w:val="000000" w:themeColor="text1"/>
          <w:sz w:val="28"/>
          <w:u w:val="none"/>
        </w:rPr>
        <w:t xml:space="preserve">c</w:t>
      </w:r>
      <w:r>
        <w:rPr>
          <w:rFonts w:ascii="Arial" w:hAnsi="Arial" w:eastAsia="Arial" w:cs="Arial"/>
          <w:b/>
          <w:color w:val="000000" w:themeColor="text1"/>
          <w:sz w:val="28"/>
          <w:u w:val="none"/>
        </w:rPr>
        <w:t xml:space="preserve">oordina</w:t>
      </w:r>
      <w:r>
        <w:rPr>
          <w:rFonts w:ascii="Arial" w:hAnsi="Arial" w:eastAsia="Arial" w:cs="Arial"/>
          <w:b/>
          <w:color w:val="000000" w:themeColor="text1"/>
          <w:sz w:val="28"/>
          <w:u w:val="none"/>
        </w:rPr>
        <w:t xml:space="preserve">te</w:t>
      </w:r>
      <w:r>
        <w:rPr>
          <w:rFonts w:ascii="Arial" w:hAnsi="Arial" w:eastAsia="Arial" w:cs="Arial"/>
          <w:color w:val="000000" w:themeColor="text1"/>
          <w:sz w:val="28"/>
          <w:u w:val="none"/>
        </w:rPr>
        <w:t xml:space="preserve"> CV</w:t>
      </w:r>
      <w:r>
        <w:rPr>
          <w:color w:val="000000" w:themeColor="text1"/>
        </w:rPr>
      </w:r>
      <w:r>
        <w:rPr>
          <w:color w:val="000000" w:themeColor="text1"/>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u w:val="none"/>
        </w:rPr>
      </w:pPr>
      <w:r>
        <w:rPr>
          <w:rFonts w:ascii="Arial" w:hAnsi="Arial" w:eastAsia="Arial" w:cs="Arial"/>
          <w:color w:val="000000"/>
          <w:sz w:val="20"/>
          <w:szCs w:val="20"/>
          <w:u w:val="none"/>
        </w:rPr>
        <w:t xml:space="preserve">Ve</w:t>
      </w:r>
      <w:r>
        <w:rPr>
          <w:rFonts w:ascii="Arial" w:hAnsi="Arial" w:eastAsia="Arial" w:cs="Arial"/>
          <w:color w:val="000000"/>
          <w:sz w:val="20"/>
          <w:szCs w:val="20"/>
          <w:u w:val="none"/>
        </w:rPr>
        <w:t xml:space="preserve">rtical </w:t>
      </w:r>
      <w:r>
        <w:rPr>
          <w:rFonts w:ascii="Arial" w:hAnsi="Arial" w:eastAsia="Arial" w:cs="Arial"/>
          <w:color w:val="000000"/>
          <w:sz w:val="20"/>
          <w:szCs w:val="20"/>
          <w:u w:val="none"/>
        </w:rPr>
        <w:t xml:space="preserve">computational </w:t>
      </w:r>
      <w:r>
        <w:rPr>
          <w:rFonts w:ascii="Arial" w:hAnsi="Arial" w:eastAsia="Arial" w:cs="Arial"/>
          <w:color w:val="000000"/>
          <w:sz w:val="20"/>
          <w:szCs w:val="20"/>
          <w:u w:val="none"/>
        </w:rPr>
        <w:t xml:space="preserve">grid coordinate types.</w:t>
      </w:r>
      <w:r>
        <w:rPr>
          <w:rFonts w:ascii="Arial" w:hAnsi="Arial" w:eastAsia="Arial" w:cs="Arial"/>
          <w:color w:val="000000"/>
          <w:sz w:val="20"/>
          <w:szCs w:val="20"/>
          <w:u w:val="none"/>
        </w:rPr>
      </w:r>
      <w:r>
        <w:rPr>
          <w:rFonts w:ascii="Arial" w:hAnsi="Arial" w:eastAsia="Arial" w:cs="Arial"/>
          <w:color w:val="000000"/>
          <w:sz w:val="20"/>
          <w:szCs w:val="20"/>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rFonts w:ascii="Arial" w:hAnsi="Arial" w:eastAsia="Arial" w:cs="Arial"/>
          <w:color w:val="000000"/>
          <w:sz w:val="20"/>
          <w:szCs w:val="20"/>
          <w:highlight w:val="none"/>
          <w:u w:val="none"/>
        </w:rPr>
      </w:pPr>
      <w:r>
        <w:rPr>
          <w:rFonts w:ascii="Arial" w:hAnsi="Arial" w:eastAsia="Arial" w:cs="Arial"/>
          <w:color w:val="000000"/>
          <w:sz w:val="20"/>
          <w:szCs w:val="20"/>
          <w:u w:val="none"/>
        </w:rPr>
        <w:t xml:space="preserve">A coordinate type describes the vertical coordinate reference system. </w:t>
      </w:r>
      <w:r>
        <w:rPr>
          <w:rFonts w:ascii="Arial" w:hAnsi="Arial" w:eastAsia="Arial" w:cs="Arial"/>
          <w:color w:val="000000"/>
          <w:sz w:val="20"/>
          <w:szCs w:val="20"/>
          <w:highlight w:val="none"/>
          <w:u w:val="none"/>
        </w:rPr>
        <w:t xml:space="preserve">See section </w:t>
      </w:r>
      <w:r>
        <w:rPr>
          <w:rFonts w:ascii="Arial" w:hAnsi="Arial" w:eastAsia="Arial" w:cs="Arial"/>
          <w:color w:val="000000"/>
          <w:sz w:val="20"/>
          <w:szCs w:val="20"/>
          <w:highlight w:val="none"/>
          <w:u w:val="none"/>
        </w:rPr>
      </w:r>
      <w:hyperlink w:tooltip="#_4.2.1.__Ve" w:anchor="_4.2.1.__Ve" w:history="1">
        <w:r>
          <w:rPr>
            <w:rStyle w:val="2580"/>
            <w:rFonts w:ascii="Arial" w:hAnsi="Arial" w:eastAsia="Arial" w:cs="Arial"/>
            <w:sz w:val="20"/>
            <w:szCs w:val="20"/>
            <w:highlight w:val="none"/>
          </w:rPr>
          <w:t xml:space="preserve">4.2.1 (Vertical computational grid)</w:t>
        </w:r>
      </w:hyperlink>
      <w:r>
        <w:rPr>
          <w:rFonts w:ascii="Arial" w:hAnsi="Arial" w:eastAsia="Arial" w:cs="Arial"/>
          <w:color w:val="000000"/>
          <w:sz w:val="20"/>
          <w:szCs w:val="20"/>
          <w:highlight w:val="none"/>
          <w:u w:val="none"/>
        </w:rPr>
        <w:t xml:space="preserve">.</w:t>
      </w:r>
      <w:r>
        <w:rPr>
          <w:rFonts w:ascii="Arial" w:hAnsi="Arial" w:eastAsia="Arial" w:cs="Arial"/>
          <w:color w:val="000000"/>
          <w:sz w:val="20"/>
          <w:szCs w:val="20"/>
          <w:highlight w:val="none"/>
          <w:u w:val="none"/>
        </w:rPr>
      </w:r>
      <w:r>
        <w:rPr>
          <w:rFonts w:ascii="Arial" w:hAnsi="Arial" w:eastAsia="Arial" w:cs="Arial"/>
          <w:color w:val="000000"/>
          <w:sz w:val="20"/>
          <w:szCs w:val="20"/>
          <w:highlight w:val="none"/>
          <w:u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rPr>
      </w:pPr>
      <w:r>
        <w:rPr>
          <w:sz w:val="20"/>
          <w:szCs w:val="20"/>
        </w:rPr>
      </w:r>
      <w:r>
        <w:rPr>
          <w:rFonts w:ascii="Arial" w:hAnsi="Arial" w:eastAsia="Arial" w:cs="Arial"/>
          <w:color w:val="000000"/>
          <w:sz w:val="20"/>
          <w:szCs w:val="20"/>
          <w:u w:val="none"/>
        </w:rPr>
        <w:t xml:space="preserve">Options for</w:t>
      </w:r>
      <w:r>
        <w:rPr>
          <w:rFonts w:ascii="Arial" w:hAnsi="Arial" w:eastAsia="Arial" w:cs="Arial"/>
          <w:color w:val="000000"/>
          <w:sz w:val="20"/>
          <w:szCs w:val="20"/>
          <w:u w:val="none"/>
        </w:rPr>
        <w:t xml:space="preserve"> the </w:t>
      </w:r>
      <w:r>
        <w:rPr>
          <w:rFonts w:ascii="Arial" w:hAnsi="Arial" w:eastAsia="Arial" w:cs="Arial"/>
          <w:color w:val="000000"/>
          <w:sz w:val="20"/>
          <w:szCs w:val="20"/>
          <w:u w:val="none"/>
        </w:rPr>
        <w:t xml:space="preserve">vertical </w:t>
      </w:r>
      <w:r>
        <w:rPr>
          <w:rFonts w:ascii="Arial" w:hAnsi="Arial" w:eastAsia="Arial" w:cs="Arial"/>
          <w:color w:val="000000"/>
          <w:sz w:val="20"/>
          <w:szCs w:val="20"/>
          <w:u w:val="none"/>
        </w:rPr>
        <w:t xml:space="preserve">computational </w:t>
      </w:r>
      <w:r>
        <w:rPr>
          <w:rFonts w:ascii="Arial" w:hAnsi="Arial" w:eastAsia="Arial" w:cs="Arial"/>
          <w:color w:val="000000"/>
          <w:sz w:val="20"/>
          <w:szCs w:val="20"/>
          <w:u w:val="none"/>
        </w:rPr>
        <w:t xml:space="preserve">grid </w:t>
      </w:r>
      <w:r>
        <w:rPr>
          <w:rFonts w:ascii="Arial" w:hAnsi="Arial" w:eastAsia="Arial" w:cs="Arial"/>
          <w:b/>
          <w:color w:val="000000"/>
          <w:sz w:val="20"/>
          <w:szCs w:val="20"/>
          <w:u w:val="none"/>
        </w:rPr>
        <w:t xml:space="preserve">vertical_</w:t>
      </w:r>
      <w:r>
        <w:rPr>
          <w:rFonts w:ascii="Arial" w:hAnsi="Arial" w:eastAsia="Arial" w:cs="Arial"/>
          <w:b/>
          <w:color w:val="000000"/>
          <w:sz w:val="20"/>
          <w:szCs w:val="20"/>
          <w:u w:val="none"/>
        </w:rPr>
        <w:t xml:space="preserve">coordinate</w:t>
      </w:r>
      <w:r>
        <w:rPr>
          <w:rFonts w:ascii="Arial" w:hAnsi="Arial" w:eastAsia="Arial" w:cs="Arial"/>
          <w:color w:val="000000"/>
          <w:sz w:val="20"/>
          <w:szCs w:val="20"/>
          <w:u w:val="none"/>
        </w:rPr>
        <w:t xml:space="preserve"> property:</w:t>
      </w:r>
      <w:r>
        <w:rPr>
          <w:sz w:val="20"/>
          <w:szCs w:val="20"/>
        </w:rPr>
      </w:r>
      <w:r>
        <w:rPr>
          <w:sz w:val="20"/>
          <w:szCs w:val="20"/>
        </w:rPr>
      </w:r>
    </w:p>
    <w:p>
      <w:pPr>
        <w:pStyle w:val="2602"/>
        <w:numPr>
          <w:ilvl w:val="0"/>
          <w:numId w:val="433"/>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air_potential_temperature</w:t>
      </w:r>
      <w:r>
        <w:rPr>
          <w:b/>
          <w:bCs/>
          <w:sz w:val="20"/>
          <w:szCs w:val="20"/>
        </w:rPr>
      </w:r>
      <w:r>
        <w:rPr>
          <w:b/>
          <w:bCs/>
          <w:sz w:val="20"/>
          <w:szCs w:val="20"/>
        </w:rPr>
      </w:r>
    </w:p>
    <w:p>
      <w:pPr>
        <w:pStyle w:val="2602"/>
        <w:numPr>
          <w:ilvl w:val="1"/>
          <w:numId w:val="433"/>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Air potential temperature is the temperature a parcel of air would have if moved dry adiabatically to a standard pressure</w:t>
      </w:r>
      <w:r>
        <w:rPr>
          <w:i/>
          <w:iCs/>
          <w:sz w:val="20"/>
          <w:szCs w:val="20"/>
        </w:rPr>
        <w:t xml:space="preserve">, as defined by the </w:t>
      </w:r>
      <w:hyperlink r:id="rId54"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air_pressure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Air pressure </w:t>
      </w:r>
      <w:r>
        <w:rPr>
          <w:rFonts w:ascii="Arial" w:hAnsi="Arial" w:eastAsia="Arial" w:cs="Arial"/>
          <w:i/>
          <w:color w:val="000000"/>
          <w:sz w:val="20"/>
          <w:szCs w:val="20"/>
          <w:u w:val="none"/>
        </w:rPr>
        <w:t xml:space="preserve">is the pressure that exists in the medium of air</w:t>
      </w:r>
      <w:r>
        <w:rPr>
          <w:i/>
          <w:iCs/>
          <w:sz w:val="20"/>
          <w:szCs w:val="20"/>
        </w:rPr>
        <w:t xml:space="preserve">, as defined by the </w:t>
      </w:r>
      <w:hyperlink r:id="rId55"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5"/>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atmosphere_hybrid_height_coordinate</w:t>
      </w:r>
      <w:r>
        <w:rPr>
          <w:b/>
          <w:bCs/>
          <w:sz w:val="20"/>
          <w:szCs w:val="20"/>
        </w:rPr>
      </w:r>
      <w:r>
        <w:rPr>
          <w:b/>
          <w:bCs/>
          <w:sz w:val="20"/>
          <w:szCs w:val="20"/>
        </w:rPr>
      </w:r>
    </w:p>
    <w:p>
      <w:pPr>
        <w:pStyle w:val="2602"/>
        <w:numPr>
          <w:ilvl w:val="1"/>
          <w:numId w:val="435"/>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Parametric atmosphere hybrid height coordinate</w:t>
      </w:r>
      <w:r>
        <w:rPr>
          <w:i/>
          <w:iCs/>
          <w:sz w:val="20"/>
          <w:szCs w:val="20"/>
        </w:rPr>
        <w:t xml:space="preserve">, as defined by the </w:t>
      </w:r>
      <w:hyperlink r:id="rId56"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4"/>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atmosphere_hybrid_sigma_pressure_coordinate</w:t>
      </w:r>
      <w:r>
        <w:rPr>
          <w:b/>
          <w:bCs/>
          <w:sz w:val="20"/>
          <w:szCs w:val="20"/>
        </w:rPr>
      </w:r>
      <w:r>
        <w:rPr>
          <w:b/>
          <w:bCs/>
          <w:sz w:val="20"/>
          <w:szCs w:val="20"/>
        </w:rPr>
      </w:r>
    </w:p>
    <w:p>
      <w:pPr>
        <w:pStyle w:val="2602"/>
        <w:numPr>
          <w:ilvl w:val="1"/>
          <w:numId w:val="434"/>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atmosphere hybrid sigma pressure coordinate</w:t>
      </w:r>
      <w:r>
        <w:rPr>
          <w:i/>
          <w:iCs/>
          <w:sz w:val="20"/>
          <w:szCs w:val="20"/>
        </w:rPr>
        <w:t xml:space="preserve">, as defined by the </w:t>
      </w:r>
      <w:hyperlink r:id="rId57"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atmosphere_ln_pressure_coordinate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atmosphere natural log pressure coordinate</w:t>
      </w:r>
      <w:r>
        <w:rPr>
          <w:i/>
          <w:iCs/>
          <w:sz w:val="20"/>
          <w:szCs w:val="20"/>
        </w:rPr>
        <w:t xml:space="preserve">, as defined by the </w:t>
      </w:r>
      <w:hyperlink r:id="rId58"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atmosphere_sigma_coordinate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atmosphere sigma coordinate</w:t>
      </w:r>
      <w:r>
        <w:rPr>
          <w:i/>
          <w:iCs/>
          <w:sz w:val="20"/>
          <w:szCs w:val="20"/>
        </w:rPr>
        <w:t xml:space="preserve">, as defined by the </w:t>
      </w:r>
      <w:hyperlink r:id="rId59"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atmosphere_sleve_coordinate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atmosphere smooth vertical level coordinate</w:t>
      </w:r>
      <w:r>
        <w:rPr>
          <w:i/>
          <w:iCs/>
          <w:sz w:val="20"/>
          <w:szCs w:val="20"/>
        </w:rPr>
        <w:t xml:space="preserve">, as defined by the </w:t>
      </w:r>
      <w:hyperlink r:id="rId60"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depth</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Depth is the vertical distance below the </w:t>
      </w:r>
      <w:r>
        <w:rPr>
          <w:rFonts w:ascii="Arial" w:hAnsi="Arial" w:eastAsia="Arial" w:cs="Arial"/>
          <w:i/>
          <w:color w:val="000000"/>
          <w:sz w:val="20"/>
          <w:szCs w:val="20"/>
          <w:u w:val="none"/>
        </w:rPr>
        <w:t xml:space="preserve">earth’s </w:t>
      </w:r>
      <w:r>
        <w:rPr>
          <w:rFonts w:ascii="Arial" w:hAnsi="Arial" w:eastAsia="Arial" w:cs="Arial"/>
          <w:i/>
          <w:color w:val="000000"/>
          <w:sz w:val="20"/>
          <w:szCs w:val="20"/>
          <w:u w:val="none"/>
        </w:rPr>
        <w:t xml:space="preserve">surface</w:t>
      </w:r>
      <w:r>
        <w:rPr>
          <w:i/>
          <w:iCs/>
          <w:sz w:val="20"/>
          <w:szCs w:val="20"/>
        </w:rPr>
        <w:t xml:space="preserve">, as defined by the </w:t>
      </w:r>
      <w:hyperlink r:id="rId61"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geopotential_height</w:t>
      </w:r>
      <w:r>
        <w:rPr>
          <w:b/>
          <w:bCs/>
          <w:sz w:val="20"/>
          <w:szCs w:val="20"/>
        </w:rPr>
      </w:r>
      <w:r>
        <w:rPr>
          <w:b/>
          <w:bCs/>
          <w:sz w:val="20"/>
          <w:szCs w:val="20"/>
        </w:rPr>
      </w:r>
    </w:p>
    <w:p>
      <w:pPr>
        <w:pStyle w:val="2602"/>
        <w:numPr>
          <w:ilvl w:val="1"/>
          <w:numId w:val="43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Geopotential height is the geopotential divided by the standard acceleration due to gravity</w:t>
      </w:r>
      <w:r>
        <w:rPr>
          <w:i/>
          <w:iCs/>
          <w:sz w:val="20"/>
          <w:szCs w:val="20"/>
        </w:rPr>
        <w:t xml:space="preserve">, as defined by the </w:t>
      </w:r>
      <w:hyperlink r:id="rId62"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1"/>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height</w:t>
      </w:r>
      <w:r>
        <w:rPr>
          <w:b/>
          <w:bCs/>
          <w:sz w:val="20"/>
          <w:szCs w:val="20"/>
        </w:rPr>
      </w:r>
      <w:r>
        <w:rPr>
          <w:b/>
          <w:bCs/>
          <w:sz w:val="20"/>
          <w:szCs w:val="20"/>
        </w:rPr>
      </w:r>
    </w:p>
    <w:p>
      <w:pPr>
        <w:pStyle w:val="2602"/>
        <w:numPr>
          <w:ilvl w:val="1"/>
          <w:numId w:val="431"/>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Height is the vertical distance </w:t>
      </w:r>
      <w:r>
        <w:rPr>
          <w:rFonts w:ascii="Arial" w:hAnsi="Arial" w:eastAsia="Arial" w:cs="Arial"/>
          <w:i/>
          <w:color w:val="000000"/>
          <w:sz w:val="20"/>
          <w:szCs w:val="20"/>
          <w:u w:val="none"/>
        </w:rPr>
        <w:t xml:space="preserve">above </w:t>
      </w:r>
      <w:r>
        <w:rPr>
          <w:rFonts w:ascii="Arial" w:hAnsi="Arial" w:eastAsia="Arial" w:cs="Arial"/>
          <w:i/>
          <w:color w:val="000000"/>
          <w:sz w:val="20"/>
          <w:szCs w:val="20"/>
          <w:u w:val="none"/>
        </w:rPr>
        <w:t xml:space="preserve">the </w:t>
      </w:r>
      <w:r>
        <w:rPr>
          <w:rFonts w:ascii="Arial" w:hAnsi="Arial" w:eastAsia="Arial" w:cs="Arial"/>
          <w:i/>
          <w:color w:val="000000"/>
          <w:sz w:val="20"/>
          <w:szCs w:val="20"/>
          <w:u w:val="none"/>
        </w:rPr>
        <w:t xml:space="preserve">earth’s </w:t>
      </w:r>
      <w:r>
        <w:rPr>
          <w:rFonts w:ascii="Arial" w:hAnsi="Arial" w:eastAsia="Arial" w:cs="Arial"/>
          <w:i/>
          <w:color w:val="000000"/>
          <w:sz w:val="20"/>
          <w:szCs w:val="20"/>
          <w:u w:val="none"/>
        </w:rPr>
        <w:t xml:space="preserve">surface</w:t>
      </w:r>
      <w:r>
        <w:rPr>
          <w:i/>
          <w:iCs/>
          <w:sz w:val="20"/>
          <w:szCs w:val="20"/>
        </w:rPr>
        <w:t xml:space="preserve">, as defined by the </w:t>
      </w:r>
      <w:hyperlink r:id="rId63"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0"/>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land_ice_sigma_coordinate</w:t>
      </w:r>
      <w:r>
        <w:rPr>
          <w:b/>
          <w:bCs/>
          <w:sz w:val="20"/>
          <w:szCs w:val="20"/>
        </w:rPr>
      </w:r>
      <w:r>
        <w:rPr>
          <w:b/>
          <w:bCs/>
          <w:sz w:val="20"/>
          <w:szCs w:val="20"/>
        </w:rPr>
      </w:r>
    </w:p>
    <w:p>
      <w:pPr>
        <w:pStyle w:val="2602"/>
        <w:numPr>
          <w:ilvl w:val="1"/>
          <w:numId w:val="429"/>
        </w:numPr>
        <w:pBdr>
          <w:top w:val="none" w:color="000000" w:sz="4" w:space="0"/>
          <w:left w:val="none" w:color="000000" w:sz="4" w:space="0"/>
          <w:bottom w:val="none" w:color="000000" w:sz="4" w:space="0"/>
          <w:right w:val="none" w:color="000000" w:sz="4" w:space="0"/>
        </w:pBdr>
        <w:spacing w:after="240" w:before="0" w:line="276" w:lineRule="auto"/>
        <w:ind w:right="0"/>
        <w:jc w:val="left"/>
        <w:rPr>
          <w:sz w:val="20"/>
          <w:szCs w:val="20"/>
        </w:rPr>
      </w:pPr>
      <w:r>
        <w:rPr>
          <w:rFonts w:ascii="Arial" w:hAnsi="Arial" w:eastAsia="Arial" w:cs="Arial"/>
          <w:i/>
          <w:color w:val="000000"/>
          <w:sz w:val="20"/>
          <w:szCs w:val="20"/>
          <w:u w:val="none"/>
        </w:rPr>
        <w:t xml:space="preserve">L</w:t>
      </w:r>
      <w:r>
        <w:rPr>
          <w:rFonts w:ascii="Arial" w:hAnsi="Arial" w:eastAsia="Arial" w:cs="Arial"/>
          <w:i/>
          <w:color w:val="000000"/>
          <w:sz w:val="20"/>
          <w:szCs w:val="20"/>
          <w:u w:val="none"/>
        </w:rPr>
        <w:t xml:space="preserve">and ice (glaciers, ice-caps and</w:t>
      </w:r>
      <w:r>
        <w:rPr>
          <w:rFonts w:ascii="Arial" w:hAnsi="Arial" w:eastAsia="Arial" w:cs="Arial"/>
          <w:i/>
          <w:color w:val="000000"/>
          <w:sz w:val="20"/>
          <w:szCs w:val="20"/>
          <w:u w:val="none"/>
        </w:rPr>
        <w:t xml:space="preserve"> ice-sheets resting on bedrock and also includes ice-shelves) sigma coordinate</w:t>
      </w:r>
      <w:r>
        <w:rPr>
          <w:i/>
          <w:iCs/>
          <w:sz w:val="20"/>
          <w:szCs w:val="20"/>
        </w:rPr>
        <w:t xml:space="preserve">, as defined by the </w:t>
      </w:r>
      <w:hyperlink r:id="rId64"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7"/>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ocean_double_sigma_coordinate</w:t>
      </w:r>
      <w:r>
        <w:rPr>
          <w:b/>
          <w:bCs/>
          <w:sz w:val="20"/>
          <w:szCs w:val="20"/>
        </w:rPr>
      </w:r>
      <w:r>
        <w:rPr>
          <w:b/>
          <w:bCs/>
          <w:sz w:val="20"/>
          <w:szCs w:val="20"/>
        </w:rPr>
      </w:r>
    </w:p>
    <w:p>
      <w:pPr>
        <w:pStyle w:val="2602"/>
        <w:numPr>
          <w:ilvl w:val="1"/>
          <w:numId w:val="437"/>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double sigma coordinate</w:t>
      </w:r>
      <w:r>
        <w:rPr>
          <w:i/>
          <w:iCs/>
          <w:sz w:val="20"/>
          <w:szCs w:val="20"/>
        </w:rPr>
        <w:t xml:space="preserve">, as defined by the </w:t>
      </w:r>
      <w:hyperlink r:id="rId65"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ocean_sigma_coordinate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sigma coordinate</w:t>
      </w:r>
      <w:r>
        <w:rPr>
          <w:i/>
          <w:iCs/>
          <w:sz w:val="20"/>
          <w:szCs w:val="20"/>
        </w:rPr>
        <w:t xml:space="preserve">, as defined by the </w:t>
      </w:r>
      <w:hyperlink r:id="rId66"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ocean_s_coordinate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s-coordinate</w:t>
      </w:r>
      <w:r>
        <w:rPr>
          <w:i/>
          <w:iCs/>
          <w:sz w:val="20"/>
          <w:szCs w:val="20"/>
        </w:rPr>
        <w:t xml:space="preserve">, as defined by the </w:t>
      </w:r>
      <w:hyperlink r:id="rId67"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ocean_s_coordinate_g1</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s-coordinate, generic form 1</w:t>
      </w:r>
      <w:r>
        <w:rPr>
          <w:i/>
          <w:iCs/>
          <w:sz w:val="20"/>
          <w:szCs w:val="20"/>
        </w:rPr>
        <w:t xml:space="preserve">, as defined by the </w:t>
      </w:r>
      <w:hyperlink r:id="rId68"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ocean_s_coordinate_g2</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s-coordinate, generic form 2</w:t>
      </w:r>
      <w:r>
        <w:rPr>
          <w:i/>
          <w:iCs/>
          <w:sz w:val="20"/>
          <w:szCs w:val="20"/>
        </w:rPr>
        <w:t xml:space="preserve">, as defined by the </w:t>
      </w:r>
      <w:hyperlink r:id="rId69"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ocean_sigma_z_coordinate</w:t>
      </w:r>
      <w:r>
        <w:rPr>
          <w:b/>
          <w:bCs/>
          <w:sz w:val="20"/>
          <w:szCs w:val="20"/>
        </w:rPr>
      </w:r>
      <w:r>
        <w:rPr>
          <w:b/>
          <w:bCs/>
          <w:sz w:val="20"/>
          <w:szCs w:val="20"/>
        </w:rPr>
      </w:r>
    </w:p>
    <w:p>
      <w:pPr>
        <w:pStyle w:val="2602"/>
        <w:numPr>
          <w:ilvl w:val="1"/>
          <w:numId w:val="312"/>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r>
      <w:r>
        <w:rPr>
          <w:rFonts w:ascii="Arial" w:hAnsi="Arial" w:eastAsia="Arial" w:cs="Arial"/>
          <w:i/>
          <w:color w:val="000000"/>
          <w:sz w:val="20"/>
          <w:szCs w:val="20"/>
          <w:u w:val="none"/>
        </w:rPr>
        <w:t xml:space="preserve">Parametric </w:t>
      </w:r>
      <w:r>
        <w:rPr>
          <w:rFonts w:ascii="Arial" w:hAnsi="Arial" w:eastAsia="Arial" w:cs="Arial"/>
          <w:i/>
          <w:color w:val="000000"/>
          <w:sz w:val="20"/>
          <w:szCs w:val="20"/>
          <w:u w:val="none"/>
        </w:rPr>
        <w:t xml:space="preserve">ocean sigma over z coordinate</w:t>
      </w:r>
      <w:r>
        <w:rPr>
          <w:i/>
          <w:iCs/>
          <w:sz w:val="20"/>
          <w:szCs w:val="20"/>
        </w:rPr>
        <w:t xml:space="preserve">, as defined by the </w:t>
      </w:r>
      <w:hyperlink r:id="rId70"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sea_water_pressure</w:t>
      </w:r>
      <w:r>
        <w:rPr>
          <w:b/>
          <w:bCs/>
          <w:sz w:val="20"/>
          <w:szCs w:val="20"/>
        </w:rPr>
      </w:r>
      <w:r>
        <w:rPr>
          <w:b/>
          <w:bCs/>
          <w:sz w:val="20"/>
          <w:szCs w:val="20"/>
        </w:rPr>
      </w:r>
    </w:p>
    <w:p>
      <w:pPr>
        <w:pStyle w:val="2602"/>
        <w:numPr>
          <w:ilvl w:val="1"/>
          <w:numId w:val="43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Sea water pressure is the pressure that exists in the medium of sea water</w:t>
      </w:r>
      <w:r>
        <w:rPr>
          <w:i/>
          <w:iCs/>
          <w:sz w:val="20"/>
          <w:szCs w:val="20"/>
        </w:rPr>
        <w:t xml:space="preserve">, as defined by the </w:t>
      </w:r>
      <w:hyperlink r:id="rId71"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436"/>
        </w:numPr>
        <w:pBdr>
          <w:top w:val="none" w:color="000000" w:sz="4" w:space="0"/>
          <w:left w:val="none" w:color="000000" w:sz="4" w:space="0"/>
          <w:bottom w:val="none" w:color="000000" w:sz="4" w:space="0"/>
          <w:right w:val="none" w:color="000000" w:sz="4" w:space="0"/>
        </w:pBdr>
        <w:spacing w:after="0" w:before="0" w:line="276" w:lineRule="auto"/>
        <w:ind w:right="0"/>
        <w:jc w:val="left"/>
        <w:rPr>
          <w:b/>
          <w:bCs/>
          <w:sz w:val="20"/>
          <w:szCs w:val="20"/>
        </w:rPr>
      </w:pPr>
      <w:r>
        <w:rPr>
          <w:rFonts w:ascii="Arial" w:hAnsi="Arial" w:eastAsia="Arial" w:cs="Arial"/>
          <w:b/>
          <w:bCs/>
          <w:color w:val="000000"/>
          <w:sz w:val="20"/>
          <w:szCs w:val="20"/>
          <w:u w:val="none"/>
        </w:rPr>
        <w:t xml:space="preserve">sea_water_potential_temperature</w:t>
      </w:r>
      <w:r>
        <w:rPr>
          <w:b/>
          <w:bCs/>
          <w:sz w:val="20"/>
          <w:szCs w:val="20"/>
        </w:rPr>
      </w:r>
      <w:r>
        <w:rPr>
          <w:b/>
          <w:bCs/>
          <w:sz w:val="20"/>
          <w:szCs w:val="20"/>
        </w:rPr>
      </w:r>
    </w:p>
    <w:p>
      <w:pPr>
        <w:pStyle w:val="2602"/>
        <w:numPr>
          <w:ilvl w:val="1"/>
          <w:numId w:val="436"/>
        </w:numPr>
        <w:pBdr>
          <w:top w:val="none" w:color="000000" w:sz="4" w:space="0"/>
          <w:left w:val="none" w:color="000000" w:sz="4" w:space="0"/>
          <w:bottom w:val="none" w:color="000000" w:sz="4" w:space="0"/>
          <w:right w:val="none" w:color="000000" w:sz="4" w:space="0"/>
        </w:pBdr>
        <w:spacing w:after="0" w:before="0" w:line="276" w:lineRule="auto"/>
        <w:ind w:right="0"/>
        <w:jc w:val="left"/>
        <w:rPr>
          <w:sz w:val="20"/>
          <w:szCs w:val="20"/>
        </w:rPr>
      </w:pPr>
      <w:r>
        <w:rPr>
          <w:rFonts w:ascii="Arial" w:hAnsi="Arial" w:eastAsia="Arial" w:cs="Arial"/>
          <w:i/>
          <w:color w:val="000000"/>
          <w:sz w:val="20"/>
          <w:szCs w:val="20"/>
          <w:u w:val="none"/>
        </w:rPr>
        <w:t xml:space="preserve">Sea water potential temperature is the temperature a parcel of sea water would have if moved adiabatically to sea level pressure</w:t>
      </w:r>
      <w:r>
        <w:rPr>
          <w:i/>
          <w:iCs/>
          <w:sz w:val="20"/>
          <w:szCs w:val="20"/>
        </w:rPr>
        <w:t xml:space="preserve">, as defined by the </w:t>
      </w:r>
      <w:hyperlink r:id="rId72" w:tooltip="https://cfconventions.org/cf-conventions/cf-conventions.html#parametric-v-coord" w:history="1">
        <w:r>
          <w:rPr>
            <w:rStyle w:val="2580"/>
            <w:i/>
            <w:iCs/>
            <w:sz w:val="20"/>
            <w:szCs w:val="20"/>
          </w:rPr>
          <w:t xml:space="preserve">CF conventions</w:t>
        </w:r>
      </w:hyperlink>
      <w:r>
        <w:rPr>
          <w:rFonts w:ascii="Arial" w:hAnsi="Arial" w:eastAsia="Arial" w:cs="Arial"/>
          <w:i/>
          <w:color w:val="000000"/>
          <w:sz w:val="20"/>
          <w:szCs w:val="20"/>
          <w:u w:val="none"/>
        </w:rPr>
        <w:t xml:space="preserve">.</w:t>
      </w:r>
      <w:r>
        <w:rPr>
          <w:sz w:val="20"/>
          <w:szCs w:val="20"/>
        </w:rPr>
      </w:r>
      <w:r>
        <w:rPr>
          <w:sz w:val="20"/>
          <w:szCs w:val="20"/>
        </w:rPr>
      </w:r>
    </w:p>
    <w:p>
      <w:pPr>
        <w:pStyle w:val="2602"/>
        <w:numPr>
          <w:ilvl w:val="0"/>
          <w:numId w:val="55"/>
        </w:numPr>
        <w:pBdr>
          <w:top w:val="none" w:color="000000" w:sz="4" w:space="0"/>
          <w:left w:val="none" w:color="000000" w:sz="4" w:space="0"/>
          <w:bottom w:val="none" w:color="000000" w:sz="4" w:space="0"/>
          <w:right w:val="none" w:color="000000" w:sz="4" w:space="0"/>
        </w:pBdr>
        <w:spacing w:after="240" w:before="0" w:line="276" w:lineRule="auto"/>
        <w:ind w:right="0"/>
        <w:jc w:val="left"/>
        <w:rPr>
          <w:b/>
          <w:bCs w:val="0"/>
          <w:i w:val="0"/>
          <w:sz w:val="20"/>
          <w:szCs w:val="20"/>
        </w:rPr>
      </w:pPr>
      <w:r>
        <w:rPr>
          <w:rFonts w:ascii="Arial" w:hAnsi="Arial" w:eastAsia="Arial" w:cs="Arial"/>
          <w:b/>
          <w:bCs/>
          <w:i w:val="0"/>
          <w:iCs w:val="0"/>
          <w:color w:val="000000"/>
          <w:sz w:val="20"/>
          <w:szCs w:val="20"/>
          <w:highlight w:val="none"/>
          <w:u w:val="none"/>
        </w:rPr>
        <w:t xml:space="preserve">z*</w:t>
      </w:r>
      <w:r>
        <w:rPr>
          <w:b/>
          <w:bCs w:val="0"/>
          <w:i w:val="0"/>
          <w:sz w:val="20"/>
          <w:szCs w:val="20"/>
        </w:rPr>
      </w:r>
      <w:r>
        <w:rPr>
          <w:b/>
          <w:bCs w:val="0"/>
          <w:i w:val="0"/>
          <w:sz w:val="20"/>
          <w:szCs w:val="20"/>
        </w:rPr>
      </w:r>
    </w:p>
    <w:p>
      <w:pPr>
        <w:pStyle w:val="2602"/>
        <w:numPr>
          <w:ilvl w:val="1"/>
          <w:numId w:val="55"/>
        </w:numPr>
        <w:pBdr>
          <w:top w:val="none" w:color="000000" w:sz="4" w:space="0"/>
          <w:left w:val="none" w:color="000000" w:sz="4" w:space="0"/>
          <w:bottom w:val="none" w:color="000000" w:sz="4" w:space="0"/>
          <w:right w:val="none" w:color="000000" w:sz="4" w:space="0"/>
        </w:pBdr>
        <w:spacing w:after="240" w:before="0" w:line="276" w:lineRule="auto"/>
        <w:ind w:right="0"/>
        <w:jc w:val="left"/>
        <w:rPr>
          <w:bCs w:val="0"/>
          <w:i w:val="0"/>
          <w:sz w:val="20"/>
          <w:szCs w:val="20"/>
        </w:rPr>
      </w:pPr>
      <w:r>
        <w:rPr>
          <w:rFonts w:ascii="Arial" w:hAnsi="Arial" w:eastAsia="Arial" w:cs="Arial"/>
          <w:i/>
          <w:iCs/>
          <w:color w:val="000000"/>
          <w:sz w:val="20"/>
          <w:szCs w:val="20"/>
          <w:highlight w:val="none"/>
          <w:u w:val="none"/>
        </w:rPr>
      </w:r>
      <w:r>
        <w:rPr>
          <w:rFonts w:ascii="Arial" w:hAnsi="Arial" w:eastAsia="Arial" w:cs="Arial"/>
          <w:i/>
          <w:iCs/>
          <w:color w:val="000000"/>
          <w:sz w:val="20"/>
          <w:szCs w:val="20"/>
          <w:highlight w:val="none"/>
          <w:u w:val="none"/>
        </w:rPr>
        <w:t xml:space="preserve">The z* coordinate, as defined by </w:t>
      </w:r>
      <w:hyperlink r:id="rId73" w:tooltip="https://doi.org/10.1016/j.ocemod.2003.09.003" w:history="1">
        <w:r>
          <w:rPr>
            <w:rStyle w:val="2580"/>
            <w:rFonts w:ascii="Arial" w:hAnsi="Arial" w:eastAsia="Arial" w:cs="Arial"/>
            <w:i/>
            <w:iCs/>
            <w:sz w:val="20"/>
            <w:szCs w:val="20"/>
            <w:highlight w:val="none"/>
          </w:rPr>
          <w:t xml:space="preserve">Adcroft and Campin (2004)</w:t>
        </w:r>
      </w:hyperlink>
      <w:r>
        <w:rPr>
          <w:rFonts w:ascii="Arial" w:hAnsi="Arial" w:eastAsia="Arial" w:cs="Arial"/>
          <w:i/>
          <w:iCs/>
          <w:color w:val="000000"/>
          <w:sz w:val="20"/>
          <w:szCs w:val="20"/>
          <w:highlight w:val="none"/>
          <w:u w:val="none"/>
        </w:rPr>
        <w:t xml:space="preserve">.</w:t>
      </w:r>
      <w:r>
        <w:rPr>
          <w:b w:val="0"/>
          <w:bCs w:val="0"/>
          <w:sz w:val="20"/>
          <w:szCs w:val="20"/>
        </w:rPr>
        <w:br w:type="page" w:clear="all"/>
      </w:r>
      <w:r>
        <w:rPr>
          <w:bCs w:val="0"/>
          <w:i w:val="0"/>
          <w:sz w:val="20"/>
          <w:szCs w:val="20"/>
        </w:rPr>
      </w:r>
      <w:r>
        <w:rPr>
          <w:bCs w:val="0"/>
          <w:i w:val="0"/>
          <w:sz w:val="20"/>
          <w:szCs w:val="20"/>
        </w:rPr>
      </w:r>
    </w:p>
    <w:p>
      <w:pPr>
        <w:pStyle w:val="2422"/>
        <w:pBdr/>
        <w:spacing w:line="276" w:lineRule="auto"/>
        <w:ind/>
        <w:jc w:val="both"/>
        <w:rPr>
          <w:b w:val="0"/>
          <w:bCs w:val="0"/>
        </w:rPr>
      </w:pPr>
      <w:r/>
      <w:bookmarkStart w:id="565" w:name="_Toc8"/>
      <w:r>
        <w:rPr>
          <w:b w:val="0"/>
          <w:bCs w:val="0"/>
        </w:rPr>
        <w:t xml:space="preserve"> </w:t>
      </w:r>
      <w:r>
        <w:rPr>
          <w:b w:val="0"/>
          <w:bCs w:val="0"/>
          <w:highlight w:val="none"/>
        </w:rPr>
        <w:t xml:space="preserve">EMD data model</w:t>
      </w:r>
      <w:r>
        <w:rPr>
          <w:b w:val="0"/>
          <w:bCs w:val="0"/>
        </w:rPr>
      </w:r>
      <w:bookmarkEnd w:id="565"/>
      <w:r>
        <w:rPr>
          <w:b w:val="0"/>
          <w:bCs w:val="0"/>
        </w:rPr>
      </w:r>
      <w:r>
        <w:rPr>
          <w:b w:val="0"/>
          <w:bCs w:val="0"/>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contextualSpacing w:val="false"/>
        <w:jc w:val="both"/>
        <w:rPr>
          <w:b w:val="0"/>
          <w:bCs w:val="0"/>
          <w:sz w:val="20"/>
          <w:szCs w:val="20"/>
          <w:highlight w:val="none"/>
        </w:rPr>
      </w:pPr>
      <w:r>
        <w:rPr>
          <w:sz w:val="20"/>
          <w:szCs w:val="20"/>
        </w:rPr>
        <w:t xml:space="preserve">The EMD may be represented by the </w:t>
      </w:r>
      <w:hyperlink r:id="rId74" w:tooltip="https://www.omg.org/spec/UML/2.5.1/PDF" w:history="1">
        <w:r>
          <w:rPr>
            <w:rStyle w:val="2580"/>
            <w:sz w:val="20"/>
            <w:szCs w:val="20"/>
          </w:rPr>
          <w:t xml:space="preserve">Unified Modelling Language</w:t>
        </w:r>
      </w:hyperlink>
      <w:r>
        <w:rPr>
          <w:sz w:val="20"/>
          <w:szCs w:val="20"/>
        </w:rPr>
        <w:t xml:space="preserve"> class diagram of </w:t>
      </w:r>
      <w:r>
        <w:rPr>
          <w:b/>
          <w:bCs/>
          <w:sz w:val="20"/>
          <w:szCs w:val="20"/>
        </w:rPr>
        <w:t xml:space="preserve">figure 2</w:t>
      </w:r>
      <w:r>
        <w:rPr>
          <w:b w:val="0"/>
          <w:bCs w:val="0"/>
          <w:sz w:val="20"/>
          <w:szCs w:val="20"/>
          <w:highlight w:val="none"/>
        </w:rPr>
        <w:t xml:space="preserve">.</w:t>
      </w:r>
      <w:r>
        <w:rPr>
          <w:b w:val="0"/>
          <w:bCs w:val="0"/>
          <w:sz w:val="20"/>
          <w:szCs w:val="20"/>
          <w:highlight w:val="none"/>
        </w:rPr>
      </w:r>
      <w:r>
        <w:rPr>
          <w:b w:val="0"/>
          <w:bCs w:val="0"/>
          <w:sz w:val="20"/>
          <w:szCs w:val="20"/>
          <w:highlight w:val="none"/>
        </w:rPr>
      </w:r>
    </w:p>
    <w:p>
      <w:pPr>
        <w:suppressLineNumbers w:val="false"/>
        <w:pBdr>
          <w:top w:val="none" w:color="000000" w:sz="4" w:space="0"/>
          <w:left w:val="none" w:color="000000" w:sz="4" w:space="0"/>
          <w:bottom w:val="none" w:color="000000" w:sz="4" w:space="0"/>
          <w:right w:val="none" w:color="000000" w:sz="4" w:space="0"/>
        </w:pBdr>
        <w:spacing w:after="142" w:afterAutospacing="0" w:before="0" w:line="276" w:lineRule="auto"/>
        <w:ind w:right="0"/>
        <w:contextualSpacing w:val="false"/>
        <w:jc w:val="both"/>
        <w:rPr>
          <w:sz w:val="20"/>
          <w:szCs w:val="20"/>
          <w:highlight w:val="none"/>
        </w:rPr>
      </w:pPr>
      <w:r>
        <w:rPr>
          <w:b w:val="0"/>
          <w:bCs w:val="0"/>
          <w:sz w:val="20"/>
          <w:szCs w:val="20"/>
          <w:highlight w:val="none"/>
        </w:rPr>
      </w:r>
      <w:r>
        <w:rPr>
          <w:sz w:val="20"/>
          <w:szCs w:val="20"/>
          <w:highlight w:val="none"/>
        </w:rPr>
        <w:t xml:space="preserve">All classe</w:t>
      </w:r>
      <w:r>
        <w:rPr>
          <w:sz w:val="20"/>
          <w:szCs w:val="20"/>
          <w:highlight w:val="none"/>
        </w:rPr>
        <w:t xml:space="preserve">s</w:t>
      </w:r>
      <w:r>
        <w:rPr>
          <w:sz w:val="20"/>
          <w:szCs w:val="20"/>
          <w:highlight w:val="none"/>
        </w:rPr>
        <w:t xml:space="preserve">, apart from </w:t>
      </w:r>
      <w:r>
        <w:rPr>
          <w:sz w:val="20"/>
          <w:szCs w:val="20"/>
          <w:highlight w:val="none"/>
        </w:rPr>
        <w:t xml:space="preserve">“Horizontal subgrid”,</w:t>
      </w:r>
      <w:r>
        <w:rPr>
          <w:sz w:val="20"/>
          <w:szCs w:val="20"/>
          <w:highlight w:val="none"/>
        </w:rPr>
        <w:t xml:space="preserve"> can exist independently of the others, as indicated by the hollow </w:t>
      </w:r>
      <w:r>
        <w:rPr>
          <w:sz w:val="20"/>
          <w:szCs w:val="20"/>
          <w:highlight w:val="none"/>
        </w:rPr>
        <w:t xml:space="preserve">diamonds of their relationship connectors. The “Horizontal subgrid” class is different because it can only be understood in the context of its parent class </w:t>
      </w:r>
      <w:r>
        <w:rPr>
          <w:sz w:val="20"/>
          <w:szCs w:val="20"/>
          <w:highlight w:val="none"/>
        </w:rPr>
        <w:t xml:space="preserve">“Horizontal computational grid”,</w:t>
      </w:r>
      <w:r>
        <w:rPr>
          <w:sz w:val="20"/>
          <w:szCs w:val="20"/>
          <w:highlight w:val="none"/>
        </w:rPr>
        <w:t xml:space="preserve"> as indicated by the filled diamond of the connector between those two classes.</w:t>
      </w:r>
      <w:r>
        <w:rPr>
          <w:sz w:val="20"/>
          <w:szCs w:val="20"/>
          <w:highlight w:val="none"/>
        </w:rPr>
      </w:r>
      <w:r>
        <w:rPr>
          <w:sz w:val="20"/>
          <w:szCs w:val="20"/>
          <w:highlight w:val="none"/>
        </w:rPr>
      </w:r>
    </w:p>
    <w:p>
      <w:pPr>
        <w:suppressLineNumbers w:val="false"/>
        <w:pBdr/>
        <w:spacing w:after="142" w:before="0" w:line="276" w:lineRule="auto"/>
        <w:ind/>
        <w:contextualSpacing w:val="false"/>
        <w:jc w:val="center"/>
        <w:rPr>
          <w:sz w:val="20"/>
          <w:szCs w:val="20"/>
          <w:highlight w:val="none"/>
        </w:rPr>
      </w:pPr>
      <w:r>
        <w:rPr>
          <w:sz w:val="20"/>
          <w:szCs w:val="20"/>
          <w:highlight w:val="none"/>
        </w:rPr>
        <mc:AlternateContent>
          <mc:Choice Requires="wpg">
            <w:drawing>
              <wp:inline xmlns:wp="http://schemas.openxmlformats.org/drawingml/2006/wordprocessingDrawing" distT="0" distB="0" distL="0" distR="0">
                <wp:extent cx="5838825" cy="50768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1355" name=""/>
                        <pic:cNvPicPr>
                          <a:picLocks noChangeAspect="1"/>
                        </pic:cNvPicPr>
                        <pic:nvPr/>
                      </pic:nvPicPr>
                      <pic:blipFill>
                        <a:blip r:embed="rId75">
                          <a:extLst>
                            <a:ext uri="{96DAC541-7B7A-43D3-8B79-37D633B846F1}">
                              <asvg:svgBlip xmlns:asvg="http://schemas.microsoft.com/office/drawing/2016/SVG/main" r:embed="rId76"/>
                            </a:ext>
                          </a:extLst>
                        </a:blip>
                        <a:stretch/>
                      </pic:blipFill>
                      <pic:spPr bwMode="auto">
                        <a:xfrm>
                          <a:off x="0" y="0"/>
                          <a:ext cx="5838824" cy="507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9.75pt;height:399.75pt;mso-wrap-distance-left:0.00pt;mso-wrap-distance-top:0.00pt;mso-wrap-distance-right:0.00pt;mso-wrap-distance-bottom:0.00pt;z-index:1;" stroked="false">
                <v:imagedata r:id="rId75" o:title=""/>
                <o:lock v:ext="edit" rotation="t"/>
              </v:shape>
            </w:pict>
          </mc:Fallback>
        </mc:AlternateContent>
      </w:r>
      <w:r>
        <w:rPr>
          <w:sz w:val="20"/>
          <w:szCs w:val="20"/>
          <w:highlight w:val="none"/>
        </w:rPr>
      </w:r>
      <w:r>
        <w:rPr>
          <w:sz w:val="20"/>
          <w:szCs w:val="20"/>
          <w:highlight w:val="none"/>
        </w:rPr>
      </w:r>
    </w:p>
    <w:p>
      <w:pPr>
        <w:pStyle w:val="2452"/>
        <w:pBdr/>
        <w:spacing/>
        <w:ind/>
        <w:jc w:val="both"/>
        <w:rPr>
          <w:b w:val="0"/>
          <w:bCs/>
          <w:i/>
          <w:color w:val="000000" w:themeColor="text1"/>
          <w:sz w:val="20"/>
          <w:szCs w:val="20"/>
        </w:rPr>
      </w:pPr>
      <w:r>
        <w:rPr>
          <w:i w:val="0"/>
          <w:iCs w:val="0"/>
          <w:color w:val="000000" w:themeColor="text1"/>
          <w:sz w:val="20"/>
          <w:szCs w:val="20"/>
        </w:rPr>
        <w:t xml:space="preserve">Figure </w:t>
      </w:r>
      <w:r>
        <w:rPr>
          <w:i w:val="0"/>
          <w:iCs w:val="0"/>
          <w:color w:val="000000" w:themeColor="text1"/>
          <w:sz w:val="20"/>
          <w:szCs w:val="20"/>
        </w:rPr>
        <w:fldChar w:fldCharType="begin"/>
        <w:instrText xml:space="preserve"> SEQ Figure \* Arabic </w:instrText>
        <w:fldChar w:fldCharType="separate"/>
      </w:r>
      <w:r>
        <w:rPr>
          <w:i w:val="0"/>
          <w:iCs w:val="0"/>
          <w:color w:val="000000" w:themeColor="text1"/>
          <w:sz w:val="20"/>
          <w:szCs w:val="20"/>
        </w:rPr>
        <w:t xml:space="preserve">2</w:t>
      </w:r>
      <w:r>
        <w:rPr>
          <w:i w:val="0"/>
          <w:iCs w:val="0"/>
          <w:color w:val="000000" w:themeColor="text1"/>
          <w:sz w:val="20"/>
          <w:szCs w:val="20"/>
        </w:rPr>
        <w:fldChar w:fldCharType="end"/>
      </w:r>
      <w:r>
        <w:rPr>
          <w:b w:val="0"/>
          <w:bCs w:val="0"/>
          <w:i w:val="0"/>
          <w:iCs w:val="0"/>
          <w:color w:val="000000" w:themeColor="text1"/>
          <w:sz w:val="20"/>
          <w:szCs w:val="20"/>
        </w:rPr>
        <w:t xml:space="preserve"> </w:t>
      </w:r>
      <w:r>
        <w:rPr>
          <w:b w:val="0"/>
          <w:bCs w:val="0"/>
          <w:i/>
          <w:iCs/>
          <w:color w:val="000000" w:themeColor="text1"/>
          <w:sz w:val="20"/>
          <w:szCs w:val="20"/>
        </w:rPr>
        <w:t xml:space="preserve">The EMD data model. Each class indicates the section of this document w</w:t>
      </w:r>
      <w:r>
        <w:rPr>
          <w:b w:val="0"/>
          <w:bCs/>
          <w:i/>
          <w:color w:val="000000" w:themeColor="text1"/>
          <w:sz w:val="20"/>
          <w:szCs w:val="20"/>
        </w:rPr>
        <w:t xml:space="preserve">here it is fully defined.</w:t>
      </w:r>
      <w:r>
        <w:rPr>
          <w:b w:val="0"/>
          <w:bCs/>
          <w:i/>
          <w:color w:val="000000" w:themeColor="text1"/>
          <w:sz w:val="20"/>
          <w:szCs w:val="20"/>
        </w:rPr>
      </w:r>
      <w:r>
        <w:rPr>
          <w:b w:val="0"/>
          <w:bCs/>
          <w:i/>
          <w:color w:val="000000" w:themeColor="text1"/>
          <w:sz w:val="20"/>
          <w:szCs w:val="20"/>
        </w:rPr>
      </w:r>
    </w:p>
    <w:p>
      <w:pPr>
        <w:pStyle w:val="2452"/>
        <w:pBdr/>
        <w:spacing/>
        <w:ind/>
        <w:jc w:val="both"/>
        <w:rPr>
          <w:b w:val="0"/>
          <w:bCs/>
          <w:i/>
          <w:color w:val="000000" w:themeColor="text1"/>
          <w:sz w:val="20"/>
          <w:szCs w:val="20"/>
        </w:rPr>
      </w:pPr>
      <w:r>
        <w:rPr>
          <w:b w:val="0"/>
          <w:bCs w:val="0"/>
          <w:i/>
          <w:iCs/>
          <w:color w:val="000000" w:themeColor="text1"/>
          <w:sz w:val="20"/>
          <w:szCs w:val="20"/>
        </w:rPr>
      </w:r>
      <w:r>
        <w:rPr>
          <w:sz w:val="20"/>
          <w:szCs w:val="20"/>
          <w:highlight w:val="none"/>
        </w:rPr>
        <w:br w:type="page" w:clear="all"/>
      </w:r>
      <w:r>
        <w:rPr>
          <w:b w:val="0"/>
          <w:bCs/>
          <w:i/>
          <w:color w:val="000000" w:themeColor="text1"/>
          <w:sz w:val="20"/>
          <w:szCs w:val="20"/>
        </w:rPr>
      </w:r>
      <w:r>
        <w:rPr>
          <w:b w:val="0"/>
          <w:bCs/>
          <w:i/>
          <w:color w:val="000000" w:themeColor="text1"/>
          <w:sz w:val="20"/>
          <w:szCs w:val="20"/>
        </w:rPr>
      </w:r>
    </w:p>
    <w:p>
      <w:pPr>
        <w:pStyle w:val="2422"/>
        <w:numPr>
          <w:ilvl w:val="0"/>
          <w:numId w:val="0"/>
        </w:numPr>
        <w:pBdr/>
        <w:spacing w:line="276" w:lineRule="auto"/>
        <w:ind w:firstLine="0" w:left="0"/>
        <w:rPr>
          <w:highlight w:val="none"/>
        </w:rPr>
      </w:pPr>
      <w:r/>
      <w:bookmarkStart w:id="566" w:name="_Toc9"/>
      <w:r>
        <w:rPr>
          <w:highlight w:val="none"/>
        </w:rPr>
        <w:t xml:space="preserve">Revision history</w:t>
      </w:r>
      <w:r>
        <w:rPr>
          <w:highlight w:val="none"/>
        </w:rPr>
      </w:r>
      <w:bookmarkEnd w:id="566"/>
      <w:r>
        <w:rPr>
          <w:highlight w:val="none"/>
        </w:rPr>
      </w:r>
      <w:r>
        <w:rPr>
          <w:highlight w:val="none"/>
        </w:rPr>
      </w:r>
    </w:p>
    <w:p>
      <w:pPr>
        <w:pStyle w:val="2426"/>
        <w:pBdr/>
        <w:spacing w:line="276" w:lineRule="auto"/>
        <w:ind/>
        <w:jc w:val="left"/>
        <w:rPr>
          <w:sz w:val="28"/>
          <w:szCs w:val="28"/>
        </w:rPr>
      </w:pPr>
      <w:r>
        <w:rPr>
          <w:sz w:val="28"/>
          <w:szCs w:val="28"/>
        </w:rPr>
      </w:r>
      <w:r>
        <w:rPr>
          <w:sz w:val="28"/>
          <w:szCs w:val="28"/>
        </w:rPr>
        <w:t xml:space="preserve">Version 1.0 (2025-12-03</w:t>
      </w:r>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highlight w:val="none"/>
          <w14:ligatures w14:val="none"/>
        </w:rPr>
      </w:pPr>
      <w:r>
        <w:rPr>
          <w:sz w:val="20"/>
          <w:szCs w:val="20"/>
          <w:highlight w:val="none"/>
          <w14:ligatures w14:val="none"/>
        </w:rPr>
        <w:t xml:space="preserve">Improvements</w:t>
      </w:r>
      <w:r>
        <w:rPr>
          <w:sz w:val="20"/>
          <w:szCs w:val="20"/>
          <w:highlight w:val="none"/>
          <w14:ligatures w14:val="none"/>
        </w:rPr>
        <w:t xml:space="preserve"> </w:t>
      </w:r>
      <w:r>
        <w:rPr>
          <w:sz w:val="20"/>
          <w:szCs w:val="20"/>
          <w:highlight w:val="none"/>
          <w14:ligatures w14:val="none"/>
        </w:rPr>
        <w:t xml:space="preserve">arising from the process of implementing EMD for CMIP7, made </w:t>
      </w:r>
      <w:r>
        <w:rPr>
          <w:sz w:val="20"/>
          <w:szCs w:val="20"/>
          <w:highlight w:val="none"/>
          <w14:ligatures w14:val="none"/>
        </w:rPr>
        <w:t xml:space="preserve">by the </w:t>
      </w:r>
      <w:r>
        <w:rPr>
          <w:sz w:val="20"/>
          <w:szCs w:val="20"/>
          <w:highlight w:val="none"/>
          <w14:ligatures w14:val="none"/>
        </w:rPr>
      </w:r>
      <w:hyperlink r:id="rId77" w:tooltip="https://wcrp-cmip.org/cmip7-task-teams/cvs/" w:history="1">
        <w:r>
          <w:rPr>
            <w:rStyle w:val="2580"/>
            <w:sz w:val="20"/>
            <w:szCs w:val="20"/>
            <w:highlight w:val="none"/>
            <w14:ligatures w14:val="none"/>
          </w:rPr>
          <w:t xml:space="preserve">CMIP7 MIP Controlled Vocabularies Task Team</w:t>
        </w:r>
        <w:r>
          <w:rPr>
            <w:rStyle w:val="2580"/>
            <w:sz w:val="20"/>
            <w:szCs w:val="20"/>
            <w:highlight w:val="none"/>
            <w14:ligatures w14:val="none"/>
          </w:rPr>
        </w:r>
      </w:hyperlink>
      <w:r>
        <w:rPr>
          <w:sz w:val="20"/>
          <w:szCs w:val="20"/>
          <w:highlight w:val="none"/>
          <w14:ligatures w14:val="none"/>
        </w:rPr>
        <w:t xml:space="preserve">.</w:t>
      </w:r>
      <w:r>
        <w:rPr>
          <w:sz w:val="20"/>
          <w:szCs w:val="20"/>
          <w:highlight w:val="none"/>
          <w14:ligatures w14:val="none"/>
        </w:rPr>
      </w:r>
      <w:r>
        <w:rPr>
          <w:sz w:val="20"/>
          <w:szCs w:val="20"/>
          <w:highlight w:val="none"/>
          <w14:ligatures w14:val="none"/>
        </w:rPr>
      </w:r>
    </w:p>
    <w:p>
      <w:pPr>
        <w:pStyle w:val="2602"/>
        <w:numPr>
          <w:ilvl w:val="0"/>
          <w:numId w:val="398"/>
        </w:numPr>
        <w:pBdr/>
        <w:spacing w:line="276" w:lineRule="auto"/>
        <w:ind/>
        <w:jc w:val="left"/>
        <w:rPr>
          <w:b w:val="0"/>
          <w:bCs w:val="0"/>
          <w:sz w:val="20"/>
          <w:szCs w:val="20"/>
        </w:rPr>
      </w:pPr>
      <w:r>
        <w:rPr>
          <w:b w:val="0"/>
          <w:bCs w:val="0"/>
          <w:sz w:val="20"/>
          <w:szCs w:val="20"/>
          <w:highlight w:val="none"/>
        </w:rPr>
        <w:t xml:space="preserve">Providing horizontal and vertical grids to a model component is now optional.</w:t>
      </w:r>
      <w:r>
        <w:rPr>
          <w:b w:val="0"/>
          <w:bCs w:val="0"/>
          <w:sz w:val="20"/>
          <w:szCs w:val="20"/>
        </w:rPr>
      </w:r>
      <w:r>
        <w:rPr>
          <w:b w:val="0"/>
          <w:bCs w:val="0"/>
          <w:sz w:val="20"/>
          <w:szCs w:val="20"/>
        </w:rPr>
      </w:r>
    </w:p>
    <w:p>
      <w:pPr>
        <w:pStyle w:val="2602"/>
        <w:numPr>
          <w:ilvl w:val="0"/>
          <w:numId w:val="398"/>
        </w:numPr>
        <w:pBdr/>
        <w:spacing w:line="276" w:lineRule="auto"/>
        <w:ind/>
        <w:jc w:val="left"/>
        <w:rPr>
          <w:sz w:val="20"/>
          <w:szCs w:val="20"/>
        </w:rPr>
      </w:pPr>
      <w:r>
        <w:rPr>
          <w:b w:val="0"/>
          <w:bCs w:val="0"/>
          <w:sz w:val="20"/>
          <w:szCs w:val="20"/>
          <w:highlight w:val="none"/>
        </w:rPr>
        <w:t xml:space="preserve">New horizontal </w:t>
      </w:r>
      <w:r>
        <w:rPr>
          <w:b w:val="0"/>
          <w:bCs w:val="0"/>
          <w:sz w:val="20"/>
          <w:szCs w:val="20"/>
          <w:highlight w:val="none"/>
        </w:rPr>
        <w:t xml:space="preserve">and vertical </w:t>
      </w:r>
      <w:r>
        <w:rPr>
          <w:b w:val="0"/>
          <w:bCs w:val="0"/>
          <w:sz w:val="20"/>
          <w:szCs w:val="20"/>
          <w:highlight w:val="none"/>
        </w:rPr>
        <w:t xml:space="preserve">grid </w:t>
      </w:r>
      <w:r>
        <w:rPr>
          <w:b w:val="0"/>
          <w:bCs w:val="0"/>
          <w:sz w:val="20"/>
          <w:szCs w:val="20"/>
          <w:highlight w:val="none"/>
        </w:rPr>
        <w:t xml:space="preserve">structure</w:t>
      </w:r>
      <w:r>
        <w:rPr>
          <w:b w:val="0"/>
          <w:bCs w:val="0"/>
          <w:sz w:val="20"/>
          <w:szCs w:val="20"/>
          <w:highlight w:val="none"/>
        </w:rPr>
        <w:t xml:space="preserve">s</w:t>
      </w:r>
      <w:r>
        <w:rPr>
          <w:sz w:val="20"/>
          <w:szCs w:val="20"/>
        </w:rPr>
        <w:t xml:space="preserve">.</w:t>
      </w:r>
      <w:r>
        <w:rPr>
          <w:sz w:val="20"/>
          <w:szCs w:val="20"/>
        </w:rPr>
      </w:r>
      <w:r>
        <w:rPr>
          <w:sz w:val="20"/>
          <w:szCs w:val="20"/>
        </w:rPr>
      </w:r>
    </w:p>
    <w:p>
      <w:pPr>
        <w:pStyle w:val="2602"/>
        <w:numPr>
          <w:ilvl w:val="0"/>
          <w:numId w:val="398"/>
        </w:numPr>
        <w:pBdr/>
        <w:spacing w:line="276" w:lineRule="auto"/>
        <w:ind/>
        <w:jc w:val="left"/>
        <w:rPr>
          <w:sz w:val="20"/>
          <w:szCs w:val="20"/>
        </w:rPr>
      </w:pPr>
      <w:r>
        <w:rPr>
          <w:sz w:val="20"/>
          <w:szCs w:val="20"/>
          <w:highlight w:val="none"/>
        </w:rPr>
        <w:t xml:space="preserve">Clarification of coupled and embedded component definitions.</w:t>
      </w:r>
      <w:r>
        <w:rPr>
          <w:sz w:val="20"/>
          <w:szCs w:val="20"/>
        </w:rPr>
      </w:r>
      <w:r>
        <w:rPr>
          <w:sz w:val="20"/>
          <w:szCs w:val="20"/>
        </w:rPr>
      </w:r>
    </w:p>
    <w:p>
      <w:pPr>
        <w:pStyle w:val="2602"/>
        <w:numPr>
          <w:ilvl w:val="0"/>
          <w:numId w:val="398"/>
        </w:numPr>
        <w:pBdr/>
        <w:spacing w:line="276" w:lineRule="auto"/>
        <w:ind/>
        <w:jc w:val="left"/>
        <w:rPr>
          <w:b w:val="0"/>
          <w:bCs w:val="0"/>
          <w:sz w:val="20"/>
          <w:szCs w:val="20"/>
        </w:rPr>
      </w:pPr>
      <w:r>
        <w:rPr>
          <w:sz w:val="20"/>
          <w:szCs w:val="20"/>
        </w:rPr>
        <w:t xml:space="preserve">New </w:t>
      </w:r>
      <w:r>
        <w:rPr>
          <w:b w:val="0"/>
          <w:bCs w:val="0"/>
          <w:sz w:val="20"/>
          <w:szCs w:val="20"/>
        </w:rPr>
        <w:t xml:space="preserve">cell_variable_type</w:t>
      </w:r>
      <w:r>
        <w:rPr>
          <w:b w:val="0"/>
          <w:bCs w:val="0"/>
          <w:sz w:val="20"/>
          <w:szCs w:val="20"/>
        </w:rPr>
        <w:t xml:space="preserve"> controlled vocabulary.</w:t>
      </w:r>
      <w:r>
        <w:rPr>
          <w:b w:val="0"/>
          <w:bCs w:val="0"/>
          <w:sz w:val="20"/>
          <w:szCs w:val="20"/>
        </w:rPr>
      </w:r>
      <w:r>
        <w:rPr>
          <w:b w:val="0"/>
          <w:bCs w:val="0"/>
          <w:sz w:val="20"/>
          <w:szCs w:val="20"/>
        </w:rPr>
      </w:r>
    </w:p>
    <w:p>
      <w:pPr>
        <w:pStyle w:val="2602"/>
        <w:numPr>
          <w:ilvl w:val="0"/>
          <w:numId w:val="398"/>
        </w:numPr>
        <w:pBdr/>
        <w:spacing w:line="276" w:lineRule="auto"/>
        <w:ind/>
        <w:jc w:val="left"/>
        <w:rPr>
          <w:b/>
          <w:bCs/>
          <w:sz w:val="20"/>
          <w:szCs w:val="20"/>
        </w:rPr>
      </w:pPr>
      <w:r>
        <w:rPr>
          <w:sz w:val="20"/>
          <w:szCs w:val="20"/>
          <w:highlight w:val="none"/>
        </w:rPr>
        <w:t xml:space="preserve">Updated the EMD data model.</w:t>
      </w:r>
      <w:r>
        <w:rPr>
          <w:b/>
          <w:bCs/>
          <w:sz w:val="20"/>
          <w:szCs w:val="20"/>
        </w:rPr>
      </w:r>
      <w:r>
        <w:rPr>
          <w:b/>
          <w:bCs/>
          <w:sz w:val="20"/>
          <w:szCs w:val="20"/>
        </w:rPr>
      </w:r>
    </w:p>
    <w:p>
      <w:pPr>
        <w:pStyle w:val="2602"/>
        <w:numPr>
          <w:ilvl w:val="0"/>
          <w:numId w:val="398"/>
        </w:numPr>
        <w:pBdr/>
        <w:spacing w:line="276" w:lineRule="auto"/>
        <w:ind/>
        <w:jc w:val="left"/>
        <w:rPr>
          <w:sz w:val="20"/>
          <w:szCs w:val="20"/>
        </w:rPr>
      </w:pPr>
      <w:r>
        <w:rPr>
          <w:b/>
          <w:bCs/>
          <w:sz w:val="20"/>
          <w:szCs w:val="20"/>
        </w:rPr>
      </w:r>
      <w:r>
        <w:rPr>
          <w:sz w:val="20"/>
          <w:szCs w:val="20"/>
          <w:highlight w:val="none"/>
        </w:rPr>
        <w:t xml:space="preserve">General text clarifications.</w:t>
      </w:r>
      <w:r>
        <w:rPr>
          <w:sz w:val="20"/>
          <w:szCs w:val="20"/>
        </w:rPr>
      </w:r>
      <w:r>
        <w:rPr>
          <w:sz w:val="20"/>
          <w:szCs w:val="20"/>
        </w:rPr>
      </w:r>
    </w:p>
    <w:p>
      <w:pPr>
        <w:pStyle w:val="2426"/>
        <w:pBdr/>
        <w:spacing w:line="276" w:lineRule="auto"/>
        <w:ind/>
        <w:jc w:val="left"/>
        <w:rPr>
          <w:sz w:val="28"/>
          <w:szCs w:val="28"/>
          <w:highlight w:val="none"/>
        </w:rPr>
      </w:pPr>
      <w:r>
        <w:rPr>
          <w:sz w:val="28"/>
          <w:szCs w:val="28"/>
        </w:rPr>
        <w:t xml:space="preserve">Version 0.992</w:t>
      </w:r>
      <w:r>
        <w:rPr>
          <w:sz w:val="28"/>
          <w:szCs w:val="28"/>
        </w:rPr>
        <w:t xml:space="preserve"> (2025-05-16)</w:t>
      </w:r>
      <w:r>
        <w:rPr>
          <w:sz w:val="28"/>
          <w:szCs w:val="28"/>
          <w:highlight w:val="none"/>
        </w:rPr>
      </w:r>
      <w:r>
        <w:rPr>
          <w:sz w:val="28"/>
          <w:szCs w:val="28"/>
          <w:highlight w:val="none"/>
        </w:rPr>
      </w:r>
    </w:p>
    <w:p>
      <w:pPr>
        <w:pBdr/>
        <w:spacing w:line="276" w:lineRule="auto"/>
        <w:ind w:firstLine="0" w:left="0"/>
        <w:jc w:val="left"/>
        <w:rPr>
          <w:sz w:val="20"/>
          <w:szCs w:val="20"/>
          <w:highlight w:val="none"/>
        </w:rPr>
      </w:pPr>
      <w:r>
        <w:rPr>
          <w:sz w:val="20"/>
          <w:szCs w:val="20"/>
          <w:highlight w:val="none"/>
        </w:rPr>
      </w:r>
      <w:r>
        <w:rPr>
          <w:sz w:val="20"/>
          <w:szCs w:val="20"/>
          <w:highlight w:val="none"/>
        </w:rPr>
        <w:t xml:space="preserve">Hassell, D., Levavasseur, G., Pascoe, C., Taylor, K. E., Crawford, A., Durack, P. J., Ellis, D., Goddard, C., Horanyi, A., Lawrence, B., &amp; Stockhause, M. (2025). Essential Model Documentation (EMD) (0.992). Zenodo. </w:t>
      </w:r>
      <w:hyperlink r:id="rId78" w:tooltip="https://doi.org/10.5281/zenodo.15439552" w:history="1">
        <w:r>
          <w:rPr>
            <w:rStyle w:val="2580"/>
            <w:sz w:val="20"/>
            <w:szCs w:val="20"/>
            <w:highlight w:val="none"/>
          </w:rPr>
          <w:t xml:space="preserve">https://doi.org/10.5281/zenodo.15439552</w:t>
        </w:r>
      </w:hyperlink>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after="142" w:afterAutospacing="0" w:before="0" w:line="276" w:lineRule="auto"/>
        <w:ind w:right="0" w:firstLine="0" w:left="0"/>
        <w:jc w:val="both"/>
        <w:rPr>
          <w:sz w:val="20"/>
          <w:szCs w:val="20"/>
          <w:highlight w:val="none"/>
          <w14:ligatures w14:val="none"/>
        </w:rPr>
      </w:pPr>
      <w:r>
        <w:rPr>
          <w:sz w:val="20"/>
          <w:szCs w:val="20"/>
          <w:highlight w:val="none"/>
          <w14:ligatures w14:val="none"/>
        </w:rPr>
        <w:t xml:space="preserve">The</w:t>
      </w:r>
      <w:r>
        <w:rPr>
          <w:sz w:val="20"/>
          <w:szCs w:val="20"/>
          <w:highlight w:val="none"/>
          <w14:ligatures w14:val="none"/>
        </w:rPr>
        <w:t xml:space="preserve"> initial public release </w:t>
      </w:r>
      <w:r>
        <w:rPr>
          <w:sz w:val="20"/>
          <w:szCs w:val="20"/>
          <w:highlight w:val="none"/>
          <w14:ligatures w14:val="none"/>
        </w:rPr>
        <w:t xml:space="preserve">was developed </w:t>
      </w:r>
      <w:r>
        <w:rPr>
          <w:sz w:val="20"/>
          <w:szCs w:val="20"/>
          <w:highlight w:val="none"/>
          <w14:ligatures w14:val="none"/>
        </w:rPr>
        <w:t xml:space="preserve">by the </w:t>
      </w:r>
      <w:hyperlink r:id="rId79" w:tooltip="https://wcrp-cmip.org/cmip7-task-teams/model-documentation" w:history="1">
        <w:r>
          <w:rPr>
            <w:rStyle w:val="2580"/>
            <w:sz w:val="20"/>
            <w:szCs w:val="20"/>
            <w:highlight w:val="none"/>
            <w14:ligatures w14:val="none"/>
          </w:rPr>
          <w:t xml:space="preserve">CMIP7 Documentation Task Team</w:t>
        </w:r>
        <w:r>
          <w:rPr>
            <w:rStyle w:val="2580"/>
            <w:sz w:val="20"/>
            <w:szCs w:val="20"/>
            <w:highlight w:val="none"/>
            <w14:ligatures w14:val="none"/>
          </w:rPr>
        </w:r>
      </w:hyperlink>
      <w:r>
        <w:rPr>
          <w:sz w:val="20"/>
          <w:szCs w:val="20"/>
          <w:highlight w:val="none"/>
          <w14:ligatures w14:val="none"/>
        </w:rPr>
        <w:t xml:space="preserve"> from December 2023 to May 2025. </w:t>
      </w:r>
      <w:r>
        <w:rPr>
          <w:sz w:val="20"/>
          <w:szCs w:val="20"/>
          <w:highlight w:val="none"/>
          <w14:ligatures w14:val="none"/>
        </w:rPr>
        <w:t xml:space="preserve">During this period it was improved by suggestions arising from community reviews provided by</w:t>
      </w:r>
      <w:r>
        <w:rPr>
          <w:sz w:val="20"/>
          <w:szCs w:val="20"/>
          <w:highlight w:val="none"/>
          <w14:ligatures w14:val="none"/>
        </w:rPr>
        <w:t xml:space="preserve">:</w:t>
      </w:r>
      <w:r>
        <w:rPr>
          <w:sz w:val="20"/>
          <w:szCs w:val="20"/>
          <w:highlight w:val="none"/>
          <w14:ligatures w14:val="none"/>
        </w:rPr>
      </w:r>
      <w:r>
        <w:rPr>
          <w:sz w:val="20"/>
          <w:szCs w:val="20"/>
          <w:highlight w:val="none"/>
          <w14:ligatures w14:val="none"/>
        </w:rPr>
      </w:r>
    </w:p>
    <w:p>
      <w:pPr>
        <w:pStyle w:val="2602"/>
        <w:numPr>
          <w:ilvl w:val="0"/>
          <w:numId w:val="456"/>
        </w:numPr>
        <w:pBdr>
          <w:top w:val="none" w:color="000000" w:sz="4" w:space="0"/>
          <w:left w:val="none" w:color="000000" w:sz="4" w:space="0"/>
          <w:bottom w:val="none" w:color="000000" w:sz="4" w:space="0"/>
          <w:right w:val="none" w:color="000000" w:sz="4" w:space="0"/>
        </w:pBdr>
        <w:spacing w:after="142" w:afterAutospacing="0" w:before="0" w:line="276" w:lineRule="auto"/>
        <w:ind w:right="0"/>
        <w:jc w:val="left"/>
        <w:rPr>
          <w:sz w:val="20"/>
          <w:szCs w:val="20"/>
          <w:highlight w:val="none"/>
          <w14:ligatures w14:val="none"/>
        </w:rPr>
      </w:pPr>
      <w:r>
        <w:rPr>
          <w:sz w:val="20"/>
          <w:szCs w:val="20"/>
          <w:highlight w:val="none"/>
          <w14:ligatures w14:val="none"/>
        </w:rPr>
        <w:t xml:space="preserve">the WCRP Working Group on Coupled Modelling (WGCM) </w:t>
      </w:r>
      <w:hyperlink r:id="rId80" w:tooltip="https://wcrp-cmip.org" w:history="1">
        <w:r>
          <w:rPr>
            <w:rStyle w:val="2580"/>
            <w:sz w:val="20"/>
            <w:szCs w:val="20"/>
            <w:highlight w:val="none"/>
            <w14:ligatures w14:val="none"/>
          </w:rPr>
          <w:t xml:space="preserve">CMIP</w:t>
        </w:r>
      </w:hyperlink>
      <w:r>
        <w:rPr>
          <w:sz w:val="20"/>
          <w:szCs w:val="20"/>
          <w:highlight w:val="none"/>
          <w14:ligatures w14:val="none"/>
        </w:rPr>
        <w:t xml:space="preserve"> and </w:t>
      </w:r>
      <w:hyperlink r:id="rId81" w:tooltip="https://wcrp-cmip.org/cmip-governance/wip" w:history="1">
        <w:r>
          <w:rPr>
            <w:rStyle w:val="2580"/>
            <w:sz w:val="20"/>
            <w:szCs w:val="20"/>
            <w:highlight w:val="none"/>
            <w14:ligatures w14:val="none"/>
          </w:rPr>
          <w:t xml:space="preserve">WIP</w:t>
        </w:r>
      </w:hyperlink>
      <w:r>
        <w:rPr>
          <w:sz w:val="20"/>
          <w:szCs w:val="20"/>
          <w:highlight w:val="none"/>
          <w14:ligatures w14:val="none"/>
        </w:rPr>
        <w:t xml:space="preserve"> Panels</w:t>
      </w:r>
      <w:r>
        <w:rPr>
          <w:sz w:val="20"/>
          <w:szCs w:val="20"/>
          <w:highlight w:val="none"/>
          <w14:ligatures w14:val="none"/>
        </w:rPr>
        <w:t xml:space="preserve">,</w:t>
      </w:r>
      <w:r>
        <w:rPr>
          <w:sz w:val="20"/>
          <w:szCs w:val="20"/>
          <w:highlight w:val="none"/>
          <w14:ligatures w14:val="none"/>
        </w:rPr>
      </w:r>
      <w:r>
        <w:rPr>
          <w:sz w:val="20"/>
          <w:szCs w:val="20"/>
          <w:highlight w:val="none"/>
          <w14:ligatures w14:val="none"/>
        </w:rPr>
      </w:r>
    </w:p>
    <w:p>
      <w:pPr>
        <w:pStyle w:val="2602"/>
        <w:numPr>
          <w:ilvl w:val="0"/>
          <w:numId w:val="456"/>
        </w:numPr>
        <w:pBdr>
          <w:top w:val="none" w:color="000000" w:sz="4" w:space="0"/>
          <w:left w:val="none" w:color="000000" w:sz="4" w:space="0"/>
          <w:bottom w:val="none" w:color="000000" w:sz="4" w:space="0"/>
          <w:right w:val="none" w:color="000000" w:sz="4" w:space="0"/>
        </w:pBdr>
        <w:spacing w:after="142" w:afterAutospacing="0" w:before="0" w:line="276" w:lineRule="auto"/>
        <w:ind w:right="0"/>
        <w:jc w:val="left"/>
        <w:rPr>
          <w:sz w:val="20"/>
          <w:szCs w:val="20"/>
          <w:highlight w:val="none"/>
          <w14:ligatures w14:val="none"/>
        </w:rPr>
      </w:pPr>
      <w:r>
        <w:rPr>
          <w:sz w:val="20"/>
          <w:szCs w:val="20"/>
          <w:highlight w:val="none"/>
          <w14:ligatures w14:val="none"/>
        </w:rPr>
        <w:t xml:space="preserve">the CMIP7 </w:t>
      </w:r>
      <w:hyperlink r:id="rId82" w:tooltip="https://wcrp-cmip.org/cmip7-task-teams/cvs" w:history="1">
        <w:r>
          <w:rPr>
            <w:rStyle w:val="2580"/>
            <w:sz w:val="20"/>
            <w:szCs w:val="20"/>
            <w:highlight w:val="none"/>
            <w14:ligatures w14:val="none"/>
          </w:rPr>
          <w:t xml:space="preserve">MIP Controlled Vocabularies</w:t>
        </w:r>
      </w:hyperlink>
      <w:r>
        <w:rPr>
          <w:sz w:val="20"/>
          <w:szCs w:val="20"/>
          <w:highlight w:val="none"/>
          <w14:ligatures w14:val="none"/>
        </w:rPr>
        <w:t xml:space="preserve"> </w:t>
      </w:r>
      <w:r>
        <w:rPr>
          <w:sz w:val="20"/>
          <w:szCs w:val="20"/>
          <w:highlight w:val="none"/>
          <w14:ligatures w14:val="none"/>
        </w:rPr>
        <w:t xml:space="preserve">and </w:t>
      </w:r>
      <w:hyperlink r:id="rId83" w:tooltip="https://wcrp-cmip.org/cmip7-task-teams/fresh-eyes-on-cmip" w:history="1">
        <w:r>
          <w:rPr>
            <w:rStyle w:val="2580"/>
            <w:sz w:val="20"/>
            <w:szCs w:val="20"/>
            <w:highlight w:val="none"/>
            <w14:ligatures w14:val="none"/>
          </w:rPr>
          <w:t xml:space="preserve">Fresh Eyes on CMIP</w:t>
        </w:r>
      </w:hyperlink>
      <w:r>
        <w:rPr>
          <w:sz w:val="20"/>
          <w:szCs w:val="20"/>
          <w:highlight w:val="none"/>
          <w14:ligatures w14:val="none"/>
        </w:rPr>
        <w:t xml:space="preserve"> Task Teams,</w:t>
      </w:r>
      <w:r>
        <w:rPr>
          <w:sz w:val="20"/>
          <w:szCs w:val="20"/>
          <w:highlight w:val="none"/>
          <w14:ligatures w14:val="none"/>
        </w:rPr>
      </w:r>
      <w:r>
        <w:rPr>
          <w:sz w:val="20"/>
          <w:szCs w:val="20"/>
          <w:highlight w:val="none"/>
          <w14:ligatures w14:val="none"/>
        </w:rPr>
      </w:r>
    </w:p>
    <w:p>
      <w:pPr>
        <w:pStyle w:val="2602"/>
        <w:numPr>
          <w:ilvl w:val="0"/>
          <w:numId w:val="456"/>
        </w:numPr>
        <w:pBdr>
          <w:top w:val="none" w:color="000000" w:sz="4" w:space="0"/>
          <w:left w:val="none" w:color="000000" w:sz="4" w:space="0"/>
          <w:bottom w:val="none" w:color="000000" w:sz="4" w:space="0"/>
          <w:right w:val="none" w:color="000000" w:sz="4" w:space="0"/>
        </w:pBdr>
        <w:spacing w:after="142" w:afterAutospacing="0" w:before="0" w:line="276" w:lineRule="auto"/>
        <w:ind w:right="0"/>
        <w:jc w:val="left"/>
        <w:rPr>
          <w:sz w:val="20"/>
          <w:szCs w:val="20"/>
          <w:highlight w:val="none"/>
          <w14:ligatures w14:val="none"/>
        </w:rPr>
      </w:pPr>
      <w:r>
        <w:rPr>
          <w:sz w:val="20"/>
          <w:szCs w:val="20"/>
          <w:highlight w:val="none"/>
          <w14:ligatures w14:val="none"/>
        </w:rPr>
        <w:t xml:space="preserve">the </w:t>
      </w:r>
      <w:hyperlink r:id="rId84" w:tooltip="https://wcrp-cmip.org/mips" w:history="1">
        <w:r>
          <w:rPr>
            <w:rStyle w:val="2580"/>
            <w:sz w:val="20"/>
            <w:szCs w:val="20"/>
            <w:highlight w:val="none"/>
            <w14:ligatures w14:val="none"/>
          </w:rPr>
          <w:t xml:space="preserve">CMIP M</w:t>
        </w:r>
        <w:r>
          <w:rPr>
            <w:rStyle w:val="2580"/>
            <w:sz w:val="20"/>
            <w:szCs w:val="20"/>
            <w:highlight w:val="none"/>
            <w14:ligatures w14:val="none"/>
          </w:rPr>
          <w:t xml:space="preserve">odel Intercomparison Projects (MIPs)</w:t>
        </w:r>
      </w:hyperlink>
      <w:r>
        <w:rPr>
          <w:sz w:val="20"/>
          <w:szCs w:val="20"/>
          <w:highlight w:val="none"/>
          <w14:ligatures w14:val="none"/>
        </w:rPr>
        <w:t xml:space="preserve">,</w:t>
      </w:r>
      <w:r>
        <w:rPr>
          <w:sz w:val="20"/>
          <w:szCs w:val="20"/>
          <w:highlight w:val="none"/>
          <w14:ligatures w14:val="none"/>
        </w:rPr>
      </w:r>
      <w:r>
        <w:rPr>
          <w:sz w:val="20"/>
          <w:szCs w:val="20"/>
          <w:highlight w:val="none"/>
          <w14:ligatures w14:val="none"/>
        </w:rPr>
      </w:r>
    </w:p>
    <w:p>
      <w:pPr>
        <w:pStyle w:val="2602"/>
        <w:numPr>
          <w:ilvl w:val="0"/>
          <w:numId w:val="456"/>
        </w:numPr>
        <w:pBdr>
          <w:top w:val="none" w:color="000000" w:sz="4" w:space="0"/>
          <w:left w:val="none" w:color="000000" w:sz="4" w:space="0"/>
          <w:bottom w:val="none" w:color="000000" w:sz="4" w:space="0"/>
          <w:right w:val="none" w:color="000000" w:sz="4" w:space="0"/>
        </w:pBdr>
        <w:spacing w:after="142" w:afterAutospacing="0" w:before="0" w:line="276" w:lineRule="auto"/>
        <w:ind w:right="0"/>
        <w:jc w:val="left"/>
        <w:rPr>
          <w:sz w:val="20"/>
          <w:szCs w:val="20"/>
          <w:highlight w:val="none"/>
          <w14:ligatures w14:val="none"/>
        </w:rPr>
      </w:pPr>
      <w:r>
        <w:rPr>
          <w:sz w:val="20"/>
          <w:szCs w:val="20"/>
          <w:highlight w:val="none"/>
          <w14:ligatures w14:val="none"/>
        </w:rPr>
        <w:t xml:space="preserve">the climate modelling centres taking part in CMIP7,</w:t>
      </w:r>
      <w:r>
        <w:rPr>
          <w:sz w:val="20"/>
          <w:szCs w:val="20"/>
          <w:highlight w:val="none"/>
          <w14:ligatures w14:val="none"/>
        </w:rPr>
      </w:r>
      <w:r>
        <w:rPr>
          <w:sz w:val="20"/>
          <w:szCs w:val="20"/>
          <w:highlight w:val="none"/>
          <w14:ligatures w14:val="none"/>
        </w:rPr>
      </w:r>
    </w:p>
    <w:p>
      <w:pPr>
        <w:pStyle w:val="2602"/>
        <w:numPr>
          <w:ilvl w:val="0"/>
          <w:numId w:val="456"/>
        </w:numPr>
        <w:pBdr>
          <w:top w:val="none" w:color="000000" w:sz="4" w:space="0"/>
          <w:left w:val="none" w:color="000000" w:sz="4" w:space="0"/>
          <w:bottom w:val="none" w:color="000000" w:sz="4" w:space="0"/>
          <w:right w:val="none" w:color="000000" w:sz="4" w:space="0"/>
        </w:pBdr>
        <w:spacing w:after="142" w:afterAutospacing="0" w:before="0" w:line="276" w:lineRule="auto"/>
        <w:ind w:right="0"/>
        <w:jc w:val="left"/>
        <w:rPr>
          <w:sz w:val="20"/>
          <w:szCs w:val="20"/>
          <w:highlight w:val="none"/>
          <w14:ligatures w14:val="none"/>
        </w:rPr>
      </w:pPr>
      <w:r>
        <w:rPr>
          <w:sz w:val="20"/>
          <w:szCs w:val="20"/>
          <w:highlight w:val="none"/>
          <w14:ligatures w14:val="none"/>
        </w:rPr>
        <w:t xml:space="preserve">climate service providers acting as stakeholders for the archive of CMIP model outputs.</w:t>
      </w:r>
      <w:r>
        <w:rPr>
          <w:sz w:val="20"/>
          <w:szCs w:val="20"/>
          <w:highlight w:val="none"/>
          <w14:ligatures w14:val="none"/>
        </w:rPr>
      </w:r>
      <w:r>
        <w:rPr>
          <w:sz w:val="20"/>
          <w:szCs w:val="20"/>
          <w:highlight w:val="none"/>
          <w14:ligatures w14:val="none"/>
        </w:rPr>
      </w:r>
    </w:p>
    <w:p>
      <w:pPr>
        <w:pStyle w:val="2422"/>
        <w:pageBreakBefore w:val="true"/>
        <w:numPr>
          <w:ilvl w:val="0"/>
          <w:numId w:val="0"/>
        </w:numPr>
        <w:pBdr/>
        <w:spacing w:line="276" w:lineRule="auto"/>
        <w:ind/>
        <w:rPr/>
      </w:pPr>
      <w:r/>
      <w:bookmarkStart w:id="567" w:name="_Toc10"/>
      <w:r>
        <w:t xml:space="preserve">Bibliography</w:t>
      </w:r>
      <w:bookmarkEnd w:id="567"/>
      <w:r/>
      <w:r/>
    </w:p>
    <w:p>
      <w:pPr>
        <w:suppressLineNumbers w:val="false"/>
        <w:pBdr/>
        <w:spacing w:after="142" w:afterAutospacing="0" w:before="0" w:beforeAutospacing="0" w:line="276" w:lineRule="auto"/>
        <w:ind w:hanging="283" w:left="283"/>
        <w:contextualSpacing w:val="false"/>
        <w:jc w:val="left"/>
        <w:rPr>
          <w:rFonts w:ascii="Arial" w:hAnsi="Arial" w:eastAsia="Arial" w:cs="Arial"/>
          <w:sz w:val="20"/>
          <w:szCs w:val="20"/>
          <w:highlight w:val="none"/>
        </w:rPr>
      </w:pPr>
      <w:r>
        <w:rPr>
          <w:rFonts w:ascii="Arial" w:hAnsi="Arial" w:eastAsia="Arial" w:cs="Arial"/>
          <w:sz w:val="20"/>
          <w:szCs w:val="20"/>
          <w:highlight w:val="none"/>
          <w:rPrChange w:id="181" w:author="David Hassell" w:date="2025-12-02T17:36:23Z" oouserid="e42c3f48-66ba-4efd-805a-1ef7f6780645">
            <w:rPr>
              <w:rFonts w:ascii="Arial" w:hAnsi="Arial" w:eastAsia="Arial" w:cs="Arial"/>
              <w:sz w:val="20"/>
              <w:szCs w:val="20"/>
              <w:highlight w:val="none"/>
            </w:rPr>
          </w:rPrChange>
        </w:rPr>
      </w:r>
      <w:r>
        <w:rPr>
          <w:rFonts w:ascii="Arial" w:hAnsi="Arial" w:eastAsia="Arial" w:cs="Arial"/>
          <w:sz w:val="20"/>
          <w:szCs w:val="20"/>
          <w:highlight w:val="none"/>
        </w:rPr>
        <w:t xml:space="preserve">Adcroft, Alistair &amp; Campin, Jean-Michel. (2004). </w:t>
      </w:r>
      <w:r>
        <w:rPr>
          <w:rFonts w:ascii="Arial" w:hAnsi="Arial" w:eastAsia="Arial" w:cs="Arial"/>
          <w:b/>
          <w:bCs/>
          <w:sz w:val="20"/>
          <w:szCs w:val="20"/>
          <w:highlight w:val="none"/>
        </w:rPr>
        <w:t xml:space="preserve">Rescaled height coordinates for accurate representation of free-surface flows in ocean circulation models</w:t>
      </w:r>
      <w:r>
        <w:rPr>
          <w:rFonts w:ascii="Arial" w:hAnsi="Arial" w:eastAsia="Arial" w:cs="Arial"/>
          <w:sz w:val="20"/>
          <w:szCs w:val="20"/>
          <w:highlight w:val="none"/>
        </w:rPr>
        <w:t xml:space="preserve">. </w:t>
      </w:r>
      <w:r>
        <w:rPr>
          <w:rFonts w:ascii="Arial" w:hAnsi="Arial" w:eastAsia="Arial" w:cs="Arial"/>
          <w:sz w:val="20"/>
          <w:szCs w:val="20"/>
          <w:highlight w:val="none"/>
        </w:rPr>
        <w:t xml:space="preserve">Ocean Modelling. </w:t>
      </w:r>
      <w:r>
        <w:rPr>
          <w:rFonts w:ascii="Arial" w:hAnsi="Arial" w:eastAsia="Arial" w:cs="Arial"/>
          <w:sz w:val="20"/>
          <w:szCs w:val="20"/>
        </w:rPr>
        <w:t xml:space="preserve">Volume 7, Issues 3</w:t>
      </w:r>
      <w:r>
        <w:rPr>
          <w:sz w:val="20"/>
          <w:szCs w:val="20"/>
        </w:rPr>
        <w:t xml:space="preserve">–</w:t>
      </w:r>
      <w:r>
        <w:rPr>
          <w:rFonts w:ascii="Arial" w:hAnsi="Arial" w:eastAsia="Arial" w:cs="Arial"/>
          <w:sz w:val="20"/>
          <w:szCs w:val="20"/>
        </w:rPr>
        <w:t xml:space="preserve">4</w:t>
      </w:r>
      <w:r>
        <w:rPr>
          <w:rFonts w:ascii="Arial" w:hAnsi="Arial" w:eastAsia="Arial" w:cs="Arial"/>
          <w:color w:val="000000"/>
          <w:sz w:val="20"/>
          <w:szCs w:val="20"/>
        </w:rPr>
        <w:t xml:space="preserve">, </w:t>
      </w:r>
      <w:r>
        <w:rPr>
          <w:sz w:val="20"/>
          <w:szCs w:val="20"/>
        </w:rPr>
        <w:t xml:space="preserve">Pages 269</w:t>
      </w:r>
      <w:r>
        <w:rPr>
          <w:sz w:val="20"/>
          <w:szCs w:val="20"/>
        </w:rPr>
        <w:t xml:space="preserve">–</w:t>
      </w:r>
      <w:r>
        <w:rPr>
          <w:sz w:val="20"/>
          <w:szCs w:val="20"/>
        </w:rPr>
        <w:t xml:space="preserve">284</w:t>
      </w:r>
      <w:r>
        <w:rPr>
          <w:rFonts w:ascii="Arial" w:hAnsi="Arial" w:eastAsia="Arial" w:cs="Arial"/>
          <w:color w:val="000000"/>
          <w:sz w:val="20"/>
          <w:szCs w:val="20"/>
        </w:rPr>
        <w:t xml:space="preserve">.</w:t>
      </w:r>
      <w:r>
        <w:rPr>
          <w:rFonts w:ascii="Times New Roman" w:hAnsi="Times New Roman" w:eastAsia="Times New Roman" w:cs="Times New Roman"/>
          <w:color w:val="000000"/>
          <w:sz w:val="20"/>
          <w:szCs w:val="20"/>
        </w:rPr>
        <w:t xml:space="preserve"> </w:t>
      </w:r>
      <w:r>
        <w:rPr>
          <w:rFonts w:ascii="Arial" w:hAnsi="Arial" w:eastAsia="Arial" w:cs="Arial"/>
          <w:sz w:val="20"/>
          <w:szCs w:val="20"/>
          <w:highlight w:val="none"/>
          <w:rPrChange w:id="182" w:author="David Hassell" w:date="2025-12-02T17:36:23Z" oouserid="e42c3f48-66ba-4efd-805a-1ef7f6780645">
            <w:rPr>
              <w:rFonts w:ascii="Arial" w:hAnsi="Arial" w:eastAsia="Arial" w:cs="Arial"/>
              <w:sz w:val="20"/>
              <w:szCs w:val="20"/>
              <w:highlight w:val="none"/>
            </w:rPr>
          </w:rPrChange>
        </w:rPr>
      </w:r>
      <w:hyperlink r:id="rId85" w:tooltip="https://doi.org/10.1016/j.ocemod.2003.09.003" w:history="1">
        <w:r>
          <w:rPr>
            <w:rStyle w:val="2580"/>
            <w:rFonts w:ascii="Arial" w:hAnsi="Arial" w:eastAsia="Arial" w:cs="Arial"/>
            <w:sz w:val="20"/>
            <w:szCs w:val="20"/>
            <w:highlight w:val="none"/>
          </w:rPr>
          <w:t xml:space="preserve">https://doi.org/10.1016/j.ocemod.2003.09.003</w:t>
        </w:r>
      </w:hyperlink>
      <w:r>
        <w:rPr>
          <w:rFonts w:ascii="Arial" w:hAnsi="Arial" w:eastAsia="Arial" w:cs="Arial"/>
          <w:sz w:val="20"/>
          <w:szCs w:val="20"/>
          <w:highlight w:val="none"/>
        </w:rPr>
      </w:r>
      <w:r>
        <w:rPr>
          <w:rFonts w:ascii="Arial" w:hAnsi="Arial" w:eastAsia="Arial" w:cs="Arial"/>
          <w:sz w:val="20"/>
          <w:szCs w:val="20"/>
          <w:highlight w:val="none"/>
        </w:rPr>
      </w:r>
    </w:p>
    <w:p>
      <w:pPr>
        <w:suppressLineNumbers w:val="false"/>
        <w:pBdr/>
        <w:spacing w:after="142" w:afterAutospacing="0" w:before="0" w:beforeAutospacing="0" w:line="276" w:lineRule="auto"/>
        <w:ind w:hanging="283" w:left="283"/>
        <w:contextualSpacing w:val="false"/>
        <w:jc w:val="left"/>
        <w:rPr>
          <w:rFonts w:ascii="Arial" w:hAnsi="Arial" w:eastAsia="Arial" w:cs="Arial"/>
          <w:bCs w:val="0"/>
          <w:i w:val="0"/>
          <w:sz w:val="20"/>
          <w:szCs w:val="20"/>
          <w:highlight w:val="none"/>
        </w:rPr>
      </w:pPr>
      <w:r>
        <w:rPr>
          <w:rFonts w:ascii="Arial" w:hAnsi="Arial" w:eastAsia="Arial" w:cs="Arial"/>
          <w:i w:val="0"/>
          <w:iCs w:val="0"/>
          <w:sz w:val="20"/>
          <w:szCs w:val="20"/>
          <w:highlight w:val="none"/>
          <w:rPrChange w:id="183" w:author="David Hassell" w:date="2025-12-02T17:36:23Z" oouserid="e42c3f48-66ba-4efd-805a-1ef7f6780645">
            <w:rPr>
              <w:rFonts w:ascii="Arial" w:hAnsi="Arial" w:eastAsia="Arial" w:cs="Arial"/>
              <w:i w:val="0"/>
              <w:iCs w:val="0"/>
              <w:sz w:val="20"/>
              <w:szCs w:val="20"/>
              <w:highlight w:val="none"/>
            </w:rPr>
          </w:rPrChange>
        </w:rPr>
      </w:r>
      <w:r>
        <w:rPr>
          <w:rFonts w:ascii="Arial" w:hAnsi="Arial" w:eastAsia="Arial" w:cs="Arial"/>
          <w:i w:val="0"/>
          <w:iCs w:val="0"/>
          <w:color w:val="000000"/>
          <w:sz w:val="20"/>
          <w:szCs w:val="20"/>
        </w:rPr>
        <w:t xml:space="preserve">Arakawa, A., &amp; Lamb, V.R. (1977). </w:t>
      </w:r>
      <w:r>
        <w:rPr>
          <w:rFonts w:ascii="Arial" w:hAnsi="Arial" w:eastAsia="Arial" w:cs="Arial"/>
          <w:b/>
          <w:bCs/>
          <w:i w:val="0"/>
          <w:iCs w:val="0"/>
          <w:color w:val="000000"/>
          <w:sz w:val="20"/>
          <w:szCs w:val="20"/>
        </w:rPr>
        <w:t xml:space="preserve">Computational design of the basic dynamical processes of the UCLA general circulation model</w:t>
      </w:r>
      <w:r>
        <w:rPr>
          <w:rFonts w:ascii="Arial" w:hAnsi="Arial" w:eastAsia="Arial" w:cs="Arial"/>
          <w:i w:val="0"/>
          <w:iCs w:val="0"/>
          <w:color w:val="000000"/>
          <w:sz w:val="20"/>
          <w:szCs w:val="20"/>
        </w:rPr>
        <w:t xml:space="preserve">. Methods in Computational Physics: Advances in Research and Application</w:t>
      </w:r>
      <w:r>
        <w:rPr>
          <w:rFonts w:ascii="Arial" w:hAnsi="Arial" w:eastAsia="Arial" w:cs="Arial"/>
          <w:b w:val="0"/>
          <w:bCs w:val="0"/>
          <w:i w:val="0"/>
          <w:iCs w:val="0"/>
          <w:color w:val="000000"/>
          <w:sz w:val="20"/>
          <w:szCs w:val="20"/>
        </w:rPr>
        <w:t xml:space="preserve">s. </w:t>
      </w:r>
      <w:r>
        <w:rPr>
          <w:rFonts w:ascii="Arial" w:hAnsi="Arial" w:eastAsia="Arial" w:cs="Arial"/>
          <w:b w:val="0"/>
          <w:bCs w:val="0"/>
          <w:i w:val="0"/>
          <w:iCs w:val="0"/>
          <w:color w:val="000000"/>
          <w:sz w:val="20"/>
          <w:szCs w:val="20"/>
        </w:rPr>
        <w:t xml:space="preserve">17</w:t>
      </w:r>
      <w:r>
        <w:rPr>
          <w:rFonts w:ascii="Arial" w:hAnsi="Arial" w:eastAsia="Arial" w:cs="Arial"/>
          <w:b w:val="0"/>
          <w:bCs w:val="0"/>
          <w:i w:val="0"/>
          <w:iCs w:val="0"/>
          <w:color w:val="000000"/>
          <w:sz w:val="20"/>
          <w:szCs w:val="20"/>
        </w:rPr>
        <w:t xml:space="preserve">:</w:t>
      </w:r>
      <w:r>
        <w:rPr>
          <w:rFonts w:ascii="Arial" w:hAnsi="Arial" w:eastAsia="Arial" w:cs="Arial"/>
          <w:i w:val="0"/>
          <w:iCs w:val="0"/>
          <w:color w:val="000000"/>
          <w:sz w:val="20"/>
          <w:szCs w:val="20"/>
        </w:rPr>
        <w:t xml:space="preserve"> 173–265. </w:t>
      </w:r>
      <w:r>
        <w:rPr>
          <w:sz w:val="20"/>
          <w:szCs w:val="20"/>
          <w:rPrChange w:id="184" w:author="David Hassell" w:date="2025-12-02T17:36:23Z" oouserid="e42c3f48-66ba-4efd-805a-1ef7f6780645">
            <w:rPr>
              <w:sz w:val="20"/>
              <w:szCs w:val="20"/>
            </w:rPr>
          </w:rPrChange>
        </w:rPr>
      </w:r>
      <w:hyperlink r:id="rId86" w:tooltip="https://doi.org/10.1016/B978-0-12-460817-7.50009-4" w:history="1">
        <w:r>
          <w:rPr>
            <w:rStyle w:val="2580"/>
            <w:rFonts w:ascii="Arial" w:hAnsi="Arial" w:eastAsia="Arial" w:cs="Arial"/>
            <w:sz w:val="20"/>
            <w:szCs w:val="20"/>
            <w:highlight w:val="none"/>
          </w:rPr>
          <w:t xml:space="preserve">https://doi.org/10.1016/B978-0-12-460817-7.50009-4</w:t>
        </w:r>
      </w:hyperlink>
      <w:r>
        <w:rPr>
          <w:rFonts w:ascii="Arial" w:hAnsi="Arial" w:eastAsia="Arial" w:cs="Arial"/>
          <w:bCs w:val="0"/>
          <w:i w:val="0"/>
          <w:sz w:val="20"/>
          <w:szCs w:val="20"/>
          <w:highlight w:val="none"/>
        </w:rPr>
      </w:r>
      <w:r>
        <w:rPr>
          <w:rFonts w:ascii="Arial" w:hAnsi="Arial" w:eastAsia="Arial" w:cs="Arial"/>
          <w:bCs w:val="0"/>
          <w:i w:val="0"/>
          <w:sz w:val="20"/>
          <w:szCs w:val="20"/>
          <w:highlight w:val="none"/>
        </w:rPr>
      </w:r>
    </w:p>
    <w:p>
      <w:pPr>
        <w:suppressLineNumbers w:val="false"/>
        <w:pBdr/>
        <w:spacing w:after="142" w:afterAutospacing="0" w:before="0" w:beforeAutospacing="0" w:line="276" w:lineRule="auto"/>
        <w:ind w:hanging="283" w:left="283"/>
        <w:contextualSpacing w:val="false"/>
        <w:jc w:val="left"/>
        <w:rPr>
          <w:rFonts w:ascii="Arial" w:hAnsi="Arial" w:cs="Arial"/>
          <w:bCs w:val="0"/>
          <w:i w:val="0"/>
          <w:sz w:val="20"/>
          <w:szCs w:val="20"/>
          <w:highlight w:val="none"/>
        </w:rPr>
      </w:pPr>
      <w:r>
        <w:rPr>
          <w:rFonts w:ascii="Arial" w:hAnsi="Arial" w:eastAsia="Arial" w:cs="Arial"/>
          <w:i w:val="0"/>
          <w:iCs w:val="0"/>
          <w:sz w:val="20"/>
          <w:szCs w:val="20"/>
          <w:highlight w:val="none"/>
          <w:rPrChange w:id="185" w:author="David Hassell" w:date="2025-12-02T17:36:23Z" oouserid="e42c3f48-66ba-4efd-805a-1ef7f6780645">
            <w:rPr>
              <w:rFonts w:ascii="Arial" w:hAnsi="Arial" w:eastAsia="Arial" w:cs="Arial"/>
              <w:i w:val="0"/>
              <w:iCs w:val="0"/>
              <w:sz w:val="20"/>
              <w:szCs w:val="20"/>
              <w:highlight w:val="none"/>
            </w:rPr>
          </w:rPrChange>
        </w:rPr>
      </w:r>
      <w:r>
        <w:rPr>
          <w:sz w:val="20"/>
          <w:szCs w:val="20"/>
        </w:rPr>
        <w:t xml:space="preserve">Arakawa,</w:t>
      </w:r>
      <w:r>
        <w:rPr>
          <w:sz w:val="20"/>
          <w:szCs w:val="20"/>
        </w:rPr>
        <w:t xml:space="preserve"> </w:t>
      </w:r>
      <w:r>
        <w:rPr>
          <w:sz w:val="20"/>
          <w:szCs w:val="20"/>
        </w:rPr>
        <w:t xml:space="preserve">A., &amp; Moorthi, S.</w:t>
      </w:r>
      <w:r>
        <w:rPr>
          <w:sz w:val="20"/>
          <w:szCs w:val="20"/>
        </w:rPr>
        <w:t xml:space="preserve"> </w:t>
      </w:r>
      <w:r>
        <w:rPr>
          <w:sz w:val="20"/>
          <w:szCs w:val="20"/>
        </w:rPr>
        <w:t xml:space="preserve">(1988): </w:t>
      </w:r>
      <w:r>
        <w:rPr>
          <w:b/>
          <w:bCs/>
          <w:sz w:val="20"/>
          <w:szCs w:val="20"/>
        </w:rPr>
        <w:t xml:space="preserve">Baroclinic instability in vertically discrete systems</w:t>
      </w:r>
      <w:r>
        <w:rPr>
          <w:sz w:val="20"/>
          <w:szCs w:val="20"/>
        </w:rPr>
        <w:t xml:space="preserve">. J. Atoms. Sci. 45 1688–1707</w:t>
      </w:r>
      <w:r>
        <w:rPr>
          <w:rFonts w:ascii="Arial" w:hAnsi="Arial" w:eastAsia="Arial" w:cs="Arial"/>
          <w:i w:val="0"/>
          <w:iCs w:val="0"/>
          <w:sz w:val="20"/>
          <w:szCs w:val="20"/>
          <w:highlight w:val="none"/>
        </w:rPr>
        <w:t xml:space="preserve">. </w:t>
      </w:r>
      <w:r>
        <w:rPr>
          <w:rFonts w:ascii="Arial" w:hAnsi="Arial" w:eastAsia="Arial" w:cs="Arial"/>
          <w:i w:val="0"/>
          <w:iCs w:val="0"/>
          <w:sz w:val="20"/>
          <w:szCs w:val="20"/>
          <w:highlight w:val="none"/>
          <w:rPrChange w:id="186" w:author="David Hassell" w:date="2025-12-02T17:36:23Z" oouserid="e42c3f48-66ba-4efd-805a-1ef7f6780645">
            <w:rPr>
              <w:rFonts w:ascii="Arial" w:hAnsi="Arial" w:eastAsia="Arial" w:cs="Arial"/>
              <w:i w:val="0"/>
              <w:iCs w:val="0"/>
              <w:sz w:val="20"/>
              <w:szCs w:val="20"/>
              <w:highlight w:val="none"/>
            </w:rPr>
          </w:rPrChange>
        </w:rPr>
      </w:r>
      <w:hyperlink r:id="rId87" w:tooltip="https://doi.org/10.1175/1520-0469(1988)045&lt;1688:BIIVDS&gt;2.0.CO;2" w:history="1">
        <w:r>
          <w:rPr>
            <w:rStyle w:val="2580"/>
            <w:rFonts w:ascii="Arial" w:hAnsi="Arial" w:eastAsia="Arial" w:cs="Arial"/>
            <w:i w:val="0"/>
            <w:iCs w:val="0"/>
            <w:sz w:val="20"/>
            <w:szCs w:val="20"/>
            <w:highlight w:val="none"/>
          </w:rPr>
          <w:t xml:space="preserve">https://doi.org/10.1175/1520-0469(1988)045&lt;1688:BIIVDS&gt;2.0.CO;2</w:t>
        </w:r>
      </w:hyperlink>
      <w:r>
        <w:rPr>
          <w:rFonts w:ascii="Arial" w:hAnsi="Arial" w:cs="Arial"/>
          <w:bCs w:val="0"/>
          <w:i w:val="0"/>
          <w:sz w:val="20"/>
          <w:szCs w:val="20"/>
          <w:highlight w:val="none"/>
        </w:rPr>
      </w:r>
      <w:r>
        <w:rPr>
          <w:rFonts w:ascii="Arial" w:hAnsi="Arial" w:cs="Arial"/>
          <w:bCs w:val="0"/>
          <w:i w:val="0"/>
          <w:sz w:val="20"/>
          <w:szCs w:val="20"/>
          <w:highlight w:val="none"/>
        </w:rPr>
      </w:r>
    </w:p>
    <w:p>
      <w:pPr>
        <w:suppressLineNumbers w:val="false"/>
        <w:pBdr/>
        <w:spacing w:after="142" w:afterAutospacing="0" w:before="0" w:beforeAutospacing="0" w:line="276" w:lineRule="auto"/>
        <w:ind w:hanging="283" w:left="283"/>
        <w:contextualSpacing w:val="false"/>
        <w:jc w:val="left"/>
        <w:rPr>
          <w:rFonts w:ascii="Arial" w:hAnsi="Arial" w:cs="Arial"/>
          <w:sz w:val="20"/>
          <w:szCs w:val="20"/>
          <w:highlight w:val="none"/>
        </w:rPr>
      </w:pPr>
      <w:ins w:id="187" w:author="David Hassell" w:date="2025-02-13T14:22:17Z" oouserid="e42c3f48-66ba-4efd-805a-1ef7f6780645">
        <w:r>
          <w:rPr>
            <w:rFonts w:ascii="Arial" w:hAnsi="Arial" w:eastAsia="Arial" w:cs="Arial"/>
            <w:sz w:val="20"/>
            <w:szCs w:val="20"/>
            <w:highlight w:val="none"/>
            <w:rPrChange w:id="188" w:author="David Hassell" w:date="2025-12-02T17:36:23Z" oouserid="e42c3f48-66ba-4efd-805a-1ef7f6780645">
              <w:rPr>
                <w:rFonts w:ascii="Arial" w:hAnsi="Arial" w:eastAsia="Arial" w:cs="Arial"/>
                <w:sz w:val="20"/>
                <w:szCs w:val="20"/>
                <w:highlight w:val="none"/>
              </w:rPr>
            </w:rPrChange>
          </w:rPr>
        </w:r>
      </w:ins>
      <w:r>
        <w:rPr>
          <w:rFonts w:ascii="Arial" w:hAnsi="Arial" w:eastAsia="Arial" w:cs="Arial"/>
          <w:sz w:val="20"/>
          <w:szCs w:val="20"/>
          <w:highlight w:val="none"/>
        </w:rPr>
        <w:t xml:space="preserve">Balaji, V., &amp; Liang, Zhi. (2007). </w:t>
      </w:r>
      <w:r>
        <w:rPr>
          <w:rFonts w:ascii="Arial" w:hAnsi="Arial" w:eastAsia="Arial" w:cs="Arial"/>
          <w:b/>
          <w:bCs/>
          <w:sz w:val="20"/>
          <w:szCs w:val="20"/>
          <w:highlight w:val="none"/>
        </w:rPr>
        <w:t xml:space="preserve">Gridspec: A standard for the description of grids used in Earth </w:t>
      </w:r>
      <w:r>
        <w:rPr>
          <w:rFonts w:ascii="Arial" w:hAnsi="Arial" w:eastAsia="Arial" w:cs="Arial"/>
          <w:b/>
          <w:bCs/>
          <w:sz w:val="20"/>
          <w:szCs w:val="20"/>
          <w:highlight w:val="none"/>
        </w:rPr>
        <w:t xml:space="preserve">System models</w:t>
      </w:r>
      <w:r>
        <w:rPr>
          <w:rFonts w:ascii="Arial" w:hAnsi="Arial" w:eastAsia="Arial" w:cs="Arial"/>
          <w:sz w:val="20"/>
          <w:szCs w:val="20"/>
          <w:highlight w:val="none"/>
        </w:rPr>
        <w:t xml:space="preserve">. </w:t>
      </w:r>
      <w:r>
        <w:rPr>
          <w:rFonts w:ascii="Arial" w:hAnsi="Arial" w:eastAsia="Arial" w:cs="Arial"/>
          <w:sz w:val="20"/>
          <w:szCs w:val="20"/>
          <w:highlight w:val="none"/>
          <w:rPrChange w:id="189" w:author="David Hassell" w:date="2025-12-02T17:36:23Z" oouserid="e42c3f48-66ba-4efd-805a-1ef7f6780645">
            <w:rPr>
              <w:rFonts w:ascii="Arial" w:hAnsi="Arial" w:eastAsia="Arial" w:cs="Arial"/>
              <w:sz w:val="20"/>
              <w:szCs w:val="20"/>
              <w:highlight w:val="none"/>
            </w:rPr>
          </w:rPrChange>
        </w:rPr>
      </w:r>
      <w:hyperlink r:id="rId88" w:tooltip="https://www.researchgate.net/publication/228641121" w:history="1">
        <w:r>
          <w:rPr>
            <w:rStyle w:val="2580"/>
            <w:rFonts w:ascii="Arial" w:hAnsi="Arial" w:eastAsia="Arial" w:cs="Arial"/>
            <w:sz w:val="20"/>
            <w:szCs w:val="20"/>
            <w:highlight w:val="none"/>
          </w:rPr>
          <w:t xml:space="preserve">https://www.researchgate.net/publication/228641121</w:t>
        </w:r>
        <w:r>
          <w:rPr>
            <w:rStyle w:val="2580"/>
            <w:rFonts w:ascii="Arial" w:hAnsi="Arial" w:eastAsia="Arial" w:cs="Arial"/>
            <w:sz w:val="20"/>
            <w:szCs w:val="20"/>
            <w:highlight w:val="none"/>
            <w:rPrChange w:id="190" w:author="David Hassell" w:date="2025-12-02T17:36:23Z" oouserid="e42c3f48-66ba-4efd-805a-1ef7f6780645">
              <w:rPr>
                <w:rFonts w:ascii="Arial" w:hAnsi="Arial" w:eastAsia="Arial" w:cs="Arial"/>
                <w:sz w:val="20"/>
                <w:szCs w:val="20"/>
                <w:highlight w:val="none"/>
              </w:rPr>
            </w:rPrChange>
          </w:rPr>
        </w:r>
      </w:hyperlink>
      <w:r>
        <w:rPr>
          <w:rFonts w:ascii="Arial" w:hAnsi="Arial" w:cs="Arial"/>
          <w:sz w:val="20"/>
          <w:szCs w:val="20"/>
          <w:highlight w:val="none"/>
        </w:rPr>
      </w:r>
      <w:r>
        <w:rPr>
          <w:rFonts w:ascii="Arial" w:hAnsi="Arial" w:cs="Arial"/>
          <w:sz w:val="20"/>
          <w:szCs w:val="20"/>
          <w:highlight w:val="none"/>
        </w:rPr>
      </w:r>
    </w:p>
    <w:p>
      <w:pPr>
        <w:suppressLineNumbers w:val="false"/>
        <w:pBdr/>
        <w:spacing w:after="142" w:afterAutospacing="0" w:before="0" w:beforeAutospacing="0"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Change w:id="191" w:author="David Hassell" w:date="2025-12-02T17:36:23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Berners-Lee, T., Fielding, R., &amp; Masi</w:t>
      </w:r>
      <w:r>
        <w:rPr>
          <w:rFonts w:ascii="Arial" w:hAnsi="Arial" w:eastAsia="Arial" w:cs="Arial"/>
          <w:color w:val="000000"/>
          <w:sz w:val="20"/>
          <w:szCs w:val="20"/>
        </w:rPr>
        <w:t xml:space="preserve">nter, L. (2005</w:t>
      </w:r>
      <w:r>
        <w:rPr>
          <w:rFonts w:ascii="Arial" w:hAnsi="Arial" w:eastAsia="Arial" w:cs="Arial"/>
          <w:i w:val="0"/>
          <w:iCs w:val="0"/>
          <w:color w:val="000000"/>
          <w:sz w:val="20"/>
          <w:szCs w:val="20"/>
        </w:rPr>
        <w:t xml:space="preserve">). </w:t>
      </w:r>
      <w:r>
        <w:rPr>
          <w:rFonts w:ascii="Arial" w:hAnsi="Arial" w:eastAsia="Arial" w:cs="Arial"/>
          <w:b/>
          <w:i w:val="0"/>
          <w:iCs w:val="0"/>
          <w:color w:val="000000"/>
          <w:sz w:val="20"/>
          <w:szCs w:val="20"/>
        </w:rPr>
        <w:t xml:space="preserve">Uniform Resource Identifier (URI): Generic Syn</w:t>
      </w:r>
      <w:r>
        <w:rPr>
          <w:rFonts w:ascii="Arial" w:hAnsi="Arial" w:eastAsia="Arial" w:cs="Arial"/>
          <w:b/>
          <w:bCs/>
          <w:i w:val="0"/>
          <w:iCs w:val="0"/>
          <w:color w:val="000000"/>
          <w:sz w:val="20"/>
          <w:szCs w:val="20"/>
        </w:rPr>
        <w:t xml:space="preserve">tax</w:t>
      </w:r>
      <w:r>
        <w:rPr>
          <w:rFonts w:ascii="Arial" w:hAnsi="Arial" w:eastAsia="Arial" w:cs="Arial"/>
          <w:b/>
          <w:bCs/>
          <w:i w:val="0"/>
          <w:iCs w:val="0"/>
          <w:color w:val="000000"/>
          <w:sz w:val="20"/>
          <w:szCs w:val="20"/>
        </w:rPr>
        <w:t xml:space="preserve"> </w:t>
      </w:r>
      <w:r>
        <w:rPr>
          <w:rFonts w:ascii="Arial" w:hAnsi="Arial" w:eastAsia="Arial" w:cs="Arial"/>
          <w:b/>
          <w:bCs/>
          <w:color w:val="000000"/>
          <w:sz w:val="20"/>
          <w:szCs w:val="20"/>
        </w:rPr>
        <w:t xml:space="preserve">(RFC 3986)</w:t>
      </w:r>
      <w:r>
        <w:rPr>
          <w:rFonts w:ascii="Arial" w:hAnsi="Arial" w:eastAsia="Arial" w:cs="Arial"/>
          <w:color w:val="000000"/>
          <w:sz w:val="20"/>
          <w:szCs w:val="20"/>
        </w:rPr>
        <w:t xml:space="preserve">. Internet Engineering Task Force. </w:t>
      </w:r>
      <w:r>
        <w:rPr>
          <w:rFonts w:ascii="Arial" w:hAnsi="Arial" w:eastAsia="Arial" w:cs="Arial"/>
          <w:color w:val="000000"/>
          <w:sz w:val="20"/>
          <w:szCs w:val="20"/>
          <w:rPrChange w:id="192" w:author="David Hassell" w:date="2025-12-02T17:36:23Z" oouserid="e42c3f48-66ba-4efd-805a-1ef7f6780645">
            <w:rPr>
              <w:rFonts w:ascii="Arial" w:hAnsi="Arial" w:eastAsia="Arial" w:cs="Arial"/>
              <w:color w:val="000000"/>
              <w:sz w:val="20"/>
              <w:szCs w:val="20"/>
            </w:rPr>
          </w:rPrChange>
        </w:rPr>
      </w:r>
      <w:hyperlink r:id="rId89" w:tooltip="https://doi.org/10.17487/RFC3986" w:history="1">
        <w:r>
          <w:rPr>
            <w:rStyle w:val="2580"/>
            <w:rFonts w:ascii="Arial" w:hAnsi="Arial" w:eastAsia="Arial" w:cs="Arial"/>
            <w:sz w:val="20"/>
            <w:szCs w:val="20"/>
          </w:rPr>
          <w:t xml:space="preserve">https://doi.org/10.17487/RFC3986</w:t>
        </w:r>
        <w:r>
          <w:rPr>
            <w:rStyle w:val="2580"/>
            <w:rFonts w:ascii="Arial" w:hAnsi="Arial" w:eastAsia="Arial" w:cs="Arial"/>
            <w:sz w:val="20"/>
            <w:szCs w:val="20"/>
            <w:highlight w:val="none"/>
            <w:rPrChange w:id="193" w:author="David Hassell" w:date="2025-12-02T17:36:23Z" oouserid="e42c3f48-66ba-4efd-805a-1ef7f6780645">
              <w:rPr>
                <w:rFonts w:ascii="Arial" w:hAnsi="Arial" w:eastAsia="Arial" w:cs="Arial"/>
                <w:sz w:val="20"/>
                <w:szCs w:val="20"/>
                <w:highlight w:val="none"/>
              </w:rPr>
            </w:rPrChange>
          </w:rPr>
        </w:r>
        <w:r>
          <w:rPr>
            <w:rStyle w:val="2580"/>
            <w:rFonts w:ascii="Arial" w:hAnsi="Arial" w:eastAsia="Arial" w:cs="Arial"/>
            <w:sz w:val="20"/>
            <w:szCs w:val="20"/>
            <w:highlight w:val="none"/>
            <w:rPrChange w:id="194" w:author="David Hassell" w:date="2025-12-02T17:36:23Z" oouserid="e42c3f48-66ba-4efd-805a-1ef7f6780645">
              <w:rPr>
                <w:rFonts w:ascii="Arial" w:hAnsi="Arial" w:eastAsia="Arial" w:cs="Arial"/>
                <w:sz w:val="20"/>
                <w:szCs w:val="20"/>
                <w:highlight w:val="none"/>
              </w:rPr>
            </w:rPrChange>
          </w:rPr>
        </w:r>
      </w:hyperlink>
      <w:r>
        <w:rPr>
          <w:rFonts w:ascii="Arial" w:hAnsi="Arial" w:cs="Arial"/>
          <w:sz w:val="20"/>
          <w:szCs w:val="20"/>
          <w:highlight w:val="none"/>
        </w:rPr>
      </w:r>
      <w:r>
        <w:rPr>
          <w:rFonts w:ascii="Arial" w:hAnsi="Arial" w:cs="Arial"/>
          <w:sz w:val="20"/>
          <w:szCs w:val="20"/>
          <w:highlight w:val="none"/>
        </w:rPr>
      </w:r>
    </w:p>
    <w:p>
      <w:pPr>
        <w:suppressLineNumbers w:val="false"/>
        <w:pBdr/>
        <w:spacing w:after="142" w:afterAutospacing="0" w:before="0" w:beforeAutospacing="0" w:line="276" w:lineRule="auto"/>
        <w:ind w:hanging="283" w:left="283"/>
        <w:contextualSpacing w:val="false"/>
        <w:jc w:val="left"/>
        <w:rPr>
          <w:sz w:val="20"/>
          <w:szCs w:val="20"/>
          <w:highlight w:val="none"/>
        </w:rPr>
      </w:pPr>
      <w:r>
        <w:rPr>
          <w:b w:val="0"/>
          <w:bCs w:val="0"/>
          <w:sz w:val="20"/>
          <w:szCs w:val="20"/>
          <w:highlight w:val="none"/>
        </w:rPr>
        <w:t xml:space="preserve">CF community (2025). </w:t>
      </w:r>
      <w:r>
        <w:rPr>
          <w:b/>
          <w:bCs/>
          <w:sz w:val="20"/>
          <w:szCs w:val="20"/>
          <w:highlight w:val="none"/>
        </w:rPr>
        <w:t xml:space="preserve">CF standard name table</w:t>
      </w:r>
      <w:r>
        <w:rPr>
          <w:b w:val="0"/>
          <w:bCs w:val="0"/>
          <w:sz w:val="20"/>
          <w:szCs w:val="20"/>
          <w:highlight w:val="none"/>
        </w:rPr>
        <w:t xml:space="preserve">.</w:t>
      </w:r>
      <w:r>
        <w:rPr>
          <w:b/>
          <w:bCs/>
          <w:sz w:val="20"/>
          <w:szCs w:val="20"/>
          <w:highlight w:val="none"/>
        </w:rPr>
        <w:t xml:space="preserve"> </w:t>
      </w:r>
      <w:hyperlink r:id="rId90" w:tooltip="http://cfconventions.org/Data/cf-standard-names/current/build/cf-standard-name-table.html" w:history="1">
        <w:r>
          <w:rPr>
            <w:rStyle w:val="2580"/>
            <w:sz w:val="20"/>
            <w:szCs w:val="20"/>
            <w:highlight w:val="none"/>
          </w:rPr>
          <w:t xml:space="preserve">http://cfconventions.org/Data/cf-standard-names/current/build/cf-standard-name-table.html</w:t>
        </w:r>
      </w:hyperlink>
      <w:r>
        <w:rPr>
          <w:sz w:val="20"/>
          <w:szCs w:val="20"/>
          <w:highlight w:val="none"/>
        </w:rPr>
      </w:r>
      <w:r>
        <w:rPr>
          <w:sz w:val="20"/>
          <w:szCs w:val="20"/>
          <w:highlight w:val="none"/>
        </w:rPr>
      </w:r>
    </w:p>
    <w:p>
      <w:pPr>
        <w:suppressLineNumbers w:val="false"/>
        <w:pBdr/>
        <w:spacing w:line="276" w:lineRule="auto"/>
        <w:ind w:hanging="283" w:left="283"/>
        <w:contextualSpacing w:val="false"/>
        <w:jc w:val="left"/>
        <w:rPr>
          <w:rFonts w:ascii="Arial" w:hAnsi="Arial" w:cs="Arial"/>
          <w:sz w:val="20"/>
          <w:szCs w:val="20"/>
        </w:rPr>
      </w:pPr>
      <w:r>
        <w:rPr>
          <w:b w:val="0"/>
          <w:bCs w:val="0"/>
          <w:sz w:val="20"/>
          <w:szCs w:val="20"/>
          <w:highlight w:val="none"/>
        </w:rPr>
        <w:t xml:space="preserve">CF community (2025). </w:t>
      </w:r>
      <w:r>
        <w:rPr>
          <w:rFonts w:ascii="Arial" w:hAnsi="Arial" w:eastAsia="Arial" w:cs="Arial"/>
          <w:b/>
          <w:bCs/>
          <w:sz w:val="20"/>
          <w:szCs w:val="20"/>
          <w:highlight w:val="none"/>
        </w:rPr>
        <w:t xml:space="preserve">CF </w:t>
      </w:r>
      <w:r>
        <w:rPr>
          <w:rFonts w:ascii="Arial" w:hAnsi="Arial" w:eastAsia="Arial" w:cs="Arial"/>
          <w:b/>
          <w:color w:val="000000"/>
          <w:sz w:val="20"/>
          <w:szCs w:val="20"/>
        </w:rPr>
        <w:t xml:space="preserve">standardized region list</w:t>
      </w:r>
      <w:r>
        <w:rPr>
          <w:b w:val="0"/>
          <w:bCs w:val="0"/>
          <w:sz w:val="20"/>
          <w:szCs w:val="20"/>
          <w:highlight w:val="none"/>
        </w:rPr>
        <w:t xml:space="preserve">. </w:t>
      </w:r>
      <w:hyperlink r:id="rId91" w:tooltip="https://cfconventions.org/Data/standardized-region-list/standardized-region-list.current.html" w:history="1">
        <w:r>
          <w:rPr>
            <w:rStyle w:val="2580"/>
            <w:rFonts w:ascii="Arial" w:hAnsi="Arial" w:cs="Arial"/>
            <w:sz w:val="20"/>
            <w:szCs w:val="20"/>
          </w:rPr>
          <w:t xml:space="preserve">https://cfconventions.org/Data/standardized-region</w:t>
        </w:r>
        <w:r>
          <w:rPr>
            <w:rStyle w:val="2580"/>
            <w:rFonts w:ascii="Arial" w:hAnsi="Arial" w:cs="Arial"/>
            <w:sz w:val="20"/>
            <w:szCs w:val="20"/>
          </w:rPr>
          <w:t xml:space="preserve">-list/standardized-region-list.current.html</w:t>
        </w:r>
      </w:hyperlink>
      <w:r>
        <w:rPr>
          <w:rFonts w:ascii="Arial" w:hAnsi="Arial" w:cs="Arial"/>
          <w:sz w:val="20"/>
          <w:szCs w:val="20"/>
        </w:rPr>
      </w:r>
      <w:r>
        <w:rPr>
          <w:rFonts w:ascii="Arial" w:hAnsi="Arial" w:cs="Arial"/>
          <w:sz w:val="20"/>
          <w:szCs w:val="20"/>
        </w:rPr>
      </w:r>
    </w:p>
    <w:p>
      <w:pPr>
        <w:suppressLineNumbers w:val="false"/>
        <w:pBdr/>
        <w:spacing w:line="276" w:lineRule="auto"/>
        <w:ind w:hanging="283" w:left="283"/>
        <w:contextualSpacing w:val="false"/>
        <w:jc w:val="left"/>
        <w:rPr>
          <w:rFonts w:ascii="Arial" w:hAnsi="Arial" w:cs="Arial"/>
          <w:sz w:val="20"/>
          <w:szCs w:val="20"/>
        </w:rPr>
      </w:pPr>
      <w:r>
        <w:rPr>
          <w:rFonts w:ascii="Arial" w:hAnsi="Arial" w:cs="Arial"/>
          <w:sz w:val="20"/>
          <w:szCs w:val="20"/>
          <w:rPrChange w:id="195" w:author="David Hassell" w:date="2025-12-02T17:36:23Z" oouserid="e42c3f48-66ba-4efd-805a-1ef7f6780645">
            <w:rPr>
              <w:rFonts w:ascii="Arial" w:hAnsi="Arial" w:cs="Arial"/>
              <w:sz w:val="20"/>
              <w:szCs w:val="20"/>
            </w:rPr>
          </w:rPrChange>
        </w:rPr>
      </w:r>
      <w:r>
        <w:rPr>
          <w:sz w:val="20"/>
          <w:szCs w:val="20"/>
        </w:rPr>
        <w:t xml:space="preserve">Collins, S. N., James, </w:t>
      </w:r>
      <w:r>
        <w:rPr>
          <w:sz w:val="20"/>
          <w:szCs w:val="20"/>
        </w:rPr>
        <w:t xml:space="preserve">R. S., </w:t>
      </w:r>
      <w:r>
        <w:rPr>
          <w:sz w:val="20"/>
          <w:szCs w:val="20"/>
        </w:rPr>
        <w:t xml:space="preserve">Ray, P., Chen, K., Lassman, A., &amp; Brownlee, J. (2013): </w:t>
      </w:r>
      <w:r>
        <w:rPr>
          <w:b/>
          <w:bCs/>
          <w:sz w:val="20"/>
          <w:szCs w:val="20"/>
        </w:rPr>
        <w:t xml:space="preserve">Grids in Numerical Weather and Climate Models</w:t>
      </w:r>
      <w:r>
        <w:rPr>
          <w:b w:val="0"/>
          <w:bCs w:val="0"/>
          <w:sz w:val="20"/>
          <w:szCs w:val="20"/>
        </w:rPr>
        <w:t xml:space="preserve">. In Climate Ch</w:t>
      </w:r>
      <w:r>
        <w:rPr>
          <w:b w:val="0"/>
          <w:bCs w:val="0"/>
          <w:sz w:val="20"/>
          <w:szCs w:val="20"/>
        </w:rPr>
        <w:t xml:space="preserve">ange and Regional/Local Responses</w:t>
      </w:r>
      <w:r>
        <w:rPr>
          <w:sz w:val="20"/>
          <w:szCs w:val="20"/>
        </w:rPr>
        <w:t xml:space="preserve">. Edited by </w:t>
      </w:r>
      <w:r>
        <w:rPr>
          <w:sz w:val="20"/>
          <w:szCs w:val="20"/>
        </w:rPr>
        <w:t xml:space="preserve">Zhang, Y. &amp; Ray, P. </w:t>
      </w:r>
      <w:r>
        <w:rPr>
          <w:sz w:val="20"/>
          <w:szCs w:val="20"/>
        </w:rPr>
        <w:t xml:space="preserve">InTechOpen. </w:t>
      </w:r>
      <w:r>
        <w:rPr>
          <w:sz w:val="20"/>
          <w:szCs w:val="20"/>
          <w:rPrChange w:id="196" w:author="David Hassell" w:date="2025-12-02T17:36:23Z" oouserid="e42c3f48-66ba-4efd-805a-1ef7f6780645">
            <w:rPr>
              <w:sz w:val="20"/>
              <w:szCs w:val="20"/>
            </w:rPr>
          </w:rPrChange>
        </w:rPr>
      </w:r>
      <w:hyperlink r:id="rId92" w:tooltip="https://doi.org/10.5772/55922" w:history="1">
        <w:r>
          <w:rPr>
            <w:rStyle w:val="2580"/>
            <w:sz w:val="20"/>
            <w:szCs w:val="20"/>
          </w:rPr>
          <w:t xml:space="preserve">https://doi.org/10.5772/55922</w:t>
        </w:r>
      </w:hyperlink>
      <w:r>
        <w:rPr>
          <w:rFonts w:ascii="Arial" w:hAnsi="Arial" w:cs="Arial"/>
          <w:sz w:val="20"/>
          <w:szCs w:val="20"/>
        </w:rPr>
      </w:r>
      <w:r>
        <w:rPr>
          <w:rFonts w:ascii="Arial" w:hAnsi="Arial" w:cs="Arial"/>
          <w:sz w:val="20"/>
          <w:szCs w:val="20"/>
        </w:rPr>
      </w:r>
    </w:p>
    <w:p>
      <w:pPr>
        <w:suppressLineNumbers w:val="false"/>
        <w:pBdr/>
        <w:spacing w:after="142" w:afterAutospacing="0" w:before="0" w:beforeAutospacing="0"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Change w:id="197" w:author="David Hassell" w:date="2025-12-02T17:36:23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Dunne,</w:t>
      </w:r>
      <w:r>
        <w:rPr>
          <w:rFonts w:ascii="Arial" w:hAnsi="Arial" w:eastAsia="Arial" w:cs="Arial"/>
          <w:color w:val="000000"/>
          <w:sz w:val="20"/>
          <w:szCs w:val="20"/>
        </w:rPr>
        <w:t xml:space="preserve"> J. P., Hewitt, H. T., Arblaster, J., Bonou, F., Boucher, O., Cavazos, T., Durack, P. J., Hassler, B., Juckes, M., Miyakawa, T., Mizielinski, M., Naik, V., Nicholls, Z., O’Rourke, E., Pincus, R., Sanderson, B. M., Simpson, I. R., &amp; Taylor, K. E. (2025): </w:t>
      </w:r>
      <w:r>
        <w:rPr>
          <w:rFonts w:ascii="Arial" w:hAnsi="Arial" w:eastAsia="Arial" w:cs="Arial"/>
          <w:b/>
          <w:bCs/>
          <w:color w:val="000000"/>
          <w:sz w:val="20"/>
          <w:szCs w:val="20"/>
        </w:rPr>
        <w:t xml:space="preserve">An evolving Coupled Model Intercomparison Project phase 7 (CMIP7) and Fast Track in support of fut</w:t>
      </w:r>
      <w:r>
        <w:rPr>
          <w:rFonts w:ascii="Arial" w:hAnsi="Arial" w:eastAsia="Arial" w:cs="Arial"/>
          <w:b/>
          <w:bCs/>
          <w:color w:val="000000"/>
          <w:sz w:val="20"/>
          <w:szCs w:val="20"/>
        </w:rPr>
        <w:t xml:space="preserve">ure climate assessment</w:t>
      </w:r>
      <w:r>
        <w:rPr>
          <w:rFonts w:ascii="Arial" w:hAnsi="Arial" w:eastAsia="Arial" w:cs="Arial"/>
          <w:color w:val="000000"/>
          <w:sz w:val="20"/>
          <w:szCs w:val="20"/>
        </w:rPr>
        <w:t xml:space="preserve">, </w:t>
      </w:r>
      <w:r>
        <w:rPr>
          <w:sz w:val="20"/>
          <w:szCs w:val="20"/>
        </w:rPr>
        <w:t xml:space="preserve">Geosci. Model Dev., 18, 6671–6700. </w:t>
      </w:r>
      <w:hyperlink r:id="rId93" w:tooltip="https://doi.org/10.5194/gmd-18-6671-2025" w:history="1">
        <w:r>
          <w:rPr>
            <w:rStyle w:val="2580"/>
            <w:sz w:val="20"/>
            <w:szCs w:val="20"/>
          </w:rPr>
          <w:t xml:space="preserve">https://doi.org/10.5194/gmd-18-6671-2025</w:t>
        </w:r>
      </w:hyperlink>
      <w:r>
        <w:rPr>
          <w:rFonts w:ascii="Arial" w:hAnsi="Arial" w:cs="Arial"/>
          <w:sz w:val="20"/>
          <w:szCs w:val="20"/>
          <w:highlight w:val="none"/>
        </w:rPr>
      </w:r>
      <w:r>
        <w:rPr>
          <w:rFonts w:ascii="Arial" w:hAnsi="Arial" w:cs="Arial"/>
          <w:sz w:val="20"/>
          <w:szCs w:val="20"/>
          <w:highlight w:val="none"/>
        </w:rPr>
      </w:r>
    </w:p>
    <w:p>
      <w:pPr>
        <w:suppressLineNumbers w:val="false"/>
        <w:pBdr/>
        <w:spacing w:after="142" w:afterAutospacing="0" w:before="0" w:beforeAutospacing="0"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Change w:id="198" w:author="David Hassell" w:date="2025-12-02T17:36:23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Durack, P. J., Taylor, K. E., Mizielinski, M., Doutriaux, C., Nadeau, D., &amp; Juckes, M. (2025). </w:t>
      </w:r>
      <w:r>
        <w:rPr>
          <w:rFonts w:ascii="Arial" w:hAnsi="Arial" w:eastAsia="Arial" w:cs="Arial"/>
          <w:b/>
          <w:bCs/>
          <w:color w:val="000000"/>
          <w:sz w:val="20"/>
          <w:szCs w:val="20"/>
        </w:rPr>
        <w:t xml:space="preserve">CMIP6 Controlled Vocabularies (CVs) (6.2.58.76)</w:t>
      </w:r>
      <w:r>
        <w:rPr>
          <w:rFonts w:ascii="Arial" w:hAnsi="Arial" w:eastAsia="Arial" w:cs="Arial"/>
          <w:color w:val="000000"/>
          <w:sz w:val="20"/>
          <w:szCs w:val="20"/>
        </w:rPr>
        <w:t xml:space="preserve">. Zenodo. </w:t>
      </w:r>
      <w:r>
        <w:rPr>
          <w:rFonts w:ascii="Arial" w:hAnsi="Arial" w:eastAsia="Arial" w:cs="Arial"/>
          <w:sz w:val="20"/>
          <w:szCs w:val="20"/>
          <w:rPrChange w:id="199" w:author="David Hassell" w:date="2025-12-02T17:36:23Z" oouserid="e42c3f48-66ba-4efd-805a-1ef7f6780645">
            <w:rPr>
              <w:rFonts w:ascii="Arial" w:hAnsi="Arial" w:eastAsia="Arial" w:cs="Arial"/>
              <w:sz w:val="20"/>
              <w:szCs w:val="20"/>
            </w:rPr>
          </w:rPrChange>
        </w:rPr>
      </w:r>
      <w:hyperlink r:id="rId94" w:tooltip="https://doi.org/10.5281/zenodo.14657960" w:history="1">
        <w:r>
          <w:rPr>
            <w:rStyle w:val="2580"/>
            <w:rFonts w:ascii="Arial" w:hAnsi="Arial" w:eastAsia="Arial" w:cs="Arial"/>
            <w:sz w:val="20"/>
            <w:szCs w:val="20"/>
          </w:rPr>
          <w:t xml:space="preserve">https://doi.org/10.5281/zenodo.14657960</w:t>
        </w:r>
      </w:hyperlink>
      <w:r>
        <w:rPr>
          <w:rFonts w:ascii="Arial" w:hAnsi="Arial" w:cs="Arial"/>
          <w:sz w:val="20"/>
          <w:szCs w:val="20"/>
          <w:highlight w:val="none"/>
        </w:rPr>
      </w:r>
      <w:r>
        <w:rPr>
          <w:rFonts w:ascii="Arial" w:hAnsi="Arial" w:cs="Arial"/>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
      </w:r>
      <w:r>
        <w:rPr>
          <w:rFonts w:ascii="Arial" w:hAnsi="Arial" w:eastAsia="Arial" w:cs="Arial"/>
          <w:color w:val="000000"/>
          <w:sz w:val="20"/>
          <w:szCs w:val="20"/>
        </w:rPr>
        <w:t xml:space="preserve">Eaton, B., Gregory, J., Drach, B., Taylor, K., Hankin, S., et al. (2025). </w:t>
      </w:r>
      <w:r>
        <w:rPr>
          <w:rFonts w:ascii="Arial" w:hAnsi="Arial" w:eastAsia="Arial" w:cs="Arial"/>
          <w:b/>
          <w:bCs/>
          <w:color w:val="000000"/>
          <w:sz w:val="20"/>
          <w:szCs w:val="20"/>
        </w:rPr>
        <w:t xml:space="preserve">NetCDF Climate and Forecast (CF) Metadata Conventions (1.13)</w:t>
      </w:r>
      <w:r>
        <w:rPr>
          <w:rFonts w:ascii="Arial" w:hAnsi="Arial" w:eastAsia="Arial" w:cs="Arial"/>
          <w:color w:val="000000"/>
          <w:sz w:val="20"/>
          <w:szCs w:val="20"/>
        </w:rPr>
        <w:t xml:space="preserve">. CF Community.</w:t>
      </w:r>
      <w:r>
        <w:rPr>
          <w:rFonts w:ascii="Arial" w:hAnsi="Arial" w:eastAsia="Arial" w:cs="Arial"/>
          <w:sz w:val="20"/>
          <w:szCs w:val="20"/>
        </w:rPr>
        <w:t xml:space="preserve"> </w:t>
      </w:r>
      <w:r>
        <w:rPr>
          <w:rFonts w:ascii="Arial" w:hAnsi="Arial" w:eastAsia="Arial" w:cs="Arial"/>
          <w:sz w:val="20"/>
          <w:szCs w:val="20"/>
        </w:rPr>
      </w:r>
      <w:hyperlink r:id="rId95" w:tooltip="https://doi.org/10.5281/zenodo.17801666" w:history="1">
        <w:r>
          <w:rPr>
            <w:rStyle w:val="2580"/>
            <w:rFonts w:ascii="Arial" w:hAnsi="Arial" w:eastAsia="Arial" w:cs="Arial"/>
            <w:sz w:val="20"/>
            <w:szCs w:val="20"/>
          </w:rPr>
          <w:t xml:space="preserve">https://doi.org/10.5281/zenodo.17801666</w:t>
        </w:r>
      </w:hyperlink>
      <w:r>
        <w:rPr>
          <w:rFonts w:ascii="Arial" w:hAnsi="Arial" w:eastAsia="Arial" w:cs="Arial"/>
          <w:sz w:val="20"/>
          <w:szCs w:val="20"/>
          <w:highlight w:val="none"/>
        </w:rPr>
      </w:r>
      <w:r>
        <w:rPr>
          <w:rFonts w:ascii="Arial" w:hAnsi="Arial" w:cs="Arial"/>
          <w:sz w:val="20"/>
          <w:szCs w:val="20"/>
          <w:highlight w:val="none"/>
        </w:rPr>
      </w:r>
    </w:p>
    <w:p>
      <w:pPr>
        <w:suppressLineNumbers w:val="false"/>
        <w:pBdr>
          <w:top w:val="none" w:color="000000" w:sz="4" w:space="0"/>
          <w:left w:val="none" w:color="000000" w:sz="4" w:space="0"/>
          <w:bottom w:val="none" w:color="000000" w:sz="4" w:space="0"/>
          <w:right w:val="none" w:color="000000" w:sz="4" w:space="0"/>
        </w:pBdr>
        <w:spacing w:line="276" w:lineRule="auto"/>
        <w:ind w:right="0" w:hanging="283" w:left="283"/>
        <w:contextualSpacing w:val="false"/>
        <w:jc w:val="left"/>
        <w:rPr>
          <w:rFonts w:ascii="Arial" w:hAnsi="Arial" w:cs="Arial"/>
          <w:sz w:val="20"/>
          <w:szCs w:val="20"/>
        </w:rPr>
      </w:pPr>
      <w:ins w:id="200" w:author="David Hassell" w:date="2025-10-11T22:02:05Z" oouserid="e42c3f48-66ba-4efd-805a-1ef7f6780645">
        <w:r>
          <w:rPr>
            <w:rFonts w:ascii="Arial" w:hAnsi="Arial" w:eastAsia="Arial" w:cs="Arial"/>
            <w:color w:val="000000"/>
            <w:sz w:val="20"/>
            <w:szCs w:val="20"/>
            <w:rPrChange w:id="201" w:author="David Hassell" w:date="2025-10-11T22:02:20Z" oouserid="e42c3f48-66ba-4efd-805a-1ef7f6780645">
              <w:rPr>
                <w:rFonts w:ascii="Courier New" w:hAnsi="Courier New" w:eastAsia="Courier New" w:cs="Courier New"/>
                <w:color w:val="000000"/>
                <w:sz w:val="18"/>
              </w:rPr>
            </w:rPrChange>
          </w:rPr>
        </w:r>
      </w:ins>
      <w:r>
        <w:rPr>
          <w:rFonts w:ascii="Arial" w:hAnsi="Arial" w:eastAsia="Arial" w:cs="Arial"/>
          <w:color w:val="000000"/>
          <w:sz w:val="20"/>
          <w:szCs w:val="20"/>
        </w:rPr>
        <w:t xml:space="preserve">European Organization For Nuclear Research and OpenAIRE (2013). </w:t>
      </w:r>
      <w:r>
        <w:rPr>
          <w:rFonts w:ascii="Arial" w:hAnsi="Arial" w:eastAsia="Arial" w:cs="Arial"/>
          <w:b/>
          <w:bCs/>
          <w:color w:val="000000"/>
          <w:sz w:val="20"/>
          <w:szCs w:val="20"/>
        </w:rPr>
        <w:t xml:space="preserve">Zenodo</w:t>
      </w:r>
      <w:r>
        <w:rPr>
          <w:rFonts w:ascii="Arial" w:hAnsi="Arial" w:eastAsia="Arial" w:cs="Arial"/>
          <w:color w:val="000000"/>
          <w:sz w:val="20"/>
          <w:szCs w:val="20"/>
        </w:rPr>
        <w:t xml:space="preserve">. CERN. </w:t>
      </w:r>
      <w:r>
        <w:rPr>
          <w:rFonts w:ascii="Arial" w:hAnsi="Arial" w:eastAsia="Arial" w:cs="Arial"/>
          <w:color w:val="000000"/>
          <w:sz w:val="20"/>
          <w:szCs w:val="20"/>
          <w:rPrChange w:id="202" w:author="David Hassell" w:date="2025-10-11T22:02:20Z" oouserid="e42c3f48-66ba-4efd-805a-1ef7f6780645">
            <w:rPr>
              <w:rFonts w:ascii="Courier New" w:hAnsi="Courier New" w:eastAsia="Courier New" w:cs="Courier New"/>
              <w:color w:val="000000"/>
              <w:sz w:val="18"/>
            </w:rPr>
          </w:rPrChange>
        </w:rPr>
      </w:r>
      <w:hyperlink r:id="rId96" w:tooltip="https://doi.org/10.25495/7gxk-rd71" w:history="1">
        <w:r>
          <w:rPr>
            <w:rStyle w:val="2580"/>
            <w:rFonts w:ascii="Arial" w:hAnsi="Arial" w:eastAsia="Arial" w:cs="Arial"/>
            <w:sz w:val="20"/>
            <w:szCs w:val="20"/>
          </w:rPr>
          <w:t xml:space="preserve">https://doi.org/10.25495/7gxk-rd71</w:t>
        </w:r>
      </w:hyperlink>
      <w:r>
        <w:rPr>
          <w:rFonts w:ascii="Arial" w:hAnsi="Arial" w:cs="Arial"/>
          <w:sz w:val="20"/>
          <w:szCs w:val="20"/>
        </w:rPr>
      </w:r>
      <w:r>
        <w:rPr>
          <w:rFonts w:ascii="Arial" w:hAnsi="Arial" w:cs="Arial"/>
          <w:sz w:val="20"/>
          <w:szCs w:val="20"/>
        </w:rPr>
      </w:r>
    </w:p>
    <w:p>
      <w:pPr>
        <w:suppressLineNumbers w:val="false"/>
        <w:pBdr/>
        <w:spacing w:line="276" w:lineRule="auto"/>
        <w:ind w:hanging="283" w:left="283"/>
        <w:contextualSpacing w:val="false"/>
        <w:jc w:val="left"/>
        <w:rPr>
          <w:rFonts w:ascii="Arial" w:hAnsi="Arial" w:eastAsia="Arial" w:cs="Arial"/>
          <w:color w:val="000000"/>
          <w:sz w:val="20"/>
          <w:szCs w:val="20"/>
          <w:highlight w:val="none"/>
        </w:rPr>
      </w:pPr>
      <w:r>
        <w:rPr>
          <w:rFonts w:ascii="Arial" w:hAnsi="Arial" w:eastAsia="Arial" w:cs="Arial"/>
          <w:sz w:val="20"/>
          <w:szCs w:val="20"/>
          <w:highlight w:val="none"/>
          <w:rPrChange w:id="203" w:author="David Hassell" w:date="2025-12-01T14:53:25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Eyring, V., Bony, S., Meehl, G. A., Senior, C. A., Stevens, B., Stouffer, R. J., &amp; Taylor, K. E. (2016). </w:t>
      </w:r>
      <w:r>
        <w:rPr>
          <w:rFonts w:ascii="Arial" w:hAnsi="Arial" w:eastAsia="Arial" w:cs="Arial"/>
          <w:b/>
          <w:bCs/>
          <w:color w:val="000000"/>
          <w:sz w:val="20"/>
          <w:szCs w:val="20"/>
        </w:rPr>
        <w:t xml:space="preserve">Overview of the Coupled Model Intercomparison Project Phase 6 (CMIP6) experimental design and organization</w:t>
      </w:r>
      <w:r>
        <w:rPr>
          <w:rFonts w:ascii="Arial" w:hAnsi="Arial" w:eastAsia="Arial" w:cs="Arial"/>
          <w:color w:val="000000"/>
          <w:sz w:val="20"/>
          <w:szCs w:val="20"/>
        </w:rPr>
        <w:t xml:space="preserve">, Geosci. Model Dev., 9, 1937–1958, </w:t>
      </w:r>
      <w:hyperlink r:id="rId97" w:tooltip="https://doi.org/10.5194/gmd-9-1937-2016" w:history="1">
        <w:r>
          <w:rPr>
            <w:rStyle w:val="2580"/>
            <w:rFonts w:ascii="Arial" w:hAnsi="Arial" w:eastAsia="Arial" w:cs="Arial"/>
            <w:sz w:val="20"/>
            <w:szCs w:val="20"/>
          </w:rPr>
          <w:t xml:space="preserve">https://doi.o</w:t>
        </w:r>
        <w:r>
          <w:rPr>
            <w:rStyle w:val="2580"/>
            <w:rFonts w:ascii="Arial" w:hAnsi="Arial" w:eastAsia="Arial" w:cs="Arial"/>
            <w:sz w:val="20"/>
            <w:szCs w:val="20"/>
          </w:rPr>
          <w:t xml:space="preserve">rg/10.5194/gmd-9-1937-2016</w:t>
        </w:r>
      </w:hyperlink>
      <w:r>
        <w:rPr>
          <w:rFonts w:ascii="Arial" w:hAnsi="Arial" w:eastAsia="Arial" w:cs="Arial"/>
          <w:color w:val="000000"/>
          <w:sz w:val="20"/>
          <w:szCs w:val="20"/>
          <w:highlight w:val="none"/>
        </w:rPr>
      </w:r>
      <w:r>
        <w:rPr>
          <w:rFonts w:ascii="Arial" w:hAnsi="Arial" w:eastAsia="Arial" w:cs="Arial"/>
          <w:color w:val="000000"/>
          <w:sz w:val="20"/>
          <w:szCs w:val="20"/>
          <w:highlight w:val="none"/>
        </w:rPr>
      </w:r>
    </w:p>
    <w:p>
      <w:pPr>
        <w:suppressLineNumbers w:val="false"/>
        <w:pBdr>
          <w:top w:val="none" w:color="000000" w:sz="4" w:space="0"/>
          <w:left w:val="none" w:color="000000" w:sz="4" w:space="0"/>
          <w:bottom w:val="none" w:color="000000" w:sz="4" w:space="0"/>
          <w:right w:val="none" w:color="000000" w:sz="4" w:space="0"/>
        </w:pBdr>
        <w:spacing w:after="142" w:before="0" w:line="276" w:lineRule="auto"/>
        <w:ind w:right="0" w:hanging="283" w:left="283"/>
        <w:contextualSpacing w:val="false"/>
        <w:jc w:val="left"/>
        <w:rPr>
          <w:rFonts w:ascii="Arial" w:hAnsi="Arial" w:cs="Arial"/>
          <w:sz w:val="20"/>
          <w:szCs w:val="20"/>
        </w:rPr>
      </w:pPr>
      <w:r>
        <w:rPr>
          <w:rFonts w:ascii="Arial" w:hAnsi="Arial" w:eastAsia="Arial" w:cs="Arial"/>
          <w:color w:val="000000"/>
          <w:sz w:val="20"/>
          <w:szCs w:val="20"/>
        </w:rPr>
        <w:t xml:space="preserve">Git Development Community (2025)</w:t>
      </w:r>
      <w:r>
        <w:rPr>
          <w:rFonts w:ascii="Arial" w:hAnsi="Arial" w:eastAsia="Arial" w:cs="Arial"/>
          <w:i w:val="0"/>
          <w:iCs w:val="0"/>
          <w:color w:val="000000"/>
          <w:sz w:val="20"/>
          <w:szCs w:val="20"/>
        </w:rPr>
        <w:t xml:space="preserve">. </w:t>
      </w:r>
      <w:r>
        <w:rPr>
          <w:rFonts w:ascii="Arial" w:hAnsi="Arial" w:eastAsia="Arial" w:cs="Arial"/>
          <w:b/>
          <w:bCs/>
          <w:i w:val="0"/>
          <w:iCs w:val="0"/>
          <w:color w:val="000000"/>
          <w:sz w:val="20"/>
          <w:szCs w:val="20"/>
        </w:rPr>
        <w:t xml:space="preserve">Git</w:t>
      </w:r>
      <w:r>
        <w:rPr>
          <w:rFonts w:ascii="Arial" w:hAnsi="Arial" w:eastAsia="Arial" w:cs="Arial"/>
          <w:b/>
          <w:bCs/>
          <w:i w:val="0"/>
          <w:iCs w:val="0"/>
          <w:color w:val="000000"/>
          <w:sz w:val="20"/>
          <w:szCs w:val="20"/>
        </w:rPr>
        <w:t xml:space="preserve"> (</w:t>
      </w:r>
      <w:r>
        <w:rPr>
          <w:rFonts w:ascii="Arial" w:hAnsi="Arial" w:eastAsia="Arial" w:cs="Arial"/>
          <w:b/>
          <w:bCs/>
          <w:i w:val="0"/>
          <w:iCs w:val="0"/>
          <w:color w:val="000000"/>
          <w:sz w:val="20"/>
          <w:szCs w:val="20"/>
        </w:rPr>
        <w:t xml:space="preserve">Version 2.52.0</w:t>
      </w:r>
      <w:r>
        <w:rPr>
          <w:rFonts w:ascii="Arial" w:hAnsi="Arial" w:eastAsia="Arial" w:cs="Arial"/>
          <w:b/>
          <w:bCs/>
          <w:i w:val="0"/>
          <w:iCs w:val="0"/>
          <w:color w:val="000000"/>
          <w:sz w:val="20"/>
          <w:szCs w:val="20"/>
        </w:rPr>
        <w:t xml:space="preserve">)</w:t>
      </w:r>
      <w:r>
        <w:rPr>
          <w:rFonts w:ascii="Arial" w:hAnsi="Arial" w:eastAsia="Arial" w:cs="Arial"/>
          <w:i w:val="0"/>
          <w:iCs w:val="0"/>
          <w:color w:val="000000"/>
          <w:sz w:val="20"/>
          <w:szCs w:val="20"/>
        </w:rPr>
        <w:t xml:space="preserve">. </w:t>
      </w:r>
      <w:r>
        <w:rPr>
          <w:rFonts w:ascii="Arial" w:hAnsi="Arial" w:eastAsia="Arial" w:cs="Arial"/>
          <w:color w:val="000000"/>
          <w:sz w:val="20"/>
          <w:szCs w:val="20"/>
        </w:rPr>
        <w:t xml:space="preserve">[Computer software]. </w:t>
      </w:r>
      <w:hyperlink r:id="rId98" w:tooltip="https://git-scm.com" w:history="1">
        <w:r>
          <w:rPr>
            <w:rStyle w:val="2580"/>
            <w:rFonts w:ascii="Arial" w:hAnsi="Arial" w:eastAsia="Arial" w:cs="Arial"/>
            <w:sz w:val="20"/>
            <w:szCs w:val="20"/>
          </w:rPr>
          <w:t xml:space="preserve">https://git-scm.com</w:t>
        </w:r>
      </w:hyperlink>
      <w:r>
        <w:rPr>
          <w:rFonts w:ascii="Arial" w:hAnsi="Arial" w:cs="Arial"/>
          <w:sz w:val="20"/>
          <w:szCs w:val="20"/>
        </w:rPr>
      </w:r>
      <w:r>
        <w:rPr>
          <w:rFonts w:ascii="Arial" w:hAnsi="Arial" w:cs="Arial"/>
          <w:sz w:val="20"/>
          <w:szCs w:val="20"/>
        </w:rPr>
      </w:r>
    </w:p>
    <w:p>
      <w:pPr>
        <w:suppressLineNumbers w:val="false"/>
        <w:pBdr/>
        <w:spacing w:line="276" w:lineRule="auto"/>
        <w:ind w:hanging="283" w:left="283"/>
        <w:contextualSpacing w:val="false"/>
        <w:jc w:val="left"/>
        <w:rPr>
          <w:rFonts w:ascii="Arial" w:hAnsi="Arial" w:cs="Arial"/>
          <w:color w:val="000000"/>
          <w:sz w:val="20"/>
          <w:szCs w:val="20"/>
          <w:highlight w:val="none"/>
        </w:rPr>
      </w:pPr>
      <w:r>
        <w:rPr>
          <w:rFonts w:ascii="Arial" w:hAnsi="Arial" w:eastAsia="Arial" w:cs="Arial"/>
          <w:color w:val="000000"/>
          <w:sz w:val="20"/>
          <w:szCs w:val="20"/>
          <w:highlight w:val="none"/>
          <w:rPrChange w:id="204" w:author="David Hassell" w:date="2025-12-01T14:53:25Z" oouserid="e42c3f48-66ba-4efd-805a-1ef7f6780645">
            <w:rPr>
              <w:rFonts w:ascii="Arial" w:hAnsi="Arial" w:eastAsia="Arial" w:cs="Arial"/>
              <w:color w:val="000000"/>
              <w:sz w:val="20"/>
              <w:szCs w:val="20"/>
              <w:highlight w:val="none"/>
            </w:rPr>
          </w:rPrChange>
        </w:rPr>
      </w:r>
      <w:r>
        <w:rPr>
          <w:rFonts w:ascii="Arial" w:hAnsi="Arial" w:eastAsia="Arial" w:cs="Arial"/>
          <w:color w:val="000000"/>
          <w:sz w:val="20"/>
          <w:szCs w:val="20"/>
        </w:rPr>
        <w:t xml:space="preserve">International DOI Foundation (2023). </w:t>
      </w:r>
      <w:r>
        <w:rPr>
          <w:rFonts w:ascii="Arial" w:hAnsi="Arial" w:eastAsia="Arial" w:cs="Arial"/>
          <w:b/>
          <w:i w:val="0"/>
          <w:iCs w:val="0"/>
          <w:color w:val="000000"/>
          <w:sz w:val="20"/>
          <w:szCs w:val="20"/>
        </w:rPr>
        <w:t xml:space="preserve">D</w:t>
      </w:r>
      <w:r>
        <w:rPr>
          <w:rFonts w:ascii="Arial" w:hAnsi="Arial" w:eastAsia="Arial" w:cs="Arial"/>
          <w:b/>
          <w:i w:val="0"/>
          <w:iCs w:val="0"/>
          <w:color w:val="000000"/>
          <w:sz w:val="20"/>
          <w:szCs w:val="20"/>
        </w:rPr>
        <w:t xml:space="preserve">OI Handbook</w:t>
      </w:r>
      <w:r>
        <w:rPr>
          <w:rFonts w:ascii="Arial" w:hAnsi="Arial" w:eastAsia="Arial" w:cs="Arial"/>
          <w:i w:val="0"/>
          <w:iCs w:val="0"/>
          <w:color w:val="000000"/>
          <w:sz w:val="20"/>
          <w:szCs w:val="20"/>
        </w:rPr>
        <w:t xml:space="preserve">. Internat</w:t>
      </w:r>
      <w:r>
        <w:rPr>
          <w:rFonts w:ascii="Arial" w:hAnsi="Arial" w:eastAsia="Arial" w:cs="Arial"/>
          <w:color w:val="000000"/>
          <w:sz w:val="20"/>
          <w:szCs w:val="20"/>
        </w:rPr>
        <w:t xml:space="preserve">ional DOI Foundation. </w:t>
      </w:r>
      <w:r>
        <w:rPr>
          <w:rFonts w:ascii="Arial" w:hAnsi="Arial" w:eastAsia="Arial" w:cs="Arial"/>
          <w:sz w:val="20"/>
          <w:szCs w:val="20"/>
          <w:rPrChange w:id="205" w:author="David Hassell" w:date="2025-12-02T17:36:23Z" oouserid="e42c3f48-66ba-4efd-805a-1ef7f6780645">
            <w:rPr>
              <w:rFonts w:ascii="Arial" w:hAnsi="Arial" w:eastAsia="Arial" w:cs="Arial"/>
              <w:sz w:val="20"/>
              <w:szCs w:val="20"/>
            </w:rPr>
          </w:rPrChange>
        </w:rPr>
      </w:r>
      <w:hyperlink r:id="rId99" w:tooltip="https://doi.org/10.1000/182" w:history="1">
        <w:r>
          <w:rPr>
            <w:rStyle w:val="2580"/>
            <w:rFonts w:ascii="Arial" w:hAnsi="Arial" w:eastAsia="Arial" w:cs="Arial"/>
            <w:sz w:val="20"/>
            <w:szCs w:val="20"/>
          </w:rPr>
          <w:t xml:space="preserve">https://doi.org/10.1000/182</w:t>
        </w:r>
        <w:r>
          <w:rPr>
            <w:rStyle w:val="2580"/>
            <w:rFonts w:ascii="Arial" w:hAnsi="Arial" w:eastAsia="Arial" w:cs="Arial"/>
            <w:sz w:val="20"/>
            <w:szCs w:val="20"/>
            <w:highlight w:val="none"/>
            <w:rPrChange w:id="206" w:author="David Hassell" w:date="2025-12-01T14:53:25Z" oouserid="e42c3f48-66ba-4efd-805a-1ef7f6780645">
              <w:rPr>
                <w:rFonts w:ascii="Arial" w:hAnsi="Arial" w:eastAsia="Arial" w:cs="Arial"/>
                <w:sz w:val="20"/>
                <w:szCs w:val="20"/>
                <w:highlight w:val="none"/>
              </w:rPr>
            </w:rPrChange>
          </w:rPr>
        </w:r>
        <w:r>
          <w:rPr>
            <w:rStyle w:val="2580"/>
            <w:rFonts w:ascii="Arial" w:hAnsi="Arial" w:eastAsia="Arial" w:cs="Arial"/>
            <w:sz w:val="20"/>
            <w:szCs w:val="20"/>
            <w:highlight w:val="none"/>
            <w:rPrChange w:id="207" w:author="David Hassell" w:date="2025-12-01T14:53:25Z" oouserid="e42c3f48-66ba-4efd-805a-1ef7f6780645">
              <w:rPr>
                <w:rFonts w:ascii="Arial" w:hAnsi="Arial" w:eastAsia="Arial" w:cs="Arial"/>
                <w:sz w:val="20"/>
                <w:szCs w:val="20"/>
                <w:highlight w:val="none"/>
              </w:rPr>
            </w:rPrChange>
          </w:rPr>
        </w:r>
      </w:hyperlink>
      <w:r>
        <w:rPr>
          <w:rFonts w:ascii="Arial" w:hAnsi="Arial" w:cs="Arial"/>
          <w:color w:val="000000"/>
          <w:sz w:val="20"/>
          <w:szCs w:val="20"/>
          <w:highlight w:val="none"/>
        </w:rPr>
      </w:r>
      <w:r>
        <w:rPr>
          <w:rFonts w:ascii="Arial" w:hAnsi="Arial" w:cs="Arial"/>
          <w:color w:val="000000"/>
          <w:sz w:val="20"/>
          <w:szCs w:val="20"/>
          <w:highlight w:val="none"/>
        </w:rPr>
      </w:r>
    </w:p>
    <w:p>
      <w:pPr>
        <w:suppressLineNumbers w:val="false"/>
        <w:pBdr/>
        <w:spacing w:line="276" w:lineRule="auto"/>
        <w:ind w:hanging="283" w:left="283"/>
        <w:contextualSpacing w:val="false"/>
        <w:jc w:val="left"/>
        <w:rPr>
          <w:rFonts w:ascii="Arial" w:hAnsi="Arial" w:cs="Arial"/>
          <w:color w:val="000000"/>
          <w:sz w:val="20"/>
          <w:szCs w:val="20"/>
          <w:highlight w:val="none"/>
        </w:rPr>
      </w:pPr>
      <w:r>
        <w:rPr>
          <w:rFonts w:ascii="Arial" w:hAnsi="Arial" w:eastAsia="Arial" w:cs="Arial"/>
          <w:color w:val="000000"/>
          <w:sz w:val="20"/>
          <w:szCs w:val="20"/>
          <w:highlight w:val="none"/>
          <w:rPrChange w:id="208" w:author="David Hassell" w:date="2025-12-02T17:36:23Z" oouserid="e42c3f48-66ba-4efd-805a-1ef7f6780645">
            <w:rPr>
              <w:rFonts w:ascii="Arial" w:hAnsi="Arial" w:eastAsia="Arial" w:cs="Arial"/>
              <w:color w:val="000000"/>
              <w:sz w:val="20"/>
              <w:szCs w:val="20"/>
              <w:highlight w:val="none"/>
            </w:rPr>
          </w:rPrChange>
        </w:rPr>
      </w:r>
      <w:r>
        <w:rPr>
          <w:sz w:val="20"/>
          <w:szCs w:val="20"/>
        </w:rPr>
        <w:t xml:space="preserve">Lawrenc</w:t>
      </w:r>
      <w:r>
        <w:rPr>
          <w:sz w:val="20"/>
          <w:szCs w:val="20"/>
        </w:rPr>
        <w:t xml:space="preserve">e, B. N., Balaji, V., Bentley, P., Callaghan, S., DeLuca, C., Denvil, S., Devine, G., Elkington, M., Ford, R. W., Guilyardi, E., Lautenschlager, M., Morgan, M., Moine, M.-P., Murphy, S., Pascoe, C., Ramthun, H., Slavin, P., Steenman-Clark, L., To</w:t>
      </w:r>
      <w:r>
        <w:rPr>
          <w:sz w:val="20"/>
          <w:szCs w:val="20"/>
        </w:rPr>
        <w:t xml:space="preserve">ussaint, F., Treshansky, A., &amp; Valcke, S. (2012). </w:t>
      </w:r>
      <w:r>
        <w:rPr>
          <w:b/>
          <w:bCs/>
          <w:sz w:val="20"/>
          <w:szCs w:val="20"/>
          <w:u w:val="none"/>
        </w:rPr>
        <w:t xml:space="preserve">Describing Earth system simulations with the Metafor CIM</w:t>
      </w:r>
      <w:r>
        <w:rPr>
          <w:sz w:val="20"/>
          <w:szCs w:val="20"/>
        </w:rPr>
        <w:t xml:space="preserve">. Geosci. Model Dev., 5, 1493</w:t>
      </w:r>
      <w:r>
        <w:rPr>
          <w:sz w:val="20"/>
          <w:szCs w:val="20"/>
        </w:rPr>
        <w:t xml:space="preserve">–</w:t>
      </w:r>
      <w:r>
        <w:rPr>
          <w:sz w:val="20"/>
          <w:szCs w:val="20"/>
        </w:rPr>
        <w:t xml:space="preserve">1500, </w:t>
      </w:r>
      <w:hyperlink r:id="rId100" w:tooltip="https://doi.org/10.5194/gmd-5-1493-2012" w:history="1">
        <w:r>
          <w:rPr>
            <w:rStyle w:val="2580"/>
            <w:rFonts w:ascii="Arial" w:hAnsi="Arial" w:eastAsia="Arial" w:cs="Arial"/>
            <w:sz w:val="20"/>
            <w:szCs w:val="20"/>
          </w:rPr>
          <w:t xml:space="preserve">https://doi.org/10.5194/gmd-5-1493-2012</w:t>
        </w:r>
      </w:hyperlink>
      <w:r>
        <w:rPr>
          <w:rFonts w:ascii="Arial" w:hAnsi="Arial" w:cs="Arial"/>
          <w:color w:val="000000"/>
          <w:sz w:val="20"/>
          <w:szCs w:val="20"/>
          <w:highlight w:val="none"/>
        </w:rPr>
      </w:r>
      <w:r>
        <w:rPr>
          <w:rFonts w:ascii="Arial" w:hAnsi="Arial" w:cs="Arial"/>
          <w:color w:val="000000"/>
          <w:sz w:val="20"/>
          <w:szCs w:val="20"/>
          <w:highlight w:val="none"/>
        </w:rPr>
      </w:r>
    </w:p>
    <w:p>
      <w:pPr>
        <w:suppressLineNumbers w:val="false"/>
        <w:pBdr/>
        <w:spacing w:line="276" w:lineRule="auto"/>
        <w:ind w:hanging="283" w:left="283"/>
        <w:contextualSpacing w:val="false"/>
        <w:jc w:val="left"/>
        <w:rPr>
          <w:rFonts w:ascii="Arial" w:hAnsi="Arial" w:cs="Arial"/>
          <w:color w:val="000000"/>
          <w:sz w:val="20"/>
          <w:szCs w:val="20"/>
          <w:highlight w:val="none"/>
        </w:rPr>
      </w:pPr>
      <w:r>
        <w:rPr>
          <w:rFonts w:ascii="Arial" w:hAnsi="Arial" w:eastAsia="Arial" w:cs="Arial"/>
          <w:color w:val="000000"/>
          <w:sz w:val="20"/>
          <w:szCs w:val="20"/>
          <w:highlight w:val="none"/>
          <w:rPrChange w:id="209" w:author="David Hassell" w:date="2025-11-21T14:49:23Z" oouserid="e42c3f48-66ba-4efd-805a-1ef7f6780645">
            <w:rPr>
              <w:rFonts w:ascii="Arial" w:hAnsi="Arial" w:eastAsia="Arial" w:cs="Arial"/>
              <w:color w:val="000000"/>
              <w:sz w:val="22"/>
              <w:szCs w:val="22"/>
              <w:highlight w:val="none"/>
            </w:rPr>
          </w:rPrChange>
        </w:rPr>
      </w:r>
      <w:r>
        <w:rPr>
          <w:rFonts w:ascii="Arial" w:hAnsi="Arial" w:eastAsia="Arial" w:cs="Arial"/>
          <w:color w:val="000000"/>
          <w:sz w:val="20"/>
          <w:szCs w:val="20"/>
        </w:rPr>
        <w:t xml:space="preserve">Masson, D., &amp; R. Knutti (2011). </w:t>
      </w:r>
      <w:r>
        <w:rPr>
          <w:rFonts w:ascii="Arial" w:hAnsi="Arial" w:eastAsia="Arial" w:cs="Arial"/>
          <w:b/>
          <w:bCs/>
          <w:color w:val="000000"/>
          <w:sz w:val="20"/>
          <w:szCs w:val="20"/>
        </w:rPr>
        <w:t xml:space="preserve">Climate model genealogy</w:t>
      </w:r>
      <w:r>
        <w:rPr>
          <w:rFonts w:ascii="Arial" w:hAnsi="Arial" w:eastAsia="Arial" w:cs="Arial"/>
          <w:color w:val="000000"/>
          <w:sz w:val="20"/>
          <w:szCs w:val="20"/>
        </w:rPr>
        <w:t xml:space="preserve">. </w:t>
      </w:r>
      <w:r>
        <w:rPr>
          <w:rFonts w:ascii="Arial" w:hAnsi="Arial" w:eastAsia="Arial" w:cs="Arial"/>
          <w:i/>
          <w:color w:val="000000"/>
          <w:sz w:val="20"/>
          <w:szCs w:val="20"/>
        </w:rPr>
        <w:t xml:space="preserve">Geophys. Res. Lett.</w:t>
      </w:r>
      <w:r>
        <w:rPr>
          <w:rFonts w:ascii="Arial" w:hAnsi="Arial" w:eastAsia="Arial" w:cs="Arial"/>
          <w:color w:val="000000"/>
          <w:sz w:val="20"/>
          <w:szCs w:val="20"/>
        </w:rPr>
        <w:t xml:space="preserve">, 38, L08703, </w:t>
      </w:r>
      <w:r>
        <w:rPr>
          <w:rFonts w:ascii="Arial" w:hAnsi="Arial" w:eastAsia="Arial" w:cs="Arial"/>
          <w:color w:val="000000"/>
          <w:sz w:val="20"/>
          <w:szCs w:val="20"/>
          <w:rPrChange w:id="210" w:author="David Hassell" w:date="2025-11-21T14:49:23Z" oouserid="e42c3f48-66ba-4efd-805a-1ef7f6780645">
            <w:rPr>
              <w:rFonts w:ascii="Arial" w:hAnsi="Arial" w:eastAsia="Arial" w:cs="Arial"/>
              <w:color w:val="000000"/>
              <w:sz w:val="22"/>
              <w:szCs w:val="22"/>
            </w:rPr>
          </w:rPrChange>
        </w:rPr>
      </w:r>
      <w:hyperlink r:id="rId101" w:tooltip="https://doi.org/10.1029/2011GL046864" w:history="1">
        <w:r>
          <w:rPr>
            <w:rStyle w:val="2580"/>
            <w:rFonts w:ascii="Arial" w:hAnsi="Arial" w:eastAsia="Arial" w:cs="Arial"/>
            <w:sz w:val="20"/>
            <w:szCs w:val="20"/>
          </w:rPr>
          <w:t xml:space="preserve">https://doi.org/10.1029/2011GL046864</w:t>
        </w:r>
      </w:hyperlink>
      <w:r>
        <w:rPr>
          <w:rFonts w:ascii="Arial" w:hAnsi="Arial" w:cs="Arial"/>
          <w:color w:val="000000"/>
          <w:sz w:val="20"/>
          <w:szCs w:val="20"/>
          <w:highlight w:val="none"/>
        </w:rPr>
      </w:r>
      <w:r>
        <w:rPr>
          <w:rFonts w:ascii="Arial" w:hAnsi="Arial" w:cs="Arial"/>
          <w:color w:val="000000"/>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u w:val="none"/>
        </w:rPr>
      </w:pPr>
      <w:r>
        <w:rPr>
          <w:rFonts w:ascii="Arial" w:hAnsi="Arial" w:eastAsia="Arial" w:cs="Arial"/>
          <w:sz w:val="20"/>
          <w:szCs w:val="20"/>
          <w:highlight w:val="none"/>
          <w:u w:val="none"/>
        </w:rPr>
        <w:t xml:space="preserve">Mesinger, F. (2001). </w:t>
      </w:r>
      <w:r>
        <w:rPr>
          <w:rFonts w:ascii="Arial" w:hAnsi="Arial" w:eastAsia="Arial" w:cs="Arial"/>
          <w:b/>
          <w:bCs/>
          <w:sz w:val="20"/>
          <w:szCs w:val="20"/>
          <w:highlight w:val="none"/>
          <w:u w:val="none"/>
        </w:rPr>
        <w:t xml:space="preserve">Chapter 13 numerical methods: The Ar</w:t>
      </w:r>
      <w:r>
        <w:rPr>
          <w:rFonts w:ascii="Arial" w:hAnsi="Arial" w:eastAsia="Arial" w:cs="Arial"/>
          <w:b/>
          <w:bCs/>
          <w:sz w:val="20"/>
          <w:szCs w:val="20"/>
          <w:highlight w:val="none"/>
          <w:u w:val="none"/>
        </w:rPr>
        <w:t xml:space="preserve">akawa approach, horizontal grid, global, and limited-area modeling</w:t>
      </w:r>
      <w:r>
        <w:rPr>
          <w:rFonts w:ascii="Arial" w:hAnsi="Arial" w:eastAsia="Arial" w:cs="Arial"/>
          <w:sz w:val="20"/>
          <w:szCs w:val="20"/>
          <w:highlight w:val="none"/>
          <w:u w:val="none"/>
        </w:rPr>
        <w:t xml:space="preserve">. International Geophysics. 70. 373</w:t>
      </w:r>
      <w:r>
        <w:rPr>
          <w:sz w:val="20"/>
          <w:szCs w:val="20"/>
        </w:rPr>
        <w:t xml:space="preserve">–</w:t>
      </w:r>
      <w:r>
        <w:rPr>
          <w:rFonts w:ascii="Arial" w:hAnsi="Arial" w:eastAsia="Arial" w:cs="Arial"/>
          <w:sz w:val="20"/>
          <w:szCs w:val="20"/>
          <w:highlight w:val="none"/>
          <w:u w:val="none"/>
        </w:rPr>
        <w:t xml:space="preserve">419. </w:t>
      </w:r>
      <w:r>
        <w:rPr>
          <w:rFonts w:ascii="Arial" w:hAnsi="Arial" w:eastAsia="Arial" w:cs="Arial"/>
          <w:sz w:val="20"/>
          <w:szCs w:val="20"/>
          <w:rPrChange w:id="211" w:author="David Hassell" w:date="2025-12-02T17:36:23Z" oouserid="e42c3f48-66ba-4efd-805a-1ef7f6780645">
            <w:rPr>
              <w:rFonts w:ascii="Arial" w:hAnsi="Arial" w:eastAsia="Arial" w:cs="Arial"/>
              <w:sz w:val="20"/>
              <w:szCs w:val="20"/>
            </w:rPr>
          </w:rPrChange>
        </w:rPr>
      </w:r>
      <w:hyperlink r:id="rId102" w:tooltip="https://doi.org/10.1016/S0074-6142(00)80061-3" w:history="1">
        <w:r>
          <w:rPr>
            <w:rStyle w:val="2580"/>
            <w:rFonts w:ascii="Arial" w:hAnsi="Arial" w:eastAsia="Arial" w:cs="Arial"/>
            <w:sz w:val="20"/>
            <w:szCs w:val="20"/>
          </w:rPr>
          <w:t xml:space="preserve">https://doi.org/</w:t>
        </w:r>
        <w:r>
          <w:rPr>
            <w:rStyle w:val="2580"/>
            <w:rFonts w:ascii="Arial" w:hAnsi="Arial" w:eastAsia="Arial" w:cs="Arial"/>
            <w:sz w:val="20"/>
            <w:szCs w:val="20"/>
            <w:highlight w:val="none"/>
          </w:rPr>
          <w:t xml:space="preserve">10.1016/S0074-6142(00)80061-3</w:t>
        </w:r>
        <w:r>
          <w:rPr>
            <w:rStyle w:val="2580"/>
            <w:rFonts w:ascii="Arial" w:hAnsi="Arial" w:eastAsia="Arial" w:cs="Arial"/>
            <w:sz w:val="20"/>
            <w:szCs w:val="20"/>
            <w:rPrChange w:id="212" w:author="David Hassell" w:date="2025-12-02T17:36:23Z" oouserid="e42c3f48-66ba-4efd-805a-1ef7f6780645">
              <w:rPr>
                <w:rFonts w:ascii="Arial" w:hAnsi="Arial" w:eastAsia="Arial" w:cs="Arial"/>
                <w:sz w:val="20"/>
                <w:szCs w:val="20"/>
              </w:rPr>
            </w:rPrChange>
          </w:rPr>
        </w:r>
        <w:r>
          <w:rPr>
            <w:rStyle w:val="2580"/>
            <w:rFonts w:ascii="Arial" w:hAnsi="Arial" w:eastAsia="Arial" w:cs="Arial"/>
            <w:sz w:val="20"/>
            <w:szCs w:val="20"/>
            <w:rPrChange w:id="213" w:author="David Hassell" w:date="2025-12-02T17:36:23Z" oouserid="e42c3f48-66ba-4efd-805a-1ef7f6780645">
              <w:rPr>
                <w:rFonts w:ascii="Arial" w:hAnsi="Arial" w:eastAsia="Arial" w:cs="Arial"/>
                <w:sz w:val="20"/>
                <w:szCs w:val="20"/>
              </w:rPr>
            </w:rPrChange>
          </w:rPr>
        </w:r>
        <w:r>
          <w:rPr>
            <w:rStyle w:val="2580"/>
            <w:rFonts w:ascii="Arial" w:hAnsi="Arial" w:eastAsia="Arial" w:cs="Arial"/>
            <w:sz w:val="20"/>
            <w:szCs w:val="20"/>
            <w:highlight w:val="none"/>
            <w:rPrChange w:id="214" w:author="David Hassell" w:date="2025-12-02T17:36:23Z" oouserid="e42c3f48-66ba-4efd-805a-1ef7f6780645">
              <w:rPr>
                <w:rFonts w:ascii="Arial" w:hAnsi="Arial" w:eastAsia="Arial" w:cs="Arial"/>
                <w:sz w:val="20"/>
                <w:szCs w:val="20"/>
                <w:highlight w:val="none"/>
              </w:rPr>
            </w:rPrChange>
          </w:rPr>
        </w:r>
      </w:hyperlink>
      <w:r>
        <w:rPr>
          <w:rFonts w:ascii="Arial" w:hAnsi="Arial" w:cs="Arial"/>
          <w:sz w:val="20"/>
          <w:szCs w:val="20"/>
          <w:highlight w:val="none"/>
          <w:u w:val="none"/>
        </w:rPr>
      </w:r>
      <w:r>
        <w:rPr>
          <w:rFonts w:ascii="Arial" w:hAnsi="Arial" w:cs="Arial"/>
          <w:sz w:val="20"/>
          <w:szCs w:val="20"/>
          <w:highlight w:val="none"/>
          <w:u w:val="none"/>
        </w:rPr>
      </w:r>
    </w:p>
    <w:p>
      <w:pPr>
        <w:suppressLineNumbers w:val="false"/>
        <w:pBdr/>
        <w:spacing w:line="276" w:lineRule="auto"/>
        <w:ind w:hanging="283" w:left="283"/>
        <w:contextualSpacing w:val="false"/>
        <w:jc w:val="left"/>
        <w:rPr>
          <w:sz w:val="20"/>
          <w:szCs w:val="20"/>
          <w:highlight w:val="none"/>
        </w:rPr>
      </w:pPr>
      <w:r>
        <w:rPr>
          <w:rFonts w:ascii="Arial" w:hAnsi="Arial" w:eastAsia="Arial" w:cs="Arial"/>
          <w:sz w:val="20"/>
          <w:szCs w:val="20"/>
          <w:highlight w:val="none"/>
          <w:rPrChange w:id="215" w:author="David Hassell" w:date="2025-11-21T14:49:23Z" oouserid="e42c3f48-66ba-4efd-805a-1ef7f6780645">
            <w:rPr>
              <w:rFonts w:ascii="Arial" w:hAnsi="Arial" w:eastAsia="Arial" w:cs="Arial"/>
              <w:sz w:val="22"/>
              <w:szCs w:val="22"/>
              <w:highlight w:val="none"/>
            </w:rPr>
          </w:rPrChange>
        </w:rPr>
      </w:r>
      <w:r>
        <w:rPr>
          <w:rFonts w:ascii="Arial" w:hAnsi="Arial" w:eastAsia="Arial" w:cs="Arial"/>
          <w:sz w:val="20"/>
          <w:szCs w:val="20"/>
        </w:rPr>
        <w:t xml:space="preserve">Moine, M.-P., Valcke, S., Lawrence, B. N., Pascoe, C., Ford, R. W., Alias, A., Balaji, V., Bentley, P., Devine, G., Callaghan, S. A., &amp; Guilyardi, E. (2014). </w:t>
      </w:r>
      <w:r>
        <w:rPr>
          <w:rFonts w:ascii="Arial" w:hAnsi="Arial" w:eastAsia="Arial" w:cs="Arial"/>
          <w:b/>
          <w:bCs/>
          <w:sz w:val="20"/>
          <w:szCs w:val="20"/>
        </w:rPr>
        <w:t xml:space="preserve">Development and exploitation of a controlled vocabulary in support of climate modelling</w:t>
      </w:r>
      <w:r>
        <w:rPr>
          <w:rFonts w:ascii="Arial" w:hAnsi="Arial" w:eastAsia="Arial" w:cs="Arial"/>
          <w:sz w:val="20"/>
          <w:szCs w:val="20"/>
        </w:rPr>
        <w:t xml:space="preserve">. Geosci. Mod</w:t>
      </w:r>
      <w:r>
        <w:rPr>
          <w:rFonts w:ascii="Arial" w:hAnsi="Arial" w:eastAsia="Arial" w:cs="Arial"/>
          <w:sz w:val="20"/>
          <w:szCs w:val="20"/>
        </w:rPr>
        <w:t xml:space="preserve">el Dev., 7, 4</w:t>
      </w:r>
      <w:r>
        <w:rPr>
          <w:sz w:val="20"/>
          <w:szCs w:val="20"/>
        </w:rPr>
        <w:t xml:space="preserve">79–493, </w:t>
      </w:r>
      <w:hyperlink r:id="rId103" w:tooltip="https://doi.org/10.5194/gmd-7-479-2014" w:history="1">
        <w:r>
          <w:rPr>
            <w:rStyle w:val="2580"/>
            <w:sz w:val="20"/>
            <w:szCs w:val="20"/>
          </w:rPr>
          <w:t xml:space="preserve">https://doi.org/10.5194/gmd-7-479-2014</w:t>
        </w:r>
      </w:hyperlink>
      <w:r>
        <w:rPr>
          <w:sz w:val="20"/>
          <w:szCs w:val="20"/>
        </w:rPr>
        <w:t xml:space="preserve"> </w:t>
      </w:r>
      <w:r>
        <w:rPr>
          <w:sz w:val="20"/>
          <w:szCs w:val="20"/>
          <w:highlight w:val="none"/>
        </w:rPr>
      </w:r>
      <w:r>
        <w:rPr>
          <w:sz w:val="20"/>
          <w:szCs w:val="20"/>
          <w:highlight w:val="none"/>
        </w:rPr>
      </w:r>
    </w:p>
    <w:p>
      <w:pPr>
        <w:suppressLineNumbers w:val="false"/>
        <w:pBdr/>
        <w:spacing w:line="276" w:lineRule="auto"/>
        <w:ind w:hanging="283" w:left="283"/>
        <w:contextualSpacing w:val="false"/>
        <w:jc w:val="left"/>
        <w:rPr>
          <w:rFonts w:ascii="Arial" w:hAnsi="Arial" w:cs="Arial"/>
          <w:b w:val="0"/>
          <w:bCs w:val="0"/>
          <w:sz w:val="20"/>
          <w:szCs w:val="20"/>
          <w:highlight w:val="none"/>
        </w:rPr>
      </w:pPr>
      <w:r>
        <w:rPr>
          <w:rFonts w:ascii="Arial" w:hAnsi="Arial" w:eastAsia="Arial" w:cs="Arial"/>
          <w:b w:val="0"/>
          <w:bCs w:val="0"/>
          <w:sz w:val="20"/>
          <w:szCs w:val="20"/>
          <w:highlight w:val="none"/>
          <w:rPrChange w:id="216" w:author="David Hassell" w:date="2025-12-02T17:36:23Z" oouserid="e42c3f48-66ba-4efd-805a-1ef7f6780645">
            <w:rPr>
              <w:rFonts w:ascii="Arial" w:hAnsi="Arial" w:eastAsia="Arial" w:cs="Arial"/>
              <w:b w:val="0"/>
              <w:bCs w:val="0"/>
              <w:sz w:val="20"/>
              <w:szCs w:val="20"/>
              <w:highlight w:val="none"/>
            </w:rPr>
          </w:rPrChange>
        </w:rPr>
      </w:r>
      <w:r>
        <w:rPr>
          <w:rFonts w:ascii="Arial" w:hAnsi="Arial" w:eastAsia="Arial" w:cs="Arial"/>
          <w:b w:val="0"/>
          <w:bCs w:val="0"/>
          <w:color w:val="000000"/>
          <w:sz w:val="20"/>
          <w:szCs w:val="20"/>
        </w:rPr>
        <w:t xml:space="preserve">Object Management Group (OMG) (2017).</w:t>
      </w:r>
      <w:r>
        <w:rPr>
          <w:rFonts w:ascii="Arial" w:hAnsi="Arial" w:eastAsia="Arial" w:cs="Arial"/>
          <w:b w:val="0"/>
          <w:bCs w:val="0"/>
          <w:color w:val="000000"/>
          <w:sz w:val="20"/>
          <w:szCs w:val="20"/>
        </w:rPr>
        <w:t xml:space="preserve"> </w:t>
      </w:r>
      <w:r>
        <w:rPr>
          <w:rFonts w:ascii="Arial" w:hAnsi="Arial" w:eastAsia="Arial" w:cs="Arial"/>
          <w:b/>
          <w:bCs/>
          <w:i w:val="0"/>
          <w:iCs w:val="0"/>
          <w:color w:val="000000"/>
          <w:sz w:val="20"/>
          <w:szCs w:val="20"/>
        </w:rPr>
        <w:t xml:space="preserve">Unified Modeling Language (UML) Version 2.5.1</w:t>
      </w: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t xml:space="preserve">OMG Document Number formal/2017-12-05</w:t>
      </w:r>
      <w:r>
        <w:rPr>
          <w:rFonts w:ascii="Arial" w:hAnsi="Arial" w:eastAsia="Arial" w:cs="Arial"/>
          <w:b w:val="0"/>
          <w:bCs w:val="0"/>
          <w:color w:val="000000"/>
          <w:sz w:val="20"/>
          <w:szCs w:val="20"/>
        </w:rPr>
        <w:t xml:space="preserve">, Dec. 2017. </w:t>
      </w:r>
      <w:r>
        <w:rPr>
          <w:rFonts w:ascii="Arial" w:hAnsi="Arial" w:eastAsia="Arial" w:cs="Arial"/>
          <w:b w:val="0"/>
          <w:bCs w:val="0"/>
          <w:color w:val="000000"/>
          <w:sz w:val="20"/>
          <w:szCs w:val="20"/>
          <w:rPrChange w:id="217" w:author="David Hassell" w:date="2025-12-02T17:36:23Z" oouserid="e42c3f48-66ba-4efd-805a-1ef7f6780645">
            <w:rPr>
              <w:rFonts w:ascii="Arial" w:hAnsi="Arial" w:eastAsia="Arial" w:cs="Arial"/>
              <w:b w:val="0"/>
              <w:bCs w:val="0"/>
              <w:color w:val="000000"/>
              <w:sz w:val="20"/>
              <w:szCs w:val="20"/>
            </w:rPr>
          </w:rPrChange>
        </w:rPr>
      </w:r>
      <w:hyperlink r:id="rId104" w:tooltip="https://www.omg.org/spec/UML/2.5.1/PDF" w:history="1">
        <w:r>
          <w:rPr>
            <w:rStyle w:val="2580"/>
            <w:rFonts w:ascii="Arial" w:hAnsi="Arial" w:eastAsia="Arial" w:cs="Arial"/>
            <w:b w:val="0"/>
            <w:bCs w:val="0"/>
            <w:sz w:val="20"/>
            <w:szCs w:val="20"/>
          </w:rPr>
          <w:t xml:space="preserve">https://www.omg.org/spec/UML/2.5.1/PDF</w:t>
        </w:r>
      </w:hyperlink>
      <w:r>
        <w:rPr>
          <w:rFonts w:ascii="Arial" w:hAnsi="Arial" w:cs="Arial"/>
          <w:b w:val="0"/>
          <w:bCs w:val="0"/>
          <w:sz w:val="20"/>
          <w:szCs w:val="20"/>
          <w:highlight w:val="none"/>
        </w:rPr>
      </w:r>
      <w:r>
        <w:rPr>
          <w:rFonts w:ascii="Arial" w:hAnsi="Arial" w:cs="Arial"/>
          <w:b w:val="0"/>
          <w:bCs w:val="0"/>
          <w:sz w:val="20"/>
          <w:szCs w:val="20"/>
          <w:highlight w:val="none"/>
        </w:rPr>
      </w:r>
    </w:p>
    <w:p>
      <w:pPr>
        <w:suppressLineNumbers w:val="false"/>
        <w:pBdr/>
        <w:spacing w:line="276" w:lineRule="auto"/>
        <w:ind w:hanging="283" w:left="283"/>
        <w:contextualSpacing w:val="false"/>
        <w:jc w:val="left"/>
        <w:rPr>
          <w:rFonts w:ascii="Arial" w:hAnsi="Arial" w:cs="Arial"/>
          <w:b w:val="0"/>
          <w:bCs w:val="0"/>
          <w:sz w:val="20"/>
          <w:szCs w:val="20"/>
          <w:highlight w:val="none"/>
        </w:rPr>
      </w:pPr>
      <w:ins w:id="218" w:author="David Hassell" w:date="2025-11-27T21:56:23Z" oouserid="e42c3f48-66ba-4efd-805a-1ef7f6780645">
        <w:r>
          <w:rPr>
            <w:rFonts w:ascii="Arial" w:hAnsi="Arial" w:eastAsia="Arial" w:cs="Arial"/>
            <w:b w:val="0"/>
            <w:bCs w:val="0"/>
            <w:sz w:val="20"/>
            <w:szCs w:val="20"/>
            <w:highlight w:val="none"/>
            <w:rPrChange w:id="219" w:author="David Hassell" w:date="2025-11-27T21:56:31Z" oouserid="e42c3f48-66ba-4efd-805a-1ef7f6780645">
              <w:rPr>
                <w:rFonts w:ascii="Arial" w:hAnsi="Arial" w:cs="Arial"/>
                <w:b w:val="0"/>
                <w:bCs w:val="0"/>
                <w:sz w:val="20"/>
                <w:szCs w:val="20"/>
                <w:highlight w:val="none"/>
              </w:rPr>
            </w:rPrChange>
          </w:rPr>
        </w:r>
      </w:ins>
      <w:r>
        <w:rPr>
          <w:rFonts w:ascii="Arial" w:hAnsi="Arial" w:eastAsia="Arial" w:cs="Arial"/>
          <w:color w:val="000000"/>
          <w:sz w:val="20"/>
          <w:szCs w:val="20"/>
        </w:rPr>
        <w:t xml:space="preserve">Open Geospatial Consortium (2021). </w:t>
      </w:r>
      <w:r>
        <w:rPr>
          <w:rFonts w:ascii="Arial" w:hAnsi="Arial" w:eastAsia="Arial" w:cs="Arial"/>
          <w:b/>
          <w:bCs/>
          <w:i w:val="0"/>
          <w:iCs w:val="0"/>
          <w:color w:val="000000"/>
          <w:sz w:val="20"/>
          <w:szCs w:val="20"/>
        </w:rPr>
        <w:t xml:space="preserve">Topic 21 - Discrete Global Grid Systems - Part 1 Core Reference system and Operations and Equal Area Earth Reference System</w:t>
      </w:r>
      <w:r>
        <w:rPr>
          <w:rFonts w:ascii="Arial" w:hAnsi="Arial" w:eastAsia="Arial" w:cs="Arial"/>
          <w:color w:val="000000"/>
          <w:sz w:val="20"/>
          <w:szCs w:val="20"/>
        </w:rPr>
        <w:t xml:space="preserve">. OGC Abstract Specification 20-040r3. Edited by Robert Gibb. Wayland, MA: Open Geospatial Consortium. </w:t>
      </w:r>
      <w:r>
        <w:rPr>
          <w:rFonts w:ascii="Arial" w:hAnsi="Arial" w:eastAsia="Arial" w:cs="Arial"/>
          <w:sz w:val="20"/>
          <w:szCs w:val="20"/>
          <w:rPrChange w:id="220" w:author="David Hassell" w:date="2025-12-02T17:36:23Z" oouserid="e42c3f48-66ba-4efd-805a-1ef7f6780645">
            <w:rPr>
              <w:rFonts w:ascii="Arial" w:hAnsi="Arial" w:eastAsia="Arial" w:cs="Arial"/>
              <w:sz w:val="20"/>
              <w:szCs w:val="20"/>
            </w:rPr>
          </w:rPrChange>
        </w:rPr>
      </w:r>
      <w:hyperlink r:id="rId105" w:tooltip="http://www.opengis.net/doc/AS/dggs/2.0" w:history="1">
        <w:r>
          <w:rPr>
            <w:rStyle w:val="2580"/>
            <w:rFonts w:ascii="Arial" w:hAnsi="Arial" w:eastAsia="Arial" w:cs="Arial"/>
            <w:sz w:val="20"/>
            <w:szCs w:val="20"/>
          </w:rPr>
          <w:t xml:space="preserve">http://www.opengis.net/doc/AS/dggs/2.0</w:t>
        </w:r>
      </w:hyperlink>
      <w:r>
        <w:rPr>
          <w:rFonts w:ascii="Arial" w:hAnsi="Arial" w:cs="Arial"/>
          <w:b w:val="0"/>
          <w:bCs w:val="0"/>
          <w:sz w:val="20"/>
          <w:szCs w:val="20"/>
          <w:highlight w:val="none"/>
        </w:rPr>
      </w:r>
      <w:r>
        <w:rPr>
          <w:rFonts w:ascii="Arial" w:hAnsi="Arial" w:cs="Arial"/>
          <w:b w:val="0"/>
          <w:bCs w:val="0"/>
          <w:sz w:val="20"/>
          <w:szCs w:val="20"/>
          <w:highlight w:val="none"/>
        </w:rPr>
      </w:r>
    </w:p>
    <w:p>
      <w:pPr>
        <w:suppressLineNumbers w:val="false"/>
        <w:pBdr/>
        <w:spacing w:line="276" w:lineRule="auto"/>
        <w:ind w:hanging="283" w:left="283"/>
        <w:contextualSpacing w:val="false"/>
        <w:jc w:val="left"/>
        <w:rPr>
          <w:rFonts w:ascii="Arial" w:hAnsi="Arial" w:eastAsia="Arial" w:cs="Arial"/>
          <w:sz w:val="20"/>
          <w:szCs w:val="20"/>
          <w:highlight w:val="none"/>
        </w:rPr>
      </w:pPr>
      <w:del w:id="221" w:author="David Hassell" w:date="2025-11-11T13:25:59Z" oouserid="e42c3f48-66ba-4efd-805a-1ef7f6780645">
        <w:r>
          <w:rPr>
            <w:rFonts w:ascii="Arial" w:hAnsi="Arial" w:eastAsia="Arial" w:cs="Arial"/>
            <w:sz w:val="20"/>
            <w:szCs w:val="20"/>
            <w:highlight w:val="none"/>
            <w:rPrChange w:id="222" w:author="David Hassell" w:date="2025-12-02T17:36:23Z" oouserid="e42c3f48-66ba-4efd-805a-1ef7f6780645">
              <w:rPr>
                <w:rFonts w:ascii="Arial" w:hAnsi="Arial" w:eastAsia="Arial" w:cs="Arial"/>
                <w:sz w:val="20"/>
                <w:szCs w:val="20"/>
                <w:highlight w:val="none"/>
              </w:rPr>
            </w:rPrChange>
          </w:rPr>
        </w:r>
      </w:del>
      <w:r>
        <w:rPr>
          <w:rFonts w:ascii="Arial" w:hAnsi="Arial" w:eastAsia="Arial" w:cs="Arial"/>
          <w:color w:val="000000"/>
          <w:sz w:val="20"/>
          <w:szCs w:val="20"/>
        </w:rPr>
        <w:t xml:space="preserve">Taylor, K. E., Gleckler, P. J., Stouff</w:t>
      </w:r>
      <w:r>
        <w:rPr>
          <w:rFonts w:ascii="Arial" w:hAnsi="Arial" w:eastAsia="Arial" w:cs="Arial"/>
          <w:color w:val="000000"/>
          <w:sz w:val="20"/>
          <w:szCs w:val="20"/>
        </w:rPr>
        <w:t xml:space="preserve">er, R. J., Meehl, G. A., AchutaRao, K., Covey, C. C., Fiorino, M., Latif, M., McAvaney, B., Mitchell, J., Phillips, T. J., &amp; Sperber, K. R. (2009). </w:t>
      </w:r>
      <w:r>
        <w:rPr>
          <w:rFonts w:ascii="Arial" w:hAnsi="Arial" w:eastAsia="Arial" w:cs="Arial"/>
          <w:b/>
          <w:bCs/>
          <w:color w:val="000000"/>
          <w:sz w:val="20"/>
          <w:szCs w:val="20"/>
        </w:rPr>
        <w:t xml:space="preserve">CMIP3 Model Standard Output. In Program for Climate Model Diagnosis an</w:t>
      </w:r>
      <w:r>
        <w:rPr>
          <w:rFonts w:ascii="Arial" w:hAnsi="Arial" w:eastAsia="Arial" w:cs="Arial"/>
          <w:b/>
          <w:bCs/>
          <w:color w:val="000000"/>
          <w:sz w:val="20"/>
          <w:szCs w:val="20"/>
        </w:rPr>
        <w:t xml:space="preserve">d Intercomparison</w:t>
      </w:r>
      <w:r>
        <w:rPr>
          <w:rFonts w:ascii="Arial" w:hAnsi="Arial" w:eastAsia="Arial" w:cs="Arial"/>
          <w:color w:val="000000"/>
          <w:sz w:val="20"/>
          <w:szCs w:val="20"/>
        </w:rPr>
        <w:t xml:space="preserve">. Zenodo. </w:t>
      </w:r>
      <w:r>
        <w:rPr>
          <w:rFonts w:ascii="Arial" w:hAnsi="Arial" w:eastAsia="Arial" w:cs="Arial"/>
          <w:sz w:val="20"/>
          <w:szCs w:val="20"/>
          <w:rPrChange w:id="223" w:author="David Hassell" w:date="2025-12-02T17:36:23Z" oouserid="e42c3f48-66ba-4efd-805a-1ef7f6780645">
            <w:rPr>
              <w:rFonts w:ascii="Arial" w:hAnsi="Arial" w:eastAsia="Arial" w:cs="Arial"/>
              <w:sz w:val="20"/>
              <w:szCs w:val="20"/>
            </w:rPr>
          </w:rPrChange>
        </w:rPr>
      </w:r>
      <w:hyperlink r:id="rId106" w:tooltip="https://doi.org/10.5281/zenodo.12765216" w:history="1">
        <w:r>
          <w:rPr>
            <w:rStyle w:val="2580"/>
            <w:rFonts w:ascii="Arial" w:hAnsi="Arial" w:eastAsia="Arial" w:cs="Arial"/>
            <w:sz w:val="20"/>
            <w:szCs w:val="20"/>
          </w:rPr>
          <w:t xml:space="preserve">https://doi.org/10.5281/zenodo.12765216</w:t>
        </w:r>
      </w:hyperlink>
      <w:r>
        <w:rPr>
          <w:rFonts w:ascii="Arial" w:hAnsi="Arial" w:eastAsia="Arial" w:cs="Arial"/>
          <w:sz w:val="20"/>
          <w:szCs w:val="20"/>
          <w:highlight w:val="none"/>
        </w:rPr>
      </w:r>
      <w:r>
        <w:rPr>
          <w:rFonts w:ascii="Arial" w:hAnsi="Arial" w:eastAsia="Arial" w:cs="Arial"/>
          <w:sz w:val="20"/>
          <w:szCs w:val="20"/>
          <w:highlight w:val="none"/>
        </w:rPr>
      </w:r>
    </w:p>
    <w:p>
      <w:pPr>
        <w:suppressLineNumbers w:val="false"/>
        <w:pBdr/>
        <w:spacing w:line="276" w:lineRule="auto"/>
        <w:ind w:hanging="283" w:left="283"/>
        <w:contextualSpacing w:val="false"/>
        <w:jc w:val="left"/>
        <w:rPr>
          <w:rFonts w:ascii="Arial" w:hAnsi="Arial" w:eastAsia="Arial" w:cs="Arial"/>
          <w:sz w:val="20"/>
          <w:szCs w:val="20"/>
          <w:highlight w:val="none"/>
        </w:rPr>
      </w:pPr>
      <w:r>
        <w:rPr>
          <w:rFonts w:ascii="Arial" w:hAnsi="Arial" w:eastAsia="Arial" w:cs="Arial"/>
          <w:sz w:val="20"/>
          <w:szCs w:val="20"/>
          <w:highlight w:val="none"/>
          <w:rPrChange w:id="224" w:author="David Hassell" w:date="2025-12-02T17:36:23Z" oouserid="e42c3f48-66ba-4efd-805a-1ef7f6780645">
            <w:rPr>
              <w:rFonts w:ascii="Arial" w:hAnsi="Arial" w:eastAsia="Arial" w:cs="Arial"/>
              <w:sz w:val="20"/>
              <w:szCs w:val="20"/>
              <w:highlight w:val="none"/>
            </w:rPr>
          </w:rPrChange>
        </w:rPr>
      </w:r>
      <w:r>
        <w:rPr>
          <w:rFonts w:ascii="Arial" w:hAnsi="Arial" w:eastAsia="Arial" w:cs="Arial"/>
          <w:sz w:val="20"/>
          <w:szCs w:val="20"/>
          <w:highlight w:val="none"/>
        </w:rPr>
        <w:t xml:space="preserve">Taylor, K. E., &amp; Doutriaux, C. (2010).</w:t>
      </w:r>
      <w:r>
        <w:rPr>
          <w:rFonts w:ascii="Arial" w:hAnsi="Arial" w:eastAsia="Arial" w:cs="Arial"/>
          <w:b/>
          <w:bCs/>
          <w:sz w:val="20"/>
          <w:szCs w:val="20"/>
          <w:highlight w:val="none"/>
        </w:rPr>
        <w:t xml:space="preserve"> C</w:t>
      </w:r>
      <w:r>
        <w:rPr>
          <w:rFonts w:ascii="Arial" w:hAnsi="Arial" w:eastAsia="Arial" w:cs="Arial"/>
          <w:b/>
          <w:bCs/>
          <w:sz w:val="20"/>
          <w:szCs w:val="20"/>
          <w:highlight w:val="none"/>
        </w:rPr>
        <w:t xml:space="preserve">MIP5 Model Output Metadata Requirements</w:t>
      </w:r>
      <w:r>
        <w:rPr>
          <w:rFonts w:ascii="Arial" w:hAnsi="Arial" w:eastAsia="Arial" w:cs="Arial"/>
          <w:sz w:val="20"/>
          <w:szCs w:val="20"/>
          <w:highlight w:val="none"/>
        </w:rPr>
        <w:t xml:space="preserve">. In Program for Climate Model Diagnosis and Intercomparison. Zenodo. </w:t>
      </w:r>
      <w:hyperlink r:id="rId107" w:tooltip="https://doi.org/10.5281/zenodo.12764612" w:history="1">
        <w:r>
          <w:rPr>
            <w:rStyle w:val="2580"/>
            <w:rFonts w:ascii="Arial" w:hAnsi="Arial" w:eastAsia="Arial" w:cs="Arial"/>
            <w:sz w:val="20"/>
            <w:szCs w:val="20"/>
            <w:highlight w:val="none"/>
          </w:rPr>
          <w:t xml:space="preserve">https://doi.org/10.5281/zenodo.12764612</w:t>
        </w:r>
        <w:r>
          <w:rPr>
            <w:rStyle w:val="2580"/>
            <w:rFonts w:ascii="Arial" w:hAnsi="Arial" w:eastAsia="Arial" w:cs="Arial"/>
            <w:sz w:val="20"/>
            <w:szCs w:val="20"/>
            <w:highlight w:val="none"/>
            <w:rPrChange w:id="225" w:author="David Hassell" w:date="2025-12-02T17:36:23Z" oouserid="e42c3f48-66ba-4efd-805a-1ef7f6780645">
              <w:rPr>
                <w:rFonts w:ascii="Arial" w:hAnsi="Arial" w:eastAsia="Arial" w:cs="Arial"/>
                <w:sz w:val="20"/>
                <w:szCs w:val="20"/>
                <w:highlight w:val="none"/>
              </w:rPr>
            </w:rPrChange>
          </w:rPr>
        </w:r>
        <w:r>
          <w:rPr>
            <w:rStyle w:val="2580"/>
            <w:rFonts w:ascii="Arial" w:hAnsi="Arial" w:eastAsia="Arial" w:cs="Arial"/>
            <w:sz w:val="20"/>
            <w:szCs w:val="20"/>
            <w:highlight w:val="none"/>
            <w:rPrChange w:id="226" w:author="David Hassell" w:date="2025-12-02T17:36:23Z" oouserid="e42c3f48-66ba-4efd-805a-1ef7f6780645">
              <w:rPr>
                <w:rFonts w:ascii="Arial" w:hAnsi="Arial" w:eastAsia="Arial" w:cs="Arial"/>
                <w:sz w:val="20"/>
                <w:szCs w:val="20"/>
                <w:highlight w:val="none"/>
              </w:rPr>
            </w:rPrChange>
          </w:rPr>
        </w:r>
      </w:hyperlink>
      <w:r>
        <w:rPr>
          <w:rFonts w:ascii="Arial" w:hAnsi="Arial" w:eastAsia="Arial" w:cs="Arial"/>
          <w:sz w:val="20"/>
          <w:szCs w:val="20"/>
          <w:highlight w:val="none"/>
        </w:rPr>
      </w:r>
      <w:r>
        <w:rPr>
          <w:rFonts w:ascii="Arial" w:hAnsi="Arial" w:eastAsia="Arial" w:cs="Arial"/>
          <w:sz w:val="20"/>
          <w:szCs w:val="20"/>
          <w:highlight w:val="none"/>
        </w:rPr>
      </w:r>
    </w:p>
    <w:p>
      <w:pPr>
        <w:suppressLineNumbers w:val="false"/>
        <w:pBdr/>
        <w:spacing w:line="276" w:lineRule="auto"/>
        <w:ind w:hanging="283" w:left="283"/>
        <w:contextualSpacing w:val="false"/>
        <w:jc w:val="left"/>
        <w:rPr>
          <w:rFonts w:ascii="Arial" w:hAnsi="Arial" w:eastAsia="Arial" w:cs="Arial"/>
          <w:sz w:val="20"/>
          <w:szCs w:val="20"/>
          <w:highlight w:val="none"/>
        </w:rPr>
      </w:pPr>
      <w:r>
        <w:rPr>
          <w:rFonts w:ascii="Arial" w:hAnsi="Arial" w:eastAsia="Arial" w:cs="Arial"/>
          <w:sz w:val="20"/>
          <w:szCs w:val="20"/>
          <w:highlight w:val="none"/>
          <w:rPrChange w:id="227" w:author="David Hassell" w:date="2025-12-02T17:36:23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Taylor, K. E., Balaji, V., Hankin, S., Juckes, M., Lawrence, B., &amp; Pascoe, S. (2012). </w:t>
      </w:r>
      <w:r>
        <w:rPr>
          <w:rFonts w:ascii="Arial" w:hAnsi="Arial" w:eastAsia="Arial" w:cs="Arial"/>
          <w:b/>
          <w:bCs/>
          <w:color w:val="000000"/>
          <w:sz w:val="20"/>
          <w:szCs w:val="20"/>
        </w:rPr>
        <w:t xml:space="preserve">CMIP5 Data Reference Syntax (DRS) and Controlled Vocabularies (CVs). In Program for Climate Model Diagnosis and Intercomparison</w:t>
      </w:r>
      <w:r>
        <w:rPr>
          <w:rFonts w:ascii="Arial" w:hAnsi="Arial" w:eastAsia="Arial" w:cs="Arial"/>
          <w:color w:val="000000"/>
          <w:sz w:val="20"/>
          <w:szCs w:val="20"/>
        </w:rPr>
        <w:t xml:space="preserve">. Zenodo. </w:t>
      </w:r>
      <w:r>
        <w:rPr>
          <w:rFonts w:ascii="Arial" w:hAnsi="Arial" w:eastAsia="Arial" w:cs="Arial"/>
          <w:sz w:val="20"/>
          <w:szCs w:val="20"/>
          <w:rPrChange w:id="228" w:author="David Hassell" w:date="2025-12-02T17:36:23Z" oouserid="e42c3f48-66ba-4efd-805a-1ef7f6780645">
            <w:rPr>
              <w:rFonts w:ascii="Arial" w:hAnsi="Arial" w:eastAsia="Arial" w:cs="Arial"/>
              <w:sz w:val="20"/>
              <w:szCs w:val="20"/>
            </w:rPr>
          </w:rPrChange>
        </w:rPr>
      </w:r>
      <w:hyperlink r:id="rId108" w:tooltip="https://doi.org/10.5281/zenodo.12764404" w:history="1">
        <w:r>
          <w:rPr>
            <w:rStyle w:val="2580"/>
            <w:rFonts w:ascii="Arial" w:hAnsi="Arial" w:eastAsia="Arial" w:cs="Arial"/>
            <w:sz w:val="20"/>
            <w:szCs w:val="20"/>
          </w:rPr>
          <w:t xml:space="preserve">https://doi.org/10.5281/zenodo.12764404</w:t>
        </w:r>
      </w:hyperlink>
      <w:r>
        <w:rPr>
          <w:rFonts w:ascii="Arial" w:hAnsi="Arial" w:eastAsia="Arial" w:cs="Arial"/>
          <w:sz w:val="20"/>
          <w:szCs w:val="20"/>
          <w:highlight w:val="none"/>
        </w:rPr>
      </w:r>
      <w:r>
        <w:rPr>
          <w:rFonts w:ascii="Arial" w:hAnsi="Arial" w:eastAsia="Arial" w:cs="Arial"/>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Change w:id="229" w:author="David Hassell" w:date="2025-12-02T17:36:23Z" oouserid="e42c3f48-66ba-4efd-805a-1ef7f6780645">
            <w:rPr>
              <w:rFonts w:ascii="Arial" w:hAnsi="Arial" w:eastAsia="Arial" w:cs="Arial"/>
              <w:sz w:val="20"/>
              <w:szCs w:val="20"/>
              <w:highlight w:val="none"/>
            </w:rPr>
          </w:rPrChange>
        </w:rPr>
      </w:r>
      <w:r>
        <w:rPr>
          <w:rFonts w:ascii="Arial" w:hAnsi="Arial" w:eastAsia="Arial" w:cs="Arial"/>
          <w:color w:val="000000"/>
          <w:sz w:val="20"/>
          <w:szCs w:val="20"/>
        </w:rPr>
        <w:t xml:space="preserve">Taylor, K. E., Juckes, M., Balaji, V., Cinquini, L., Denvil, S., Durack, P. J., Elkington, M., Guilyardi, E., Kharin, S., Lautenschlager, M., Lawrence, B., Nadeau, D., &amp; Stockhause, M. (2018). </w:t>
      </w:r>
      <w:r>
        <w:rPr>
          <w:rFonts w:ascii="Arial" w:hAnsi="Arial" w:eastAsia="Arial" w:cs="Arial"/>
          <w:b/>
          <w:bCs/>
          <w:color w:val="000000"/>
          <w:sz w:val="20"/>
          <w:szCs w:val="20"/>
        </w:rPr>
        <w:t xml:space="preserve">CMIP6 Model Output Metadata Requirements, Data Reference Syntax</w:t>
      </w:r>
      <w:r>
        <w:rPr>
          <w:rFonts w:ascii="Arial" w:hAnsi="Arial" w:eastAsia="Arial" w:cs="Arial"/>
          <w:b/>
          <w:bCs/>
          <w:color w:val="000000"/>
          <w:sz w:val="20"/>
          <w:szCs w:val="20"/>
        </w:rPr>
        <w:t xml:space="preserve"> (DRS) and Controlled Vocabularies (CVs)</w:t>
      </w:r>
      <w:r>
        <w:rPr>
          <w:rFonts w:ascii="Arial" w:hAnsi="Arial" w:eastAsia="Arial" w:cs="Arial"/>
          <w:b w:val="0"/>
          <w:bCs w:val="0"/>
          <w:color w:val="000000"/>
          <w:sz w:val="20"/>
          <w:szCs w:val="20"/>
        </w:rPr>
        <w:t xml:space="preserve">. In Program for Climate Model Diagnosis and Intercomparison</w:t>
      </w:r>
      <w:r>
        <w:rPr>
          <w:rFonts w:ascii="Arial" w:hAnsi="Arial" w:eastAsia="Arial" w:cs="Arial"/>
          <w:b w:val="0"/>
          <w:bCs w:val="0"/>
          <w:color w:val="000000"/>
          <w:sz w:val="20"/>
          <w:szCs w:val="20"/>
        </w:rPr>
        <w:t xml:space="preserve">. </w:t>
      </w:r>
      <w:r>
        <w:rPr>
          <w:rFonts w:ascii="Arial" w:hAnsi="Arial" w:eastAsia="Arial" w:cs="Arial"/>
          <w:color w:val="000000"/>
          <w:sz w:val="20"/>
          <w:szCs w:val="20"/>
        </w:rPr>
        <w:t xml:space="preserve">Zenodo. </w:t>
      </w:r>
      <w:r>
        <w:rPr>
          <w:rFonts w:ascii="Arial" w:hAnsi="Arial" w:eastAsia="Arial" w:cs="Arial"/>
          <w:sz w:val="20"/>
          <w:szCs w:val="20"/>
        </w:rPr>
      </w:r>
      <w:hyperlink r:id="rId109" w:tooltip="https://doi.org/10.5281/zenodo.12768887" w:history="1">
        <w:r>
          <w:rPr>
            <w:rStyle w:val="2580"/>
            <w:rFonts w:ascii="Arial" w:hAnsi="Arial" w:eastAsia="Arial" w:cs="Arial"/>
            <w:sz w:val="20"/>
            <w:szCs w:val="20"/>
          </w:rPr>
          <w:t xml:space="preserve">https://doi.org/10.5281/zenodo.12768887</w:t>
        </w:r>
      </w:hyperlink>
      <w:r>
        <w:rPr>
          <w:rFonts w:ascii="Arial" w:hAnsi="Arial" w:cs="Arial"/>
          <w:sz w:val="20"/>
          <w:szCs w:val="20"/>
          <w:highlight w:val="none"/>
        </w:rPr>
      </w:r>
      <w:r>
        <w:rPr>
          <w:rFonts w:ascii="Arial" w:hAnsi="Arial" w:cs="Arial"/>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rPr>
      </w:pPr>
      <w:r>
        <w:rPr>
          <w:rFonts w:ascii="Arial" w:hAnsi="Arial" w:eastAsia="Arial" w:cs="Arial"/>
          <w:sz w:val="20"/>
          <w:szCs w:val="20"/>
          <w:highlight w:val="none"/>
        </w:rPr>
        <w:t xml:space="preserve">T</w:t>
      </w:r>
      <w:r>
        <w:rPr>
          <w:rFonts w:ascii="Arial" w:hAnsi="Arial" w:eastAsia="Arial" w:cs="Arial"/>
          <w:color w:val="000000"/>
          <w:sz w:val="20"/>
          <w:szCs w:val="20"/>
        </w:rPr>
        <w:t xml:space="preserve">aylor, K. E., Troussellier, L., Ames, S., Hassell, D., Molina, M., Nicholls, Z., Schupfner, M., Anstey, J., Ellis, D., Dingley, B., Durack, P. J., Levavasseur, G., Mizielinski, M., &amp; Moine, M.-P. (2025). </w:t>
      </w:r>
      <w:r>
        <w:rPr>
          <w:rFonts w:ascii="Arial" w:hAnsi="Arial" w:eastAsia="Arial" w:cs="Arial"/>
          <w:b/>
          <w:bCs/>
          <w:color w:val="000000"/>
          <w:sz w:val="20"/>
          <w:szCs w:val="20"/>
        </w:rPr>
        <w:t xml:space="preserve">CMIP7 Global Attributes, DRS, Filenames, Di</w:t>
      </w:r>
      <w:r>
        <w:rPr>
          <w:rFonts w:ascii="Arial" w:hAnsi="Arial" w:eastAsia="Arial" w:cs="Arial"/>
          <w:b/>
          <w:bCs/>
          <w:color w:val="000000"/>
          <w:sz w:val="20"/>
          <w:szCs w:val="20"/>
        </w:rPr>
        <w:t xml:space="preserve">rectory Structure, and CVs (V1.0)</w:t>
      </w:r>
      <w:r>
        <w:rPr>
          <w:rFonts w:ascii="Arial" w:hAnsi="Arial" w:eastAsia="Arial" w:cs="Arial"/>
          <w:color w:val="000000"/>
          <w:sz w:val="20"/>
          <w:szCs w:val="20"/>
        </w:rPr>
        <w:t xml:space="preserve">. Zenodo. </w:t>
      </w:r>
      <w:r>
        <w:rPr>
          <w:rFonts w:ascii="Arial" w:hAnsi="Arial" w:eastAsia="Arial" w:cs="Arial"/>
          <w:sz w:val="20"/>
          <w:szCs w:val="20"/>
          <w:rPrChange w:id="230" w:author="David Hassell" w:date="2025-12-02T17:36:23Z" oouserid="e42c3f48-66ba-4efd-805a-1ef7f6780645">
            <w:rPr>
              <w:rFonts w:ascii="Arial" w:hAnsi="Arial" w:eastAsia="Arial" w:cs="Arial"/>
              <w:sz w:val="20"/>
              <w:szCs w:val="20"/>
            </w:rPr>
          </w:rPrChange>
        </w:rPr>
      </w:r>
      <w:hyperlink r:id="rId110" w:tooltip="https://doi.org/10.5281/zenodo.17250297" w:history="1">
        <w:r>
          <w:rPr>
            <w:rStyle w:val="2580"/>
            <w:rFonts w:ascii="Arial" w:hAnsi="Arial" w:eastAsia="Arial" w:cs="Arial"/>
            <w:sz w:val="20"/>
            <w:szCs w:val="20"/>
          </w:rPr>
          <w:t xml:space="preserve">https://doi.org/10.5281/zenodo.17250297</w:t>
        </w:r>
        <w:r>
          <w:rPr>
            <w:rStyle w:val="2580"/>
            <w:rFonts w:ascii="Arial" w:hAnsi="Arial" w:eastAsia="Arial" w:cs="Arial"/>
            <w:sz w:val="20"/>
            <w:szCs w:val="20"/>
            <w:highlight w:val="none"/>
            <w:rPrChange w:id="231" w:author="David Hassell" w:date="2025-12-02T17:36:23Z" oouserid="e42c3f48-66ba-4efd-805a-1ef7f6780645">
              <w:rPr>
                <w:rFonts w:ascii="Arial" w:hAnsi="Arial" w:eastAsia="Arial" w:cs="Arial"/>
                <w:sz w:val="20"/>
                <w:szCs w:val="20"/>
                <w:highlight w:val="none"/>
              </w:rPr>
            </w:rPrChange>
          </w:rPr>
        </w:r>
        <w:r>
          <w:rPr>
            <w:rStyle w:val="2580"/>
            <w:rFonts w:ascii="Arial" w:hAnsi="Arial" w:eastAsia="Arial" w:cs="Arial"/>
            <w:sz w:val="20"/>
            <w:szCs w:val="20"/>
            <w:highlight w:val="none"/>
            <w:rPrChange w:id="232" w:author="David Hassell" w:date="2025-12-02T17:36:23Z" oouserid="e42c3f48-66ba-4efd-805a-1ef7f6780645">
              <w:rPr>
                <w:rFonts w:ascii="Arial" w:hAnsi="Arial" w:eastAsia="Arial" w:cs="Arial"/>
                <w:sz w:val="20"/>
                <w:szCs w:val="20"/>
                <w:highlight w:val="none"/>
              </w:rPr>
            </w:rPrChange>
          </w:rPr>
        </w:r>
      </w:hyperlink>
      <w:r>
        <w:rPr>
          <w:rFonts w:ascii="Arial" w:hAnsi="Arial" w:cs="Arial"/>
          <w:sz w:val="20"/>
          <w:szCs w:val="20"/>
          <w:highlight w:val="none"/>
        </w:rPr>
      </w:r>
      <w:r>
        <w:rPr>
          <w:rFonts w:ascii="Arial" w:hAnsi="Arial" w:cs="Arial"/>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rPr>
      </w:pPr>
      <w:ins w:id="233" w:author="David Hassell" w:date="2025-10-12T10:15:18Z" oouserid="e42c3f48-66ba-4efd-805a-1ef7f6780645">
        <w:r>
          <w:rPr>
            <w:rFonts w:ascii="Arial" w:hAnsi="Arial" w:eastAsia="Arial" w:cs="Arial"/>
            <w:sz w:val="20"/>
            <w:szCs w:val="20"/>
            <w:highlight w:val="none"/>
            <w:rPrChange w:id="234" w:author="David Hassell" w:date="2025-10-12T10:15:24Z" oouserid="e42c3f48-66ba-4efd-805a-1ef7f6780645">
              <w:rPr>
                <w:rFonts w:ascii="Arial" w:hAnsi="Arial" w:cs="Arial"/>
                <w:sz w:val="22"/>
                <w:szCs w:val="22"/>
                <w:highlight w:val="none"/>
              </w:rPr>
            </w:rPrChange>
          </w:rPr>
        </w:r>
      </w:ins>
      <w:r>
        <w:rPr>
          <w:rFonts w:ascii="Arial" w:hAnsi="Arial" w:eastAsia="Arial" w:cs="Arial"/>
          <w:color w:val="000000"/>
          <w:sz w:val="20"/>
          <w:szCs w:val="20"/>
        </w:rPr>
        <w:t xml:space="preserve">Taylor, K. E., &amp; WGCM Infrastructure Panel (2025). </w:t>
      </w:r>
      <w:r>
        <w:rPr>
          <w:rFonts w:ascii="Arial" w:hAnsi="Arial" w:eastAsia="Arial" w:cs="Arial"/>
          <w:b/>
          <w:bCs/>
          <w:color w:val="000000"/>
          <w:sz w:val="20"/>
          <w:szCs w:val="20"/>
        </w:rPr>
        <w:t xml:space="preserve">CMIP7 Guidance on Gri</w:t>
      </w:r>
      <w:r>
        <w:rPr>
          <w:rFonts w:ascii="Arial" w:hAnsi="Arial" w:eastAsia="Arial" w:cs="Arial"/>
          <w:b/>
          <w:bCs/>
          <w:color w:val="000000"/>
          <w:sz w:val="20"/>
          <w:szCs w:val="20"/>
        </w:rPr>
        <w:t xml:space="preserve">ds</w:t>
      </w:r>
      <w:r>
        <w:rPr>
          <w:rFonts w:ascii="Arial" w:hAnsi="Arial" w:eastAsia="Arial" w:cs="Arial"/>
          <w:b/>
          <w:bCs/>
          <w:color w:val="000000"/>
          <w:sz w:val="20"/>
          <w:szCs w:val="20"/>
        </w:rPr>
        <w:t xml:space="preserve"> (v1.0)</w:t>
      </w:r>
      <w:r>
        <w:rPr>
          <w:rFonts w:ascii="Arial" w:hAnsi="Arial" w:eastAsia="Arial" w:cs="Arial"/>
          <w:color w:val="000000"/>
          <w:sz w:val="20"/>
          <w:szCs w:val="20"/>
        </w:rPr>
        <w:t xml:space="preserve">. Zenodo. </w:t>
      </w:r>
      <w:r>
        <w:rPr>
          <w:rFonts w:ascii="Arial" w:hAnsi="Arial" w:eastAsia="Arial" w:cs="Arial"/>
          <w:sz w:val="20"/>
          <w:szCs w:val="20"/>
          <w:rPrChange w:id="235" w:author="David Hassell" w:date="2025-12-02T17:36:23Z" oouserid="e42c3f48-66ba-4efd-805a-1ef7f6780645">
            <w:rPr>
              <w:rFonts w:ascii="Arial" w:hAnsi="Arial" w:eastAsia="Arial" w:cs="Arial"/>
              <w:sz w:val="20"/>
              <w:szCs w:val="20"/>
            </w:rPr>
          </w:rPrChange>
        </w:rPr>
      </w:r>
      <w:hyperlink r:id="rId111" w:tooltip="https://doi.org/10.5281/zenodo.15697025" w:history="1">
        <w:r>
          <w:rPr>
            <w:rStyle w:val="2580"/>
            <w:rFonts w:ascii="Arial" w:hAnsi="Arial" w:eastAsia="Arial" w:cs="Arial"/>
            <w:sz w:val="20"/>
            <w:szCs w:val="20"/>
          </w:rPr>
          <w:t xml:space="preserve">https://doi.org/10.5281/zenodo.15697025</w:t>
        </w:r>
        <w:r>
          <w:rPr>
            <w:rStyle w:val="2580"/>
            <w:rFonts w:ascii="Arial" w:hAnsi="Arial" w:cs="Arial"/>
            <w:sz w:val="20"/>
            <w:szCs w:val="20"/>
            <w:highlight w:val="none"/>
            <w:rPrChange w:id="236" w:author="David Hassell" w:date="2025-10-12T10:15:24Z" oouserid="e42c3f48-66ba-4efd-805a-1ef7f6780645">
              <w:rPr>
                <w:rFonts w:ascii="Arial" w:hAnsi="Arial" w:cs="Arial"/>
                <w:sz w:val="22"/>
                <w:szCs w:val="22"/>
                <w:highlight w:val="none"/>
              </w:rPr>
            </w:rPrChange>
          </w:rPr>
        </w:r>
        <w:r>
          <w:rPr>
            <w:rStyle w:val="2580"/>
            <w:rFonts w:ascii="Arial" w:hAnsi="Arial" w:cs="Arial"/>
            <w:sz w:val="20"/>
            <w:szCs w:val="20"/>
            <w:highlight w:val="none"/>
            <w:rPrChange w:id="237" w:author="David Hassell" w:date="2025-10-12T10:15:24Z" oouserid="e42c3f48-66ba-4efd-805a-1ef7f6780645">
              <w:rPr>
                <w:rFonts w:ascii="Arial" w:hAnsi="Arial" w:cs="Arial"/>
                <w:sz w:val="22"/>
                <w:szCs w:val="22"/>
                <w:highlight w:val="none"/>
              </w:rPr>
            </w:rPrChange>
          </w:rPr>
        </w:r>
      </w:hyperlink>
      <w:r>
        <w:rPr>
          <w:rFonts w:ascii="Arial" w:hAnsi="Arial" w:cs="Arial"/>
          <w:sz w:val="20"/>
          <w:szCs w:val="20"/>
          <w:highlight w:val="none"/>
        </w:rPr>
      </w:r>
      <w:r>
        <w:rPr>
          <w:rFonts w:ascii="Arial" w:hAnsi="Arial" w:cs="Arial"/>
          <w:sz w:val="20"/>
          <w:szCs w:val="20"/>
          <w:highlight w:val="none"/>
        </w:rPr>
      </w:r>
    </w:p>
    <w:p>
      <w:pPr>
        <w:suppressLineNumbers w:val="false"/>
        <w:pBdr/>
        <w:spacing w:line="276" w:lineRule="auto"/>
        <w:ind w:hanging="283" w:left="283"/>
        <w:contextualSpacing w:val="false"/>
        <w:jc w:val="left"/>
        <w:rPr>
          <w:rFonts w:ascii="Arial" w:hAnsi="Arial" w:cs="Arial"/>
          <w:sz w:val="20"/>
          <w:szCs w:val="20"/>
          <w:highlight w:val="none"/>
        </w:rPr>
      </w:pPr>
      <w:r>
        <w:rPr>
          <w:rFonts w:ascii="Arial" w:hAnsi="Arial" w:cs="Arial"/>
          <w:sz w:val="20"/>
          <w:szCs w:val="20"/>
          <w:highlight w:val="none"/>
        </w:rPr>
        <w:t xml:space="preserve">Thuburn, J., Ringler, T. D., Skamarock, W. C, &amp; Klemp, J. B. (2009)</w:t>
      </w:r>
      <w:r>
        <w:rPr>
          <w:sz w:val="20"/>
          <w:szCs w:val="20"/>
        </w:rPr>
        <w:t xml:space="preserve">. </w:t>
      </w:r>
      <w:r>
        <w:rPr>
          <w:rFonts w:ascii="Arial" w:hAnsi="Arial" w:cs="Arial"/>
          <w:b/>
          <w:bCs/>
          <w:sz w:val="20"/>
          <w:szCs w:val="20"/>
          <w:highlight w:val="none"/>
        </w:rPr>
        <w:t xml:space="preserve">Numerical representation of geostrophic modes on arbitrarily structured C-grids</w:t>
      </w:r>
      <w:r>
        <w:rPr>
          <w:rFonts w:ascii="Arial" w:hAnsi="Arial" w:cs="Arial"/>
          <w:sz w:val="20"/>
          <w:szCs w:val="20"/>
          <w:highlight w:val="none"/>
        </w:rPr>
        <w:t xml:space="preserve">. </w:t>
      </w:r>
      <w:r>
        <w:rPr>
          <w:rFonts w:ascii="Arial" w:hAnsi="Arial" w:cs="Arial"/>
          <w:sz w:val="20"/>
          <w:szCs w:val="20"/>
          <w:highlight w:val="none"/>
        </w:rPr>
        <w:t xml:space="preserve">Journal of Computational Physics,</w:t>
      </w:r>
      <w:r>
        <w:rPr>
          <w:rFonts w:ascii="Arial" w:hAnsi="Arial" w:cs="Arial"/>
          <w:sz w:val="20"/>
          <w:szCs w:val="20"/>
          <w:highlight w:val="none"/>
        </w:rPr>
        <w:t xml:space="preserve"> </w:t>
      </w:r>
      <w:r>
        <w:rPr>
          <w:rFonts w:ascii="Arial" w:hAnsi="Arial" w:cs="Arial"/>
          <w:sz w:val="20"/>
          <w:szCs w:val="20"/>
          <w:highlight w:val="none"/>
        </w:rPr>
        <w:t xml:space="preserve">Volume 228, Issue 22, Pages </w:t>
      </w:r>
      <w:r>
        <w:rPr>
          <w:rFonts w:ascii="Arial" w:hAnsi="Arial" w:cs="Arial"/>
          <w:sz w:val="20"/>
          <w:szCs w:val="20"/>
          <w:highlight w:val="none"/>
        </w:rPr>
        <w:t xml:space="preserve">8321</w:t>
      </w:r>
      <w:r>
        <w:rPr>
          <w:rFonts w:ascii="Arial" w:hAnsi="Arial" w:eastAsia="Arial" w:cs="Arial"/>
          <w:i w:val="0"/>
          <w:iCs w:val="0"/>
          <w:color w:val="000000"/>
          <w:sz w:val="20"/>
          <w:szCs w:val="20"/>
        </w:rPr>
        <w:t xml:space="preserve">–</w:t>
      </w:r>
      <w:r>
        <w:rPr>
          <w:rFonts w:ascii="Arial" w:hAnsi="Arial" w:cs="Arial"/>
          <w:sz w:val="20"/>
          <w:szCs w:val="20"/>
          <w:highlight w:val="none"/>
        </w:rPr>
        <w:t xml:space="preserve">8335.</w:t>
      </w:r>
      <w:r>
        <w:rPr>
          <w:sz w:val="20"/>
          <w:szCs w:val="20"/>
        </w:rPr>
        <w:t xml:space="preserve"> </w:t>
      </w:r>
      <w:r>
        <w:rPr>
          <w:rFonts w:ascii="Arial" w:hAnsi="Arial" w:cs="Arial"/>
          <w:sz w:val="20"/>
          <w:szCs w:val="20"/>
          <w:highlight w:val="none"/>
          <w:rPrChange w:id="238" w:author="David Hassell" w:date="2025-12-02T17:36:23Z" oouserid="e42c3f48-66ba-4efd-805a-1ef7f6780645">
            <w:rPr>
              <w:rFonts w:ascii="Arial" w:hAnsi="Arial" w:cs="Arial"/>
              <w:sz w:val="20"/>
              <w:szCs w:val="20"/>
              <w:highlight w:val="none"/>
            </w:rPr>
          </w:rPrChange>
        </w:rPr>
      </w:r>
      <w:hyperlink r:id="rId112" w:tooltip="https://doi.org/10.1016/j.jcp.2009.08.006" w:history="1">
        <w:r>
          <w:rPr>
            <w:rStyle w:val="2580"/>
            <w:rFonts w:ascii="Arial" w:hAnsi="Arial" w:cs="Arial"/>
            <w:sz w:val="20"/>
            <w:szCs w:val="20"/>
            <w:highlight w:val="none"/>
          </w:rPr>
          <w:t xml:space="preserve">https://doi.org/10.1016/j.jcp.2009.08.006</w:t>
        </w:r>
      </w:hyperlink>
      <w:r>
        <w:rPr>
          <w:rFonts w:ascii="Arial" w:hAnsi="Arial" w:cs="Arial"/>
          <w:sz w:val="20"/>
          <w:szCs w:val="20"/>
          <w:highlight w:val="none"/>
        </w:rPr>
      </w:r>
      <w:r>
        <w:rPr>
          <w:rFonts w:ascii="Arial" w:hAnsi="Arial" w:cs="Arial"/>
          <w:sz w:val="20"/>
          <w:szCs w:val="20"/>
          <w:highlight w:val="none"/>
        </w:rPr>
      </w:r>
    </w:p>
    <w:sectPr>
      <w:headerReference w:type="first" r:id="rId10"/>
      <w:footerReference w:type="default" r:id="rId11"/>
      <w:footerReference w:type="first" r:id="rId12"/>
      <w:footnotePr/>
      <w:endnotePr/>
      <w:type w:val="nextPage"/>
      <w:pgSz w:h="16838" w:orient="portrait" w:w="11906"/>
      <w:pgMar w:top="1134" w:right="850" w:bottom="1134" w:left="1701" w:header="709" w:footer="709" w:gutter="0"/>
      <w:pgNumType w:start="1"/>
      <w:cols w:num="1" w:sep="0" w:space="708" w:equalWidth="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David Hassell" w:date="2025-11-30T12:50:11Z" w:initials="DH">
    <w:p w14:paraId="00000001" w14:textId="00000001">
      <w:pPr>
        <w:spacing w:line="240" w:after="0" w:lineRule="auto" w:before="0"/>
        <w:ind w:firstLine="0" w:left="0" w:right="0"/>
        <w:jc w:val="left"/>
      </w:pPr>
      <w:r>
        <w:rPr>
          <w:rFonts w:eastAsia="Arial" w:ascii="Arial" w:hAnsi="Arial" w:cs="Arial"/>
          <w:sz w:val="22"/>
        </w:rPr>
        <w:t xml:space="preserve">FIX ME</w:t>
      </w:r>
    </w:p>
  </w:comment>
  <w:comment w:id="0" w:author="David Hassell" w:date="2025-10-23T11:20:35Z" w:initials="DH">
    <w:p w14:paraId="00000002" w14:textId="00000002">
      <w:pPr>
        <w:spacing w:line="240" w:after="0" w:lineRule="auto" w:before="0"/>
        <w:ind w:firstLine="0" w:left="0" w:right="0"/>
        <w:jc w:val="left"/>
      </w:pPr>
      <w:r>
        <w:rPr>
          <w:rFonts w:eastAsia="Arial" w:ascii="Arial" w:hAnsi="Arial" w:cs="Arial"/>
          <w:sz w:val="22"/>
        </w:rPr>
        <w:t xml:space="preserve">+zebedee.nicholls@climate-energy-college.org</w:t>
      </w:r>
    </w:p>
  </w:comment>
  <w:comment w:id="1" w:author="Zebedee Nicholls" w:date="2025-10-23T15:38:58Z" w:initials="ZN">
    <w:p w14:paraId="00000003" w14:textId="00000003">
      <w:pPr>
        <w:spacing w:line="240" w:after="0" w:lineRule="auto" w:before="0"/>
        <w:ind w:firstLine="0" w:left="0" w:right="0"/>
        <w:jc w:val="left"/>
      </w:pPr>
      <w:r>
        <w:rPr>
          <w:rFonts w:eastAsia="Arial" w:ascii="Arial" w:hAnsi="Arial" w:cs="Arial"/>
          <w:sz w:val="22"/>
        </w:rPr>
        <w:t xml:space="preserve">cheers</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Karl Taylor" w:date="2025-12-01T22:25:11Z" w:initials="KT">
    <w:p w14:paraId="00000001" w14:textId="00000001">
      <w:pPr>
        <w:spacing w:line="240" w:after="0" w:lineRule="auto" w:before="0"/>
        <w:ind w:firstLine="0" w:left="0" w:right="0"/>
        <w:jc w:val="left"/>
      </w:pPr>
      <w:r>
        <w:rPr>
          <w:rFonts w:eastAsia="Arial" w:ascii="Arial" w:hAnsi="Arial" w:cs="Arial"/>
          <w:sz w:val="22"/>
        </w:rPr>
        <w:t xml:space="preserve">Or "For the simplest hierarchy, one or components will be embedded in a single host, which will be the "superior host".</w:t>
      </w:r>
    </w:p>
  </w:comment>
  <w:comment w:id="1" w:author="David Hassell" w:date="2025-11-30T11:04:26Z" w:initials="DH">
    <w:p w14:paraId="00000002" w14:textId="00000002">
      <w:pPr>
        <w:spacing w:line="240" w:after="0" w:lineRule="auto" w:before="0"/>
        <w:ind w:firstLine="0" w:left="0" w:right="0"/>
        <w:jc w:val="left"/>
      </w:pPr>
      <w:r>
        <w:rPr>
          <w:rFonts w:eastAsia="Arial" w:ascii="Arial" w:hAnsi="Arial" w:cs="Arial"/>
          <w:sz w:val="22"/>
        </w:rPr>
        <w:t xml:space="preserve">FIX ME</w:t>
      </w:r>
    </w:p>
  </w:comment>
  <w:comment w:id="2" w:author="Karl Taylor" w:date="2025-11-20T18:42:47Z" w:initials="KT">
    <w:p w14:paraId="00000003" w14:textId="00000003">
      <w:pPr>
        <w:spacing w:line="240" w:after="0" w:lineRule="auto" w:before="0"/>
        <w:ind w:firstLine="0" w:left="0" w:right="0"/>
        <w:jc w:val="left"/>
      </w:pPr>
      <w:r>
        <w:rPr>
          <w:rFonts w:eastAsia="Arial" w:ascii="Arial" w:hAnsi="Arial" w:cs="Arial"/>
          <w:sz w:val="22"/>
        </w:rPr>
        <w:t xml:space="preserve">This is a staggered grid constructed from 3 elemental grids: one for mass, one for u-velocity, and one for v-velocity.</w:t>
      </w:r>
    </w:p>
  </w:comment>
  <w:comment w:id="3" w:author="Karl Taylor" w:date="2025-11-20T18:57:56Z" w:initials="KT">
    <w:p w14:paraId="00000004" w14:textId="00000004">
      <w:pPr>
        <w:spacing w:line="240" w:after="0" w:lineRule="auto" w:before="0"/>
        <w:ind w:firstLine="0" w:left="0" w:right="0"/>
        <w:jc w:val="left"/>
      </w:pPr>
      <w:r>
        <w:rPr>
          <w:rFonts w:eastAsia="Arial" w:ascii="Arial" w:hAnsi="Arial" w:cs="Arial"/>
          <w:sz w:val="22"/>
        </w:rPr>
        <w:t xml:space="preserve">I think this example will make it clearer how the elemental grids are described, which comprise the staggered computational grid.  In any case, the original example was wrong because it only described one of the 3 elemental grids.  I have changed the resolution to 1x2 deg to make the example easier to follow.  Note that the number of cells for the v-velocity grid is different from the other two grids.</w:t>
      </w:r>
    </w:p>
  </w:comment>
  <w:comment w:id="4" w:author="David Hassell" w:date="2025-11-21T14:38:55Z" w:initials="DH">
    <w:p w14:paraId="00000005" w14:textId="00000005">
      <w:pPr>
        <w:spacing w:line="240" w:after="0" w:lineRule="auto" w:before="0"/>
        <w:ind w:firstLine="0" w:left="0" w:right="0"/>
        <w:jc w:val="left"/>
      </w:pPr>
      <w:r>
        <w:rPr>
          <w:rFonts w:eastAsia="Arial" w:ascii="Arial" w:hAnsi="Arial" w:cs="Arial"/>
          <w:sz w:val="22"/>
        </w:rPr>
        <w:t xml:space="preserve">Yes</w:t>
      </w:r>
    </w:p>
  </w:comment>
  <w:comment w:id="5" w:author="Karl Taylor" w:date="2025-11-20T20:39:36Z" w:initials="KT">
    <w:p w14:paraId="00000006" w14:textId="00000006">
      <w:pPr>
        <w:spacing w:line="240" w:after="0" w:lineRule="auto" w:before="0"/>
        <w:ind w:firstLine="0" w:left="0" w:right="0"/>
        <w:jc w:val="left"/>
      </w:pPr>
      <w:r>
        <w:rPr>
          <w:rFonts w:eastAsia="Arial" w:ascii="Arial" w:hAnsi="Arial" w:cs="Arial"/>
          <w:sz w:val="22"/>
        </w:rPr>
        <w:t xml:space="preserve">or x_resolution ??</w:t>
      </w:r>
    </w:p>
  </w:comment>
  <w:comment w:id="6" w:author="David Hassell" w:date="2025-11-21T15:08:10Z" w:initials="DH">
    <w:p w14:paraId="00000007" w14:textId="00000007">
      <w:pPr>
        <w:spacing w:line="240" w:after="0" w:lineRule="auto" w:before="0"/>
        <w:ind w:firstLine="0" w:left="0" w:right="0"/>
        <w:jc w:val="left"/>
      </w:pPr>
      <w:r>
        <w:rPr>
          <w:rFonts w:eastAsia="Arial" w:ascii="Arial" w:hAnsi="Arial" w:cs="Arial"/>
          <w:sz w:val="22"/>
        </w:rPr>
        <w:t xml:space="preserve">Yes</w:t>
      </w:r>
    </w:p>
  </w:comment>
  <w:comment w:id="7" w:author="David Hassell" w:date="2025-11-27T14:32:32Z" w:initials="DH">
    <w:p w14:paraId="00000008" w14:textId="00000008">
      <w:pPr>
        <w:spacing w:line="240" w:after="0" w:lineRule="auto" w:before="0"/>
        <w:ind w:firstLine="0" w:left="0" w:right="0"/>
        <w:jc w:val="left"/>
      </w:pPr>
      <w:r>
        <w:rPr>
          <w:rFonts w:eastAsia="Arial" w:ascii="Arial" w:hAnsi="Arial" w:cs="Arial"/>
          <w:sz w:val="22"/>
        </w:rPr>
        <w:t xml:space="preserve">FIX ME</w:t>
      </w:r>
    </w:p>
  </w:comment>
  <w:comment w:id="8" w:author="Karl Taylor" w:date="2025-12-01T22:45:39Z" w:initials="KT">
    <w:p w14:paraId="00000009" w14:textId="00000009">
      <w:pPr>
        <w:spacing w:line="240" w:after="0" w:lineRule="auto" w:before="0"/>
        <w:ind w:firstLine="0" w:left="0" w:right="0"/>
        <w:jc w:val="left"/>
      </w:pPr>
      <w:r>
        <w:rPr>
          <w:rFonts w:eastAsia="Arial" w:ascii="Arial" w:hAnsi="Arial" w:cs="Arial"/>
          <w:sz w:val="22"/>
        </w:rPr>
        <w:t xml:space="preserve">So for most atmospheric models this will be omitted, I presume.  Should we note that if layers are defined in terms of a pressure thickness, or by some vertical coordinate other than one measure in length, this is omitted?  Or should we ask that a nominal thickness be always reported?</w:t>
      </w:r>
    </w:p>
  </w:comment>
  <w:comment w:id="9" w:author="David Hassell" w:date="2025-12-02T10:46:54Z" w:initials="DH">
    <w:p w14:paraId="0000000A" w14:textId="0000000A">
      <w:pPr>
        <w:spacing w:line="240" w:after="0" w:lineRule="auto" w:before="0"/>
        <w:ind w:firstLine="0" w:left="0" w:right="0"/>
        <w:jc w:val="left"/>
      </w:pPr>
      <w:r>
        <w:rPr>
          <w:rFonts w:eastAsia="Arial" w:ascii="Arial" w:hAnsi="Arial" w:cs="Arial"/>
          <w:sz w:val="22"/>
        </w:rPr>
        <w:t xml:space="preserve">Good point. I hope that the definition of</w:t>
      </w:r>
    </w:p>
    <w:p w14:paraId="0000000B" w14:textId="0000000B">
      <w:pPr>
        <w:spacing w:line="240" w:after="0" w:lineRule="auto" w:before="0"/>
        <w:ind w:firstLine="0" w:left="0" w:right="0"/>
        <w:jc w:val="left"/>
      </w:pPr>
      <w:r>
        <w:rPr>
          <w:rFonts w:eastAsia="Arial" w:ascii="Arial" w:hAnsi="Arial" w:cs="Arial"/>
          <w:sz w:val="22"/>
        </w:rPr>
        <w:t xml:space="preserve"/>
      </w:r>
    </w:p>
    <w:p w14:paraId="0000000C" w14:textId="0000000C">
      <w:pPr>
        <w:spacing w:line="240" w:after="0" w:lineRule="auto" w:before="0"/>
        <w:ind w:firstLine="0" w:left="0" w:right="0"/>
        <w:jc w:val="left"/>
      </w:pPr>
      <w:r>
        <w:rPr>
          <w:rFonts w:eastAsia="Arial" w:ascii="Arial" w:hAnsi="Arial" w:cs="Arial"/>
          <w:sz w:val="22"/>
        </w:rPr>
        <w:t xml:space="preserve">"if the value varies ... then a nominal or representative maximum value should be provided (e.g. as could be the case for an atmosphere grid with air pressure vertical coordinates)"</w:t>
      </w:r>
    </w:p>
    <w:p w14:paraId="0000000D" w14:textId="0000000D">
      <w:pPr>
        <w:spacing w:line="240" w:after="0" w:lineRule="auto" w:before="0"/>
        <w:ind w:firstLine="0" w:left="0" w:right="0"/>
        <w:jc w:val="left"/>
      </w:pPr>
      <w:r>
        <w:rPr>
          <w:rFonts w:eastAsia="Arial" w:ascii="Arial" w:hAnsi="Arial" w:cs="Arial"/>
          <w:sz w:val="22"/>
        </w:rPr>
        <w:t xml:space="preserve"/>
      </w:r>
    </w:p>
    <w:p w14:paraId="0000000E" w14:textId="0000000E">
      <w:pPr>
        <w:spacing w:line="240" w:after="0" w:lineRule="auto" w:before="0"/>
        <w:ind w:firstLine="0" w:left="0" w:right="0"/>
        <w:jc w:val="left"/>
      </w:pPr>
      <w:r>
        <w:rPr>
          <w:rFonts w:eastAsia="Arial" w:ascii="Arial" w:hAnsi="Arial" w:cs="Arial"/>
          <w:sz w:val="22"/>
        </w:rPr>
        <w:t xml:space="preserve">covers that. Along with:</w:t>
      </w:r>
    </w:p>
    <w:p w14:paraId="0000000F" w14:textId="0000000F">
      <w:pPr>
        <w:spacing w:line="240" w:after="0" w:lineRule="auto" w:before="0"/>
        <w:ind w:firstLine="0" w:left="0" w:right="0"/>
        <w:jc w:val="left"/>
      </w:pPr>
      <w:r>
        <w:rPr>
          <w:rFonts w:eastAsia="Arial" w:ascii="Arial" w:hAnsi="Arial" w:cs="Arial"/>
          <w:sz w:val="22"/>
        </w:rPr>
        <w:t xml:space="preserve"/>
      </w:r>
    </w:p>
    <w:p w14:paraId="00000010" w14:textId="00000010">
      <w:pPr>
        <w:spacing w:line="240" w:after="0" w:lineRule="auto" w:before="0"/>
        <w:ind w:firstLine="0" w:left="0" w:right="0"/>
        <w:jc w:val="left"/>
      </w:pPr>
      <w:r>
        <w:rPr>
          <w:rFonts w:eastAsia="Arial" w:ascii="Arial" w:hAnsi="Arial" w:cs="Arial"/>
          <w:sz w:val="22"/>
        </w:rPr>
        <w:t xml:space="preserve">"Omit if there is no nominal or representative maximum value (e.g. as could be the case for a land ice model for which the top layer can expand to hold any amount of accumulated mass), in which case this should be noted in the description property."</w:t>
      </w:r>
    </w:p>
  </w:comment>
  <w:comment w:id="10" w:author="David Hassell" w:date="2025-12-02T12:36:56Z" w:initials="DH">
    <w:p w14:paraId="00000011" w14:textId="00000011">
      <w:pPr>
        <w:spacing w:line="240" w:after="0" w:lineRule="auto" w:before="0"/>
        <w:ind w:firstLine="0" w:left="0" w:right="0"/>
        <w:jc w:val="left"/>
      </w:pPr>
      <w:r>
        <w:rPr>
          <w:rFonts w:eastAsia="Arial" w:ascii="Arial" w:hAnsi="Arial" w:cs="Arial"/>
          <w:sz w:val="22"/>
        </w:rPr>
        <w:t xml:space="preserve">I think that without these properties, we aren't really doing the E in EMD much justice, and we'd be too far removed rfom the horizontal case. Some notion on the coverage and layer thickness of the model is essential, I would say, for an understanding of the formulation and the model's capabilities, just like it is on the horizontal case. A lot of CMIP6 models volunteered some or all of these values in the source_id descriptions, so I think filling them in would not be problematic.</w:t>
      </w:r>
    </w:p>
  </w:comment>
  <w:comment w:id="11" w:author="Karl Taylor" w:date="2025-12-01T22:27:34Z" w:initials="KT">
    <w:p w14:paraId="00000012" w14:textId="00000012">
      <w:pPr>
        <w:spacing w:line="240" w:after="0" w:lineRule="auto" w:before="0"/>
        <w:ind w:firstLine="0" w:left="0" w:right="0"/>
        <w:jc w:val="left"/>
      </w:pPr>
      <w:r>
        <w:rPr>
          <w:rFonts w:eastAsia="Arial" w:ascii="Arial" w:hAnsi="Arial" w:cs="Arial"/>
          <w:sz w:val="22"/>
        </w:rPr>
        <w:t xml:space="preserve">This is of course true, but perhaps is obvious.  I wonder whether its really necessary.</w:t>
      </w:r>
    </w:p>
  </w:comment>
  <w:comment w:id="12" w:author="David Hassell" w:date="2025-12-02T09:43:47Z" w:initials="DH">
    <w:p w14:paraId="00000013" w14:textId="00000013">
      <w:pPr>
        <w:spacing w:line="240" w:after="0" w:lineRule="auto" w:before="0"/>
        <w:ind w:firstLine="0" w:left="0" w:right="0"/>
        <w:jc w:val="left"/>
      </w:pPr>
      <w:r>
        <w:rPr>
          <w:rFonts w:eastAsia="Arial" w:ascii="Arial" w:hAnsi="Arial" w:cs="Arial"/>
          <w:sz w:val="22"/>
        </w:rPr>
        <w:t xml:space="preserve">Fair enough - I'll make it a "note"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paraIdParent="00000002"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paraIdParent="00000003" w15:done="0"/>
  <w15:commentEx w15:paraId="00000005" w15:done="1"/>
  <w15:commentEx w15:paraId="00000006" w15:done="1"/>
  <w15:commentEx w15:paraId="00000007" w15:paraIdParent="00000006" w15:done="0"/>
  <w15:commentEx w15:paraId="00000008" w15:done="1"/>
  <w15:commentEx w15:paraId="00000009" w15:done="1"/>
  <w15:commentEx w15:paraId="00000010" w15:paraIdParent="00000009" w15:done="0"/>
  <w15:commentEx w15:paraId="00000011" w15:paraIdParent="00000009" w15:done="0"/>
  <w15:commentEx w15:paraId="00000012" w15:done="1"/>
  <w15:commentEx w15:paraId="00000013" w15:paraIdParent="000000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B1BDAC6" w16cex:dateUtc="2025-11-30T12:50:11Z"/>
  <w16cex:commentExtensible w16cex:durableId="338200D0" w16cex:dateUtc="2025-10-23T10:20:35Z"/>
  <w16cex:commentExtensible w16cex:durableId="5B306CBD" w16cex:dateUtc="2025-10-23T14:38:58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839610E" w16cex:dateUtc="2025-12-01T22:25:11Z"/>
  <w16cex:commentExtensible w16cex:durableId="1CC44EE4" w16cex:dateUtc="2025-11-30T11:04:26Z"/>
  <w16cex:commentExtensible w16cex:durableId="5CF0E3C2" w16cex:dateUtc="2025-11-20T18:42:47Z"/>
  <w16cex:commentExtensible w16cex:durableId="1E64C7BC" w16cex:dateUtc="2025-11-20T18:57:56Z"/>
  <w16cex:commentExtensible w16cex:durableId="3C9103EB" w16cex:dateUtc="2025-11-21T14:38:55Z"/>
  <w16cex:commentExtensible w16cex:durableId="7754145D" w16cex:dateUtc="2025-11-20T20:39:36Z"/>
  <w16cex:commentExtensible w16cex:durableId="77FCCF4B" w16cex:dateUtc="2025-11-21T15:08:10Z"/>
  <w16cex:commentExtensible w16cex:durableId="3C01600D" w16cex:dateUtc="2025-11-27T14:32:32Z"/>
  <w16cex:commentExtensible w16cex:durableId="42B360ED" w16cex:dateUtc="2025-12-01T22:45:39Z"/>
  <w16cex:commentExtensible w16cex:durableId="275EC727" w16cex:dateUtc="2025-12-02T10:46:54Z"/>
  <w16cex:commentExtensible w16cex:durableId="16B7D3CD" w16cex:dateUtc="2025-12-02T12:36:56Z"/>
  <w16cex:commentExtensible w16cex:durableId="0CA20DCB" w16cex:dateUtc="2025-12-01T22:27:34Z"/>
  <w16cex:commentExtensible w16cex:durableId="3FBBC2F4" w16cex:dateUtc="2025-12-02T09:43:4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B1BDAC6"/>
  <w16cid:commentId w16cid:paraId="00000002" w16cid:durableId="338200D0"/>
  <w16cid:commentId w16cid:paraId="00000003" w16cid:durableId="5B306CBD"/>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2839610E"/>
  <w16cid:commentId w16cid:paraId="00000002" w16cid:durableId="1CC44EE4"/>
  <w16cid:commentId w16cid:paraId="00000003" w16cid:durableId="5CF0E3C2"/>
  <w16cid:commentId w16cid:paraId="00000004" w16cid:durableId="1E64C7BC"/>
  <w16cid:commentId w16cid:paraId="00000005" w16cid:durableId="3C9103EB"/>
  <w16cid:commentId w16cid:paraId="00000006" w16cid:durableId="7754145D"/>
  <w16cid:commentId w16cid:paraId="00000007" w16cid:durableId="77FCCF4B"/>
  <w16cid:commentId w16cid:paraId="00000008" w16cid:durableId="3C01600D"/>
  <w16cid:commentId w16cid:paraId="00000009" w16cid:durableId="42B360ED"/>
  <w16cid:commentId w16cid:paraId="00000010" w16cid:durableId="275EC727"/>
  <w16cid:commentId w16cid:paraId="00000011" w16cid:durableId="16B7D3CD"/>
  <w16cid:commentId w16cid:paraId="00000012" w16cid:durableId="0CA20DCB"/>
  <w16cid:commentId w16cid:paraId="00000013" w16cid:durableId="3FBBC2F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450"/>
      <w:pBdr/>
      <w:spacing/>
      <w:ind/>
      <w:jc w:val="right"/>
      <w:rPr/>
    </w:pPr>
    <w:fldSimple w:instr="PAGE \* MERGEFORMAT">
      <w:r>
        <w:t xml:space="preserve">32</w:t>
      </w:r>
    </w:fldSimple>
    <w:r/>
    <w:r/>
  </w:p>
  <w:p>
    <w:pPr>
      <w:pStyle w:val="245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45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44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2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lvl w:ilvl="0">
      <w:isLgl w:val="false"/>
      <w:lvlJc w:val="left"/>
      <w:lvlText w:val="v"/>
      <w:numFmt w:val="bullet"/>
      <w:pPr>
        <w:pBdr/>
        <w:spacing/>
        <w:ind w:hanging="360" w:left="360"/>
      </w:pPr>
      <w:rPr>
        <w:rFonts w:ascii="Wingdings" w:hAnsi="Wingdings" w:eastAsia="Wingdings" w:cs="Wingdings"/>
      </w:rPr>
      <w:start w:val="1"/>
      <w:suff w:val="tab"/>
    </w:lvl>
    <w:lvl w:ilvl="1">
      <w:isLgl w:val="false"/>
      <w:lvlJc w:val="left"/>
      <w:lvlText w:val="Ø"/>
      <w:numFmt w:val="bullet"/>
      <w:pPr>
        <w:pBdr/>
        <w:spacing/>
        <w:ind w:hanging="360" w:left="720"/>
      </w:pPr>
      <w:rPr>
        <w:rFonts w:ascii="Wingdings" w:hAnsi="Wingdings" w:eastAsia="Wingdings" w:cs="Wingdings"/>
      </w:rPr>
      <w:start w:val="1"/>
      <w:suff w:val="tab"/>
    </w:lvl>
    <w:lvl w:ilvl="2">
      <w:isLgl w:val="false"/>
      <w:lvlJc w:val="left"/>
      <w:lvlText w:val="§"/>
      <w:numFmt w:val="bullet"/>
      <w:pPr>
        <w:pBdr/>
        <w:spacing/>
        <w:ind w:hanging="360" w:left="1080"/>
      </w:pPr>
      <w:rPr>
        <w:rFonts w:ascii="Wingdings" w:hAnsi="Wingdings" w:eastAsia="Wingdings" w:cs="Wingdings"/>
      </w:rPr>
      <w:start w:val="1"/>
      <w:suff w:val="tab"/>
    </w:lvl>
    <w:lvl w:ilvl="3">
      <w:isLgl w:val="false"/>
      <w:lvlJc w:val="left"/>
      <w:lvlText w:val="·"/>
      <w:numFmt w:val="bullet"/>
      <w:pPr>
        <w:pBdr/>
        <w:spacing/>
        <w:ind w:hanging="360" w:left="1440"/>
      </w:pPr>
      <w:rPr>
        <w:rFonts w:ascii="Symbol" w:hAnsi="Symbol" w:eastAsia="Symbol" w:cs="Symbol"/>
      </w:rPr>
      <w:start w:val="1"/>
      <w:suff w:val="tab"/>
    </w:lvl>
    <w:lvl w:ilvl="4">
      <w:isLgl w:val="false"/>
      <w:lvlJc w:val="left"/>
      <w:lvlText w:val="¨"/>
      <w:numFmt w:val="bullet"/>
      <w:pPr>
        <w:pBdr/>
        <w:spacing/>
        <w:ind w:hanging="360" w:left="1800"/>
      </w:pPr>
      <w:rPr>
        <w:rFonts w:ascii="Symbol" w:hAnsi="Symbol" w:eastAsia="Symbol" w:cs="Symbol"/>
      </w:rPr>
      <w:start w:val="1"/>
      <w:suff w:val="tab"/>
    </w:lvl>
    <w:lvl w:ilvl="5">
      <w:isLgl w:val="false"/>
      <w:lvlJc w:val="left"/>
      <w:lvlText w:val="Ø"/>
      <w:numFmt w:val="bullet"/>
      <w:pPr>
        <w:pBdr/>
        <w:spacing/>
        <w:ind w:hanging="360" w:left="2160"/>
      </w:pPr>
      <w:rPr>
        <w:rFonts w:ascii="Wingdings" w:hAnsi="Wingdings" w:eastAsia="Wingdings" w:cs="Wingdings"/>
      </w:rPr>
      <w:start w:val="1"/>
      <w:suff w:val="tab"/>
    </w:lvl>
    <w:lvl w:ilvl="6">
      <w:isLgl w:val="false"/>
      <w:lvlJc w:val="left"/>
      <w:lvlText w:val="§"/>
      <w:numFmt w:val="bullet"/>
      <w:pPr>
        <w:pBdr/>
        <w:spacing/>
        <w:ind w:hanging="360" w:left="2520"/>
      </w:pPr>
      <w:rPr>
        <w:rFonts w:ascii="Wingdings" w:hAnsi="Wingdings" w:eastAsia="Wingdings" w:cs="Wingdings"/>
      </w:rPr>
      <w:start w:val="1"/>
      <w:suff w:val="tab"/>
    </w:lvl>
    <w:lvl w:ilvl="7">
      <w:isLgl w:val="false"/>
      <w:lvlJc w:val="left"/>
      <w:lvlText w:val="·"/>
      <w:numFmt w:val="bullet"/>
      <w:pPr>
        <w:pBdr/>
        <w:spacing/>
        <w:ind w:hanging="360" w:left="2880"/>
      </w:pPr>
      <w:rPr>
        <w:rFonts w:ascii="Symbol" w:hAnsi="Symbol" w:eastAsia="Symbol" w:cs="Symbol"/>
      </w:rPr>
      <w:start w:val="1"/>
      <w:suff w:val="tab"/>
    </w:lvl>
    <w:lvl w:ilvl="8">
      <w:isLgl w:val="false"/>
      <w:lvlJc w:val="left"/>
      <w:lvlText w:val="¨"/>
      <w:numFmt w:val="bullet"/>
      <w:pPr>
        <w:pBdr/>
        <w:spacing/>
        <w:ind w:hanging="360" w:left="3240"/>
      </w:pPr>
      <w:rPr>
        <w:rFonts w:ascii="Symbol" w:hAnsi="Symbol" w:eastAsia="Symbol" w:cs="Symbol"/>
      </w:rPr>
      <w:start w:val="1"/>
      <w:suff w:val="tab"/>
    </w:lvl>
  </w:abstractNum>
  <w:abstractNum w:abstractNumId="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o"/>
      <w:numFmt w:val="bullet"/>
      <w:pPr>
        <w:pBdr/>
        <w:spacing/>
        <w:ind w:hanging="360" w:left="2160"/>
      </w:pPr>
      <w:rPr>
        <w:rFonts w:ascii="Courier New" w:hAnsi="Courier New" w:eastAsia="Courier New" w:cs="Courier New"/>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360"/>
      </w:pPr>
      <w:rPr>
        <w:rFonts w:ascii="Arial" w:hAnsi="Arial" w:eastAsia="Arial" w:cs="Aria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lvl w:ilvl="0">
      <w:isLgl w:val="false"/>
      <w:lvlJc w:val="left"/>
      <w:lvlText w:val="%1."/>
      <w:numFmt w:val="decimal"/>
      <w:pPr>
        <w:pBdr/>
        <w:spacing/>
        <w:ind w:hanging="360" w:left="709"/>
      </w:pPr>
      <w:pStyle w:val="2422"/>
      <w:rPr>
        <w:sz w:val="40"/>
      </w:rPr>
      <w:start w:val="1"/>
      <w:suff w:val="tab"/>
    </w:lvl>
    <w:lvl w:ilvl="1">
      <w:isLgl w:val="false"/>
      <w:lvlJc w:val="left"/>
      <w:lvlText w:val="%1.%2."/>
      <w:numFmt w:val="decimal"/>
      <w:pPr>
        <w:pBdr/>
        <w:spacing/>
        <w:ind w:hanging="432" w:left="1141"/>
      </w:pPr>
      <w:pStyle w:val="2424"/>
      <w:rPr>
        <w:b w:val="0"/>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7">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8">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i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2">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3">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4">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5">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6">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7">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8">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79">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0">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1">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2">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3">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4">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5">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6">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7">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8">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9">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90">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91">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2">
    <w:lvl w:ilvl="0">
      <w:isLgl w:val="false"/>
      <w:lvlJc w:val="left"/>
      <w:lvlText w:val="–"/>
      <w:numFmt w:val="bullet"/>
      <w:pPr>
        <w:pBdr/>
        <w:spacing/>
        <w:ind w:hanging="360" w:left="360"/>
      </w:pPr>
      <w:rPr>
        <w:rFonts w:ascii="Arial" w:hAnsi="Arial" w:eastAsia="Arial" w:cs="Aria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213">
    <w:lvl w:ilvl="0">
      <w:isLgl w:val="false"/>
      <w:lvlJc w:val="left"/>
      <w:lvlText w:val="–"/>
      <w:numFmt w:val="bullet"/>
      <w:pPr>
        <w:pBdr/>
        <w:spacing/>
        <w:ind w:hanging="360" w:left="360"/>
      </w:pPr>
      <w:rPr>
        <w:rFonts w:ascii="Arial" w:hAnsi="Arial" w:eastAsia="Arial" w:cs="Aria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2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5">
    <w:lvl w:ilvl="0">
      <w:isLgl w:val="false"/>
      <w:lvlJc w:val="left"/>
      <w:lvlText w:val="–"/>
      <w:numFmt w:val="bullet"/>
      <w:pPr>
        <w:pBdr/>
        <w:spacing/>
        <w:ind w:hanging="360" w:left="1428"/>
      </w:pPr>
      <w:rPr>
        <w:rFonts w:ascii="Arial" w:hAnsi="Arial" w:eastAsia="Arial" w:cs="Aria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2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9">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0">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6">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3">
    <w:lvl w:ilvl="0">
      <w:isLgl w:val="false"/>
      <w:lvlJc w:val="left"/>
      <w:lvlText w:val="–"/>
      <w:numFmt w:val="bullet"/>
      <w:pPr>
        <w:pBdr/>
        <w:spacing/>
        <w:ind w:hanging="360" w:left="1428"/>
      </w:pPr>
      <w:rPr>
        <w:rFonts w:ascii="Arial" w:hAnsi="Arial" w:eastAsia="Arial" w:cs="Aria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3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9">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2">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8">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5">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9">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1">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2">
    <w:lvl w:ilvl="0">
      <w:isLgl w:val="false"/>
      <w:lvlJc w:val="left"/>
      <w:lvlText w:val="o"/>
      <w:numFmt w:val="bullet"/>
      <w:pPr>
        <w:pBdr/>
        <w:spacing/>
        <w:ind w:hanging="360" w:left="2149"/>
      </w:pPr>
      <w:rPr>
        <w:rFonts w:ascii="Courier New" w:hAnsi="Courier New" w:eastAsia="Courier New" w:cs="Courier New"/>
      </w:rPr>
      <w:start w:val="1"/>
      <w:suff w:val="tab"/>
    </w:lvl>
    <w:lvl w:ilvl="1">
      <w:isLgl w:val="false"/>
      <w:lvlJc w:val="left"/>
      <w:lvlText w:val="o"/>
      <w:numFmt w:val="bullet"/>
      <w:pPr>
        <w:pBdr/>
        <w:spacing/>
        <w:ind w:hanging="360" w:left="2869"/>
      </w:pPr>
      <w:rPr>
        <w:rFonts w:hint="default" w:ascii="Courier New" w:hAnsi="Courier New" w:eastAsia="Courier New" w:cs="Courier New"/>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abstractNum w:abstractNumId="5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4">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5">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6">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5">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3">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b w:val="0"/>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ascii="Arial" w:hAnsi="Arial" w:eastAsia="Arial" w:cs="Arial"/>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6">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b w:val="0"/>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3">
    <w:lvl w:ilvl="0">
      <w:isLgl w:val="false"/>
      <w:lvlJc w:val="left"/>
      <w:lvlText w:val="%1."/>
      <w:numFmt w:val="decimal"/>
      <w:pPr>
        <w:pBdr/>
        <w:spacing/>
        <w:ind w:hanging="360" w:left="709"/>
      </w:pPr>
      <w:rPr>
        <w:sz w:val="40"/>
      </w:rPr>
      <w:start w:val="1"/>
      <w:suff w:val="tab"/>
    </w:lvl>
    <w:lvl w:ilvl="1">
      <w:isLgl w:val="false"/>
      <w:lvlJc w:val="left"/>
      <w:lvlText w:val="%1.%2."/>
      <w:numFmt w:val="decimal"/>
      <w:pPr>
        <w:pBdr/>
        <w:spacing/>
        <w:ind w:hanging="432" w:left="1141"/>
      </w:pPr>
      <w:rPr>
        <w:b w:val="0"/>
        <w:color w:val="auto"/>
        <w:sz w:val="32"/>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strike w:val="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
      <w:numFmt w:val="bullet"/>
      <w:pPr>
        <w:pBdr/>
        <w:spacing/>
        <w:ind w:hanging="360" w:left="1440"/>
      </w:pPr>
      <w:rPr>
        <w:rFonts w:ascii="Arial" w:hAnsi="Arial" w:eastAsia="Arial" w:cs="Aria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ascii="Arial" w:hAnsi="Arial" w:eastAsia="Arial" w:cs="Aria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num w:numId="80">
    <w:abstractNumId w:val="78"/>
  </w:num>
  <w:num w:numId="81">
    <w:abstractNumId w:val="79"/>
  </w:num>
  <w:num w:numId="82">
    <w:abstractNumId w:val="80"/>
  </w:num>
  <w:num w:numId="83">
    <w:abstractNumId w:val="81"/>
  </w:num>
  <w:num w:numId="84">
    <w:abstractNumId w:val="82"/>
  </w:num>
  <w:num w:numId="85">
    <w:abstractNumId w:val="83"/>
  </w:num>
  <w:num w:numId="86">
    <w:abstractNumId w:val="84"/>
  </w:num>
  <w:num w:numId="87">
    <w:abstractNumId w:val="85"/>
  </w:num>
  <w:num w:numId="88">
    <w:abstractNumId w:val="86"/>
  </w:num>
  <w:num w:numId="89">
    <w:abstractNumId w:val="87"/>
  </w:num>
  <w:num w:numId="90">
    <w:abstractNumId w:val="88"/>
  </w:num>
  <w:num w:numId="91"/>
  <w:num w:numId="92">
    <w:abstractNumId w:val="89"/>
  </w:num>
  <w:num w:numId="93">
    <w:abstractNumId w:val="90"/>
  </w:num>
  <w:num w:numId="94">
    <w:abstractNumId w:val="91"/>
  </w:num>
  <w:num w:numId="95">
    <w:abstractNumId w:val="92"/>
  </w:num>
  <w:num w:numId="96">
    <w:abstractNumId w:val="93"/>
  </w:num>
  <w:num w:numId="97">
    <w:abstractNumId w:val="94"/>
  </w:num>
  <w:num w:numId="98">
    <w:abstractNumId w:val="95"/>
  </w:num>
  <w:num w:numId="99">
    <w:abstractNumId w:val="96"/>
  </w:num>
  <w:num w:numId="100"/>
  <w:num w:numId="101">
    <w:abstractNumId w:val="97"/>
  </w:num>
  <w:num w:numId="102">
    <w:abstractNumId w:val="98"/>
  </w:num>
  <w:num w:numId="103">
    <w:abstractNumId w:val="99"/>
  </w:num>
  <w:num w:numId="104">
    <w:abstractNumId w:val="100"/>
  </w:num>
  <w:num w:numId="105">
    <w:abstractNumId w:val="101"/>
  </w:num>
  <w:num w:numId="106">
    <w:abstractNumId w:val="102"/>
  </w:num>
  <w:num w:numId="107">
    <w:abstractNumId w:val="103"/>
  </w:num>
  <w:num w:numId="108">
    <w:abstractNumId w:val="104"/>
  </w:num>
  <w:num w:numId="109">
    <w:abstractNumId w:val="105"/>
  </w:num>
  <w:num w:numId="110">
    <w:abstractNumId w:val="106"/>
  </w:num>
  <w:num w:numId="111">
    <w:abstractNumId w:val="107"/>
  </w:num>
  <w:num w:numId="112"/>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16"/>
  </w:num>
  <w:num w:numId="122">
    <w:abstractNumId w:val="117"/>
  </w:num>
  <w:num w:numId="123">
    <w:abstractNumId w:val="118"/>
  </w:num>
  <w:num w:numId="124">
    <w:abstractNumId w:val="119"/>
  </w:num>
  <w:num w:numId="125">
    <w:abstractNumId w:val="120"/>
  </w:num>
  <w:num w:numId="126">
    <w:abstractNumId w:val="121"/>
  </w:num>
  <w:num w:numId="127">
    <w:abstractNumId w:val="122"/>
  </w:num>
  <w:num w:numId="128">
    <w:abstractNumId w:val="123"/>
  </w:num>
  <w:num w:numId="129">
    <w:abstractNumId w:val="124"/>
  </w:num>
  <w:num w:numId="130">
    <w:abstractNumId w:val="125"/>
  </w:num>
  <w:num w:numId="131">
    <w:abstractNumId w:val="126"/>
  </w:num>
  <w:num w:numId="132">
    <w:abstractNumId w:val="127"/>
  </w:num>
  <w:num w:numId="133">
    <w:abstractNumId w:val="128"/>
  </w:num>
  <w:num w:numId="134">
    <w:abstractNumId w:val="129"/>
  </w:num>
  <w:num w:numId="135">
    <w:abstractNumId w:val="130"/>
  </w:num>
  <w:num w:numId="136">
    <w:abstractNumId w:val="131"/>
  </w:num>
  <w:num w:numId="137">
    <w:abstractNumId w:val="132"/>
  </w:num>
  <w:num w:numId="138">
    <w:abstractNumId w:val="133"/>
  </w:num>
  <w:num w:numId="139">
    <w:abstractNumId w:val="134"/>
  </w:num>
  <w:num w:numId="140">
    <w:abstractNumId w:val="135"/>
  </w:num>
  <w:num w:numId="141">
    <w:abstractNumId w:val="136"/>
  </w:num>
  <w:num w:numId="142">
    <w:abstractNumId w:val="137"/>
  </w:num>
  <w:num w:numId="143">
    <w:abstractNumId w:val="138"/>
  </w:num>
  <w:num w:numId="144">
    <w:abstractNumId w:val="139"/>
  </w:num>
  <w:num w:numId="145">
    <w:abstractNumId w:val="140"/>
  </w:num>
  <w:num w:numId="146">
    <w:abstractNumId w:val="141"/>
  </w:num>
  <w:num w:numId="147">
    <w:abstractNumId w:val="142"/>
  </w:num>
  <w:num w:numId="148">
    <w:abstractNumId w:val="143"/>
  </w:num>
  <w:num w:numId="149">
    <w:abstractNumId w:val="144"/>
  </w:num>
  <w:num w:numId="150">
    <w:abstractNumId w:val="145"/>
  </w:num>
  <w:num w:numId="151">
    <w:abstractNumId w:val="146"/>
  </w:num>
  <w:num w:numId="152">
    <w:abstractNumId w:val="147"/>
  </w:num>
  <w:num w:numId="153">
    <w:abstractNumId w:val="148"/>
  </w:num>
  <w:num w:numId="154">
    <w:abstractNumId w:val="149"/>
  </w:num>
  <w:num w:numId="155">
    <w:abstractNumId w:val="150"/>
  </w:num>
  <w:num w:numId="156">
    <w:abstractNumId w:val="151"/>
  </w:num>
  <w:num w:numId="157">
    <w:abstractNumId w:val="152"/>
  </w:num>
  <w:num w:numId="158">
    <w:abstractNumId w:val="153"/>
  </w:num>
  <w:num w:numId="159">
    <w:abstractNumId w:val="154"/>
  </w:num>
  <w:num w:numId="160">
    <w:abstractNumId w:val="155"/>
  </w:num>
  <w:num w:numId="161">
    <w:abstractNumId w:val="156"/>
  </w:num>
  <w:num w:numId="162">
    <w:abstractNumId w:val="157"/>
  </w:num>
  <w:num w:numId="163">
    <w:abstractNumId w:val="158"/>
  </w:num>
  <w:num w:numId="164">
    <w:abstractNumId w:val="159"/>
  </w:num>
  <w:num w:numId="165"/>
  <w:num w:numId="166">
    <w:abstractNumId w:val="160"/>
  </w:num>
  <w:num w:numId="167">
    <w:abstractNumId w:val="161"/>
  </w:num>
  <w:num w:numId="168">
    <w:abstractNumId w:val="162"/>
  </w:num>
  <w:num w:numId="169">
    <w:abstractNumId w:val="163"/>
  </w:num>
  <w:num w:numId="170">
    <w:abstractNumId w:val="164"/>
  </w:num>
  <w:num w:numId="171">
    <w:abstractNumId w:val="165"/>
  </w:num>
  <w:num w:numId="172">
    <w:abstractNumId w:val="166"/>
  </w:num>
  <w:num w:numId="173">
    <w:abstractNumId w:val="167"/>
  </w:num>
  <w:num w:numId="174">
    <w:abstractNumId w:val="168"/>
  </w:num>
  <w:num w:numId="175">
    <w:abstractNumId w:val="169"/>
  </w:num>
  <w:num w:numId="176">
    <w:abstractNumId w:val="170"/>
  </w:num>
  <w:num w:numId="177">
    <w:abstractNumId w:val="171"/>
  </w:num>
  <w:num w:numId="178">
    <w:abstractNumId w:val="172"/>
  </w:num>
  <w:num w:numId="179">
    <w:abstractNumId w:val="173"/>
  </w:num>
  <w:num w:numId="180">
    <w:abstractNumId w:val="174"/>
  </w:num>
  <w:num w:numId="181">
    <w:abstractNumId w:val="175"/>
  </w:num>
  <w:num w:numId="182">
    <w:abstractNumId w:val="176"/>
  </w:num>
  <w:num w:numId="183">
    <w:abstractNumId w:val="177"/>
  </w:num>
  <w:num w:numId="184">
    <w:abstractNumId w:val="178"/>
  </w:num>
  <w:num w:numId="185">
    <w:abstractNumId w:val="179"/>
  </w:num>
  <w:num w:numId="186">
    <w:abstractNumId w:val="180"/>
  </w:num>
  <w:num w:numId="187">
    <w:abstractNumId w:val="181"/>
  </w:num>
  <w:num w:numId="188">
    <w:abstractNumId w:val="182"/>
  </w:num>
  <w:num w:numId="189">
    <w:abstractNumId w:val="183"/>
  </w:num>
  <w:num w:numId="190">
    <w:abstractNumId w:val="184"/>
  </w:num>
  <w:num w:numId="191">
    <w:abstractNumId w:val="185"/>
  </w:num>
  <w:num w:numId="192">
    <w:abstractNumId w:val="186"/>
  </w:num>
  <w:num w:numId="193">
    <w:abstractNumId w:val="187"/>
  </w:num>
  <w:num w:numId="194">
    <w:abstractNumId w:val="188"/>
  </w:num>
  <w:num w:numId="195">
    <w:abstractNumId w:val="189"/>
  </w:num>
  <w:num w:numId="196">
    <w:abstractNumId w:val="190"/>
  </w:num>
  <w:num w:numId="197">
    <w:abstractNumId w:val="191"/>
  </w:num>
  <w:num w:numId="198">
    <w:abstractNumId w:val="192"/>
  </w:num>
  <w:num w:numId="199">
    <w:abstractNumId w:val="193"/>
  </w:num>
  <w:num w:numId="200">
    <w:abstractNumId w:val="194"/>
  </w:num>
  <w:num w:numId="201">
    <w:abstractNumId w:val="195"/>
  </w:num>
  <w:num w:numId="202">
    <w:abstractNumId w:val="196"/>
  </w:num>
  <w:num w:numId="203">
    <w:abstractNumId w:val="197"/>
  </w:num>
  <w:num w:numId="204">
    <w:abstractNumId w:val="198"/>
  </w:num>
  <w:num w:numId="205">
    <w:abstractNumId w:val="199"/>
  </w:num>
  <w:num w:numId="206">
    <w:abstractNumId w:val="200"/>
  </w:num>
  <w:num w:numId="207">
    <w:abstractNumId w:val="201"/>
  </w:num>
  <w:num w:numId="208">
    <w:abstractNumId w:val="202"/>
  </w:num>
  <w:num w:numId="209">
    <w:abstractNumId w:val="203"/>
  </w:num>
  <w:num w:numId="210">
    <w:abstractNumId w:val="204"/>
  </w:num>
  <w:num w:numId="211">
    <w:abstractNumId w:val="205"/>
  </w:num>
  <w:num w:numId="212">
    <w:abstractNumId w:val="206"/>
  </w:num>
  <w:num w:numId="213">
    <w:abstractNumId w:val="207"/>
  </w:num>
  <w:num w:numId="214">
    <w:abstractNumId w:val="208"/>
  </w:num>
  <w:num w:numId="215">
    <w:abstractNumId w:val="209"/>
  </w:num>
  <w:num w:numId="216">
    <w:abstractNumId w:val="210"/>
  </w:num>
  <w:num w:numId="217">
    <w:abstractNumId w:val="211"/>
  </w:num>
  <w:num w:numId="218">
    <w:abstractNumId w:val="212"/>
  </w:num>
  <w:num w:numId="219">
    <w:abstractNumId w:val="213"/>
  </w:num>
  <w:num w:numId="220">
    <w:abstractNumId w:val="214"/>
  </w:num>
  <w:num w:numId="221">
    <w:abstractNumId w:val="215"/>
  </w:num>
  <w:num w:numId="222">
    <w:abstractNumId w:val="216"/>
  </w:num>
  <w:num w:numId="223">
    <w:abstractNumId w:val="217"/>
  </w:num>
  <w:num w:numId="224">
    <w:abstractNumId w:val="218"/>
  </w:num>
  <w:num w:numId="225">
    <w:abstractNumId w:val="219"/>
  </w:num>
  <w:num w:numId="226">
    <w:abstractNumId w:val="220"/>
  </w:num>
  <w:num w:numId="227">
    <w:abstractNumId w:val="221"/>
  </w:num>
  <w:num w:numId="228">
    <w:abstractNumId w:val="222"/>
  </w:num>
  <w:num w:numId="229">
    <w:abstractNumId w:val="223"/>
  </w:num>
  <w:num w:numId="230">
    <w:abstractNumId w:val="224"/>
  </w:num>
  <w:num w:numId="231">
    <w:abstractNumId w:val="225"/>
  </w:num>
  <w:num w:numId="232">
    <w:abstractNumId w:val="226"/>
  </w:num>
  <w:num w:numId="233">
    <w:abstractNumId w:val="227"/>
  </w:num>
  <w:num w:numId="234">
    <w:abstractNumId w:val="228"/>
  </w:num>
  <w:num w:numId="235">
    <w:abstractNumId w:val="229"/>
  </w:num>
  <w:num w:numId="236">
    <w:abstractNumId w:val="230"/>
  </w:num>
  <w:num w:numId="237">
    <w:abstractNumId w:val="231"/>
  </w:num>
  <w:num w:numId="238">
    <w:abstractNumId w:val="232"/>
  </w:num>
  <w:num w:numId="239">
    <w:abstractNumId w:val="233"/>
  </w:num>
  <w:num w:numId="240">
    <w:abstractNumId w:val="234"/>
  </w:num>
  <w:num w:numId="241">
    <w:abstractNumId w:val="235"/>
  </w:num>
  <w:num w:numId="242">
    <w:abstractNumId w:val="236"/>
  </w:num>
  <w:num w:numId="243">
    <w:abstractNumId w:val="237"/>
  </w:num>
  <w:num w:numId="244">
    <w:abstractNumId w:val="238"/>
  </w:num>
  <w:num w:numId="245">
    <w:abstractNumId w:val="239"/>
  </w:num>
  <w:num w:numId="246">
    <w:abstractNumId w:val="240"/>
  </w:num>
  <w:num w:numId="247">
    <w:abstractNumId w:val="241"/>
  </w:num>
  <w:num w:numId="248">
    <w:abstractNumId w:val="242"/>
  </w:num>
  <w:num w:numId="249">
    <w:abstractNumId w:val="243"/>
  </w:num>
  <w:num w:numId="250">
    <w:abstractNumId w:val="244"/>
  </w:num>
  <w:num w:numId="251">
    <w:abstractNumId w:val="245"/>
  </w:num>
  <w:num w:numId="252">
    <w:abstractNumId w:val="246"/>
  </w:num>
  <w:num w:numId="253">
    <w:abstractNumId w:val="247"/>
  </w:num>
  <w:num w:numId="254">
    <w:abstractNumId w:val="248"/>
  </w:num>
  <w:num w:numId="255">
    <w:abstractNumId w:val="249"/>
  </w:num>
  <w:num w:numId="256">
    <w:abstractNumId w:val="250"/>
  </w:num>
  <w:num w:numId="257">
    <w:abstractNumId w:val="251"/>
  </w:num>
  <w:num w:numId="258">
    <w:abstractNumId w:val="252"/>
  </w:num>
  <w:num w:numId="259">
    <w:abstractNumId w:val="253"/>
  </w:num>
  <w:num w:numId="260">
    <w:abstractNumId w:val="254"/>
  </w:num>
  <w:num w:numId="261">
    <w:abstractNumId w:val="255"/>
  </w:num>
  <w:num w:numId="262">
    <w:abstractNumId w:val="256"/>
  </w:num>
  <w:num w:numId="263">
    <w:abstractNumId w:val="257"/>
  </w:num>
  <w:num w:numId="264">
    <w:abstractNumId w:val="258"/>
  </w:num>
  <w:num w:numId="265">
    <w:abstractNumId w:val="259"/>
  </w:num>
  <w:num w:numId="266">
    <w:abstractNumId w:val="260"/>
  </w:num>
  <w:num w:numId="267">
    <w:abstractNumId w:val="261"/>
  </w:num>
  <w:num w:numId="268">
    <w:abstractNumId w:val="262"/>
  </w:num>
  <w:num w:numId="269">
    <w:abstractNumId w:val="263"/>
  </w:num>
  <w:num w:numId="270">
    <w:abstractNumId w:val="264"/>
  </w:num>
  <w:num w:numId="271">
    <w:abstractNumId w:val="265"/>
  </w:num>
  <w:num w:numId="272">
    <w:abstractNumId w:val="266"/>
  </w:num>
  <w:num w:numId="273">
    <w:abstractNumId w:val="267"/>
  </w:num>
  <w:num w:numId="274">
    <w:abstractNumId w:val="268"/>
  </w:num>
  <w:num w:numId="275">
    <w:abstractNumId w:val="269"/>
  </w:num>
  <w:num w:numId="276">
    <w:abstractNumId w:val="270"/>
  </w:num>
  <w:num w:numId="277">
    <w:abstractNumId w:val="271"/>
  </w:num>
  <w:num w:numId="278">
    <w:abstractNumId w:val="272"/>
  </w:num>
  <w:num w:numId="279">
    <w:abstractNumId w:val="273"/>
  </w:num>
  <w:num w:numId="280">
    <w:abstractNumId w:val="274"/>
  </w:num>
  <w:num w:numId="281">
    <w:abstractNumId w:val="275"/>
  </w:num>
  <w:num w:numId="282">
    <w:abstractNumId w:val="276"/>
  </w:num>
  <w:num w:numId="283">
    <w:abstractNumId w:val="277"/>
  </w:num>
  <w:num w:numId="284">
    <w:abstractNumId w:val="278"/>
  </w:num>
  <w:num w:numId="285">
    <w:abstractNumId w:val="279"/>
  </w:num>
  <w:num w:numId="286">
    <w:abstractNumId w:val="280"/>
  </w:num>
  <w:num w:numId="287">
    <w:abstractNumId w:val="281"/>
  </w:num>
  <w:num w:numId="288">
    <w:abstractNumId w:val="282"/>
  </w:num>
  <w:num w:numId="289">
    <w:abstractNumId w:val="283"/>
  </w:num>
  <w:num w:numId="290">
    <w:abstractNumId w:val="284"/>
  </w:num>
  <w:num w:numId="291">
    <w:abstractNumId w:val="285"/>
  </w:num>
  <w:num w:numId="292">
    <w:abstractNumId w:val="286"/>
  </w:num>
  <w:num w:numId="293">
    <w:abstractNumId w:val="287"/>
  </w:num>
  <w:num w:numId="294">
    <w:abstractNumId w:val="288"/>
  </w:num>
  <w:num w:numId="295">
    <w:abstractNumId w:val="289"/>
  </w:num>
  <w:num w:numId="296">
    <w:abstractNumId w:val="290"/>
  </w:num>
  <w:num w:numId="297">
    <w:abstractNumId w:val="291"/>
  </w:num>
  <w:num w:numId="298">
    <w:abstractNumId w:val="292"/>
  </w:num>
  <w:num w:numId="299">
    <w:abstractNumId w:val="293"/>
  </w:num>
  <w:num w:numId="300">
    <w:abstractNumId w:val="294"/>
  </w:num>
  <w:num w:numId="301">
    <w:abstractNumId w:val="295"/>
  </w:num>
  <w:num w:numId="302">
    <w:abstractNumId w:val="296"/>
  </w:num>
  <w:num w:numId="303">
    <w:abstractNumId w:val="297"/>
  </w:num>
  <w:num w:numId="304">
    <w:abstractNumId w:val="298"/>
  </w:num>
  <w:num w:numId="305">
    <w:abstractNumId w:val="299"/>
  </w:num>
  <w:num w:numId="306">
    <w:abstractNumId w:val="300"/>
  </w:num>
  <w:num w:numId="307">
    <w:abstractNumId w:val="301"/>
  </w:num>
  <w:num w:numId="308">
    <w:abstractNumId w:val="302"/>
  </w:num>
  <w:num w:numId="309">
    <w:abstractNumId w:val="303"/>
  </w:num>
  <w:num w:numId="310">
    <w:abstractNumId w:val="304"/>
  </w:num>
  <w:num w:numId="311">
    <w:abstractNumId w:val="305"/>
  </w:num>
  <w:num w:numId="312">
    <w:abstractNumId w:val="306"/>
  </w:num>
  <w:num w:numId="313">
    <w:abstractNumId w:val="307"/>
  </w:num>
  <w:num w:numId="314">
    <w:abstractNumId w:val="308"/>
  </w:num>
  <w:num w:numId="315">
    <w:abstractNumId w:val="309"/>
  </w:num>
  <w:num w:numId="316">
    <w:abstractNumId w:val="310"/>
  </w:num>
  <w:num w:numId="317">
    <w:abstractNumId w:val="311"/>
  </w:num>
  <w:num w:numId="318">
    <w:abstractNumId w:val="312"/>
  </w:num>
  <w:num w:numId="319">
    <w:abstractNumId w:val="313"/>
  </w:num>
  <w:num w:numId="320">
    <w:abstractNumId w:val="314"/>
  </w:num>
  <w:num w:numId="321">
    <w:abstractNumId w:val="315"/>
  </w:num>
  <w:num w:numId="322">
    <w:abstractNumId w:val="316"/>
  </w:num>
  <w:num w:numId="323">
    <w:abstractNumId w:val="317"/>
  </w:num>
  <w:num w:numId="324">
    <w:abstractNumId w:val="318"/>
  </w:num>
  <w:num w:numId="325">
    <w:abstractNumId w:val="319"/>
  </w:num>
  <w:num w:numId="326">
    <w:abstractNumId w:val="320"/>
  </w:num>
  <w:num w:numId="327">
    <w:abstractNumId w:val="321"/>
  </w:num>
  <w:num w:numId="328">
    <w:abstractNumId w:val="322"/>
  </w:num>
  <w:num w:numId="329">
    <w:abstractNumId w:val="323"/>
  </w:num>
  <w:num w:numId="330">
    <w:abstractNumId w:val="324"/>
  </w:num>
  <w:num w:numId="331">
    <w:abstractNumId w:val="325"/>
  </w:num>
  <w:num w:numId="332">
    <w:abstractNumId w:val="326"/>
  </w:num>
  <w:num w:numId="333">
    <w:abstractNumId w:val="327"/>
  </w:num>
  <w:num w:numId="334">
    <w:abstractNumId w:val="328"/>
  </w:num>
  <w:num w:numId="335">
    <w:abstractNumId w:val="329"/>
  </w:num>
  <w:num w:numId="336">
    <w:abstractNumId w:val="330"/>
  </w:num>
  <w:num w:numId="337">
    <w:abstractNumId w:val="331"/>
  </w:num>
  <w:num w:numId="338">
    <w:abstractNumId w:val="332"/>
  </w:num>
  <w:num w:numId="339">
    <w:abstractNumId w:val="333"/>
  </w:num>
  <w:num w:numId="340">
    <w:abstractNumId w:val="334"/>
  </w:num>
  <w:num w:numId="341">
    <w:abstractNumId w:val="335"/>
  </w:num>
  <w:num w:numId="342">
    <w:abstractNumId w:val="336"/>
  </w:num>
  <w:num w:numId="343">
    <w:abstractNumId w:val="337"/>
  </w:num>
  <w:num w:numId="344">
    <w:abstractNumId w:val="338"/>
  </w:num>
  <w:num w:numId="345">
    <w:abstractNumId w:val="339"/>
  </w:num>
  <w:num w:numId="346">
    <w:abstractNumId w:val="340"/>
  </w:num>
  <w:num w:numId="347">
    <w:abstractNumId w:val="341"/>
  </w:num>
  <w:num w:numId="348">
    <w:abstractNumId w:val="342"/>
  </w:num>
  <w:num w:numId="349">
    <w:abstractNumId w:val="343"/>
  </w:num>
  <w:num w:numId="350">
    <w:abstractNumId w:val="344"/>
  </w:num>
  <w:num w:numId="351">
    <w:abstractNumId w:val="345"/>
  </w:num>
  <w:num w:numId="352">
    <w:abstractNumId w:val="346"/>
  </w:num>
  <w:num w:numId="353">
    <w:abstractNumId w:val="347"/>
  </w:num>
  <w:num w:numId="354">
    <w:abstractNumId w:val="348"/>
  </w:num>
  <w:num w:numId="355">
    <w:abstractNumId w:val="349"/>
  </w:num>
  <w:num w:numId="356">
    <w:abstractNumId w:val="350"/>
  </w:num>
  <w:num w:numId="357">
    <w:abstractNumId w:val="351"/>
  </w:num>
  <w:num w:numId="358">
    <w:abstractNumId w:val="352"/>
  </w:num>
  <w:num w:numId="359">
    <w:abstractNumId w:val="353"/>
  </w:num>
  <w:num w:numId="360">
    <w:abstractNumId w:val="354"/>
  </w:num>
  <w:num w:numId="361">
    <w:abstractNumId w:val="355"/>
  </w:num>
  <w:num w:numId="362">
    <w:abstractNumId w:val="356"/>
  </w:num>
  <w:num w:numId="363">
    <w:abstractNumId w:val="357"/>
  </w:num>
  <w:num w:numId="364">
    <w:abstractNumId w:val="358"/>
  </w:num>
  <w:num w:numId="365">
    <w:abstractNumId w:val="359"/>
  </w:num>
  <w:num w:numId="366">
    <w:abstractNumId w:val="360"/>
  </w:num>
  <w:num w:numId="367">
    <w:abstractNumId w:val="361"/>
  </w:num>
  <w:num w:numId="368">
    <w:abstractNumId w:val="362"/>
  </w:num>
  <w:num w:numId="369">
    <w:abstractNumId w:val="363"/>
  </w:num>
  <w:num w:numId="370">
    <w:abstractNumId w:val="364"/>
  </w:num>
  <w:num w:numId="371">
    <w:abstractNumId w:val="365"/>
  </w:num>
  <w:num w:numId="372">
    <w:abstractNumId w:val="366"/>
  </w:num>
  <w:num w:numId="373">
    <w:abstractNumId w:val="367"/>
  </w:num>
  <w:num w:numId="374">
    <w:abstractNumId w:val="368"/>
  </w:num>
  <w:num w:numId="375">
    <w:abstractNumId w:val="369"/>
  </w:num>
  <w:num w:numId="376">
    <w:abstractNumId w:val="370"/>
  </w:num>
  <w:num w:numId="377">
    <w:abstractNumId w:val="371"/>
  </w:num>
  <w:num w:numId="378">
    <w:abstractNumId w:val="372"/>
  </w:num>
  <w:num w:numId="379">
    <w:abstractNumId w:val="373"/>
  </w:num>
  <w:num w:numId="380">
    <w:abstractNumId w:val="374"/>
  </w:num>
  <w:num w:numId="381">
    <w:abstractNumId w:val="375"/>
  </w:num>
  <w:num w:numId="382">
    <w:abstractNumId w:val="376"/>
  </w:num>
  <w:num w:numId="383">
    <w:abstractNumId w:val="377"/>
  </w:num>
  <w:num w:numId="384">
    <w:abstractNumId w:val="378"/>
  </w:num>
  <w:num w:numId="385">
    <w:abstractNumId w:val="379"/>
  </w:num>
  <w:num w:numId="386">
    <w:abstractNumId w:val="380"/>
  </w:num>
  <w:num w:numId="387">
    <w:abstractNumId w:val="381"/>
  </w:num>
  <w:num w:numId="388">
    <w:abstractNumId w:val="382"/>
  </w:num>
  <w:num w:numId="389">
    <w:abstractNumId w:val="383"/>
  </w:num>
  <w:num w:numId="390">
    <w:abstractNumId w:val="384"/>
  </w:num>
  <w:num w:numId="391">
    <w:abstractNumId w:val="385"/>
  </w:num>
  <w:num w:numId="392">
    <w:abstractNumId w:val="386"/>
  </w:num>
  <w:num w:numId="393">
    <w:abstractNumId w:val="387"/>
  </w:num>
  <w:num w:numId="394">
    <w:abstractNumId w:val="388"/>
  </w:num>
  <w:num w:numId="395">
    <w:abstractNumId w:val="389"/>
  </w:num>
  <w:num w:numId="396">
    <w:abstractNumId w:val="390"/>
  </w:num>
  <w:num w:numId="397">
    <w:abstractNumId w:val="391"/>
  </w:num>
  <w:num w:numId="398">
    <w:abstractNumId w:val="392"/>
  </w:num>
  <w:num w:numId="399">
    <w:abstractNumId w:val="393"/>
  </w:num>
  <w:num w:numId="400">
    <w:abstractNumId w:val="394"/>
  </w:num>
  <w:num w:numId="401">
    <w:abstractNumId w:val="395"/>
  </w:num>
  <w:num w:numId="402">
    <w:abstractNumId w:val="396"/>
  </w:num>
  <w:num w:numId="403">
    <w:abstractNumId w:val="397"/>
  </w:num>
  <w:num w:numId="404">
    <w:abstractNumId w:val="398"/>
  </w:num>
  <w:num w:numId="405">
    <w:abstractNumId w:val="399"/>
  </w:num>
  <w:num w:numId="406">
    <w:abstractNumId w:val="400"/>
  </w:num>
  <w:num w:numId="407">
    <w:abstractNumId w:val="401"/>
  </w:num>
  <w:num w:numId="408">
    <w:abstractNumId w:val="402"/>
  </w:num>
  <w:num w:numId="409">
    <w:abstractNumId w:val="403"/>
  </w:num>
  <w:num w:numId="410">
    <w:abstractNumId w:val="404"/>
  </w:num>
  <w:num w:numId="411">
    <w:abstractNumId w:val="405"/>
  </w:num>
  <w:num w:numId="412">
    <w:abstractNumId w:val="406"/>
  </w:num>
  <w:num w:numId="413">
    <w:abstractNumId w:val="407"/>
  </w:num>
  <w:num w:numId="414">
    <w:abstractNumId w:val="408"/>
  </w:num>
  <w:num w:numId="415">
    <w:abstractNumId w:val="409"/>
  </w:num>
  <w:num w:numId="416">
    <w:abstractNumId w:val="410"/>
  </w:num>
  <w:num w:numId="417">
    <w:abstractNumId w:val="411"/>
  </w:num>
  <w:num w:numId="418">
    <w:abstractNumId w:val="412"/>
  </w:num>
  <w:num w:numId="419">
    <w:abstractNumId w:val="413"/>
  </w:num>
  <w:num w:numId="420">
    <w:abstractNumId w:val="414"/>
  </w:num>
  <w:num w:numId="421">
    <w:abstractNumId w:val="415"/>
  </w:num>
  <w:num w:numId="422">
    <w:abstractNumId w:val="416"/>
  </w:num>
  <w:num w:numId="423">
    <w:abstractNumId w:val="417"/>
  </w:num>
  <w:num w:numId="424">
    <w:abstractNumId w:val="418"/>
  </w:num>
  <w:num w:numId="425">
    <w:abstractNumId w:val="419"/>
  </w:num>
  <w:num w:numId="426">
    <w:abstractNumId w:val="420"/>
  </w:num>
  <w:num w:numId="427">
    <w:abstractNumId w:val="421"/>
  </w:num>
  <w:num w:numId="428">
    <w:abstractNumId w:val="422"/>
  </w:num>
  <w:num w:numId="429">
    <w:abstractNumId w:val="423"/>
  </w:num>
  <w:num w:numId="430">
    <w:abstractNumId w:val="424"/>
  </w:num>
  <w:num w:numId="431">
    <w:abstractNumId w:val="425"/>
  </w:num>
  <w:num w:numId="432">
    <w:abstractNumId w:val="426"/>
  </w:num>
  <w:num w:numId="433">
    <w:abstractNumId w:val="427"/>
  </w:num>
  <w:num w:numId="434">
    <w:abstractNumId w:val="428"/>
  </w:num>
  <w:num w:numId="435">
    <w:abstractNumId w:val="429"/>
  </w:num>
  <w:num w:numId="436">
    <w:abstractNumId w:val="430"/>
  </w:num>
  <w:num w:numId="437">
    <w:abstractNumId w:val="431"/>
  </w:num>
  <w:num w:numId="438">
    <w:abstractNumId w:val="432"/>
  </w:num>
  <w:num w:numId="439">
    <w:abstractNumId w:val="433"/>
  </w:num>
  <w:num w:numId="440">
    <w:abstractNumId w:val="434"/>
  </w:num>
  <w:num w:numId="441">
    <w:abstractNumId w:val="435"/>
  </w:num>
  <w:num w:numId="442">
    <w:abstractNumId w:val="436"/>
  </w:num>
  <w:num w:numId="443">
    <w:abstractNumId w:val="437"/>
  </w:num>
  <w:num w:numId="444">
    <w:abstractNumId w:val="438"/>
  </w:num>
  <w:num w:numId="445">
    <w:abstractNumId w:val="439"/>
  </w:num>
  <w:num w:numId="446">
    <w:abstractNumId w:val="440"/>
  </w:num>
  <w:num w:numId="447">
    <w:abstractNumId w:val="441"/>
  </w:num>
  <w:num w:numId="448">
    <w:abstractNumId w:val="442"/>
  </w:num>
  <w:num w:numId="449">
    <w:abstractNumId w:val="443"/>
  </w:num>
  <w:num w:numId="450">
    <w:abstractNumId w:val="444"/>
  </w:num>
  <w:num w:numId="451">
    <w:abstractNumId w:val="445"/>
  </w:num>
  <w:num w:numId="452">
    <w:abstractNumId w:val="446"/>
  </w:num>
  <w:num w:numId="453">
    <w:abstractNumId w:val="447"/>
  </w:num>
  <w:num w:numId="454">
    <w:abstractNumId w:val="448"/>
  </w:num>
  <w:num w:numId="455">
    <w:abstractNumId w:val="449"/>
  </w:num>
  <w:num w:numId="456">
    <w:abstractNumId w:val="450"/>
  </w:num>
  <w:num w:numId="457">
    <w:abstractNumId w:val="451"/>
  </w:num>
  <w:num w:numId="458">
    <w:abstractNumId w:val="452"/>
  </w:num>
  <w:num w:numId="459">
    <w:abstractNumId w:val="453"/>
  </w:num>
  <w:num w:numId="460">
    <w:abstractNumId w:val="454"/>
  </w:num>
  <w:num w:numId="461">
    <w:abstractNumId w:val="455"/>
  </w:num>
  <w:num w:numId="462">
    <w:abstractNumId w:val="456"/>
  </w:num>
  <w:num w:numId="463">
    <w:abstractNumId w:val="457"/>
  </w:num>
  <w:num w:numId="464">
    <w:abstractNumId w:val="458"/>
  </w:num>
  <w:num w:numId="465">
    <w:abstractNumId w:val="459"/>
  </w:num>
  <w:num w:numId="466">
    <w:abstractNumId w:val="460"/>
  </w:num>
  <w:num w:numId="467">
    <w:abstractNumId w:val="461"/>
  </w:num>
  <w:num w:numId="468">
    <w:abstractNumId w:val="462"/>
  </w:num>
  <w:num w:numId="469">
    <w:abstractNumId w:val="463"/>
  </w:num>
  <w:num w:numId="470">
    <w:abstractNumId w:val="464"/>
  </w:num>
  <w:num w:numId="471">
    <w:abstractNumId w:val="465"/>
  </w:num>
  <w:num w:numId="472">
    <w:abstractNumId w:val="466"/>
  </w:num>
  <w:num w:numId="473">
    <w:abstractNumId w:val="467"/>
  </w:num>
  <w:num w:numId="474">
    <w:abstractNumId w:val="468"/>
  </w:num>
  <w:num w:numId="475">
    <w:abstractNumId w:val="469"/>
  </w:num>
  <w:num w:numId="476">
    <w:abstractNumId w:val="470"/>
  </w:num>
  <w:num w:numId="477">
    <w:abstractNumId w:val="471"/>
  </w:num>
  <w:num w:numId="478">
    <w:abstractNumId w:val="472"/>
  </w:num>
  <w:num w:numId="479">
    <w:abstractNumId w:val="473"/>
  </w:num>
  <w:num w:numId="480">
    <w:abstractNumId w:val="474"/>
  </w:num>
  <w:num w:numId="481">
    <w:abstractNumId w:val="475"/>
  </w:num>
  <w:num w:numId="482">
    <w:abstractNumId w:val="476"/>
  </w:num>
  <w:num w:numId="483">
    <w:abstractNumId w:val="477"/>
  </w:num>
  <w:num w:numId="484">
    <w:abstractNumId w:val="478"/>
  </w:num>
  <w:num w:numId="485">
    <w:abstractNumId w:val="479"/>
  </w:num>
  <w:num w:numId="486">
    <w:abstractNumId w:val="480"/>
  </w:num>
  <w:num w:numId="487">
    <w:abstractNumId w:val="481"/>
  </w:num>
  <w:num w:numId="488">
    <w:abstractNumId w:val="482"/>
  </w:num>
  <w:num w:numId="489">
    <w:abstractNumId w:val="483"/>
  </w:num>
  <w:num w:numId="490">
    <w:abstractNumId w:val="484"/>
  </w:num>
  <w:num w:numId="491">
    <w:abstractNumId w:val="485"/>
  </w:num>
  <w:num w:numId="492">
    <w:abstractNumId w:val="486"/>
  </w:num>
  <w:num w:numId="493">
    <w:abstractNumId w:val="487"/>
  </w:num>
  <w:num w:numId="494">
    <w:abstractNumId w:val="488"/>
  </w:num>
  <w:num w:numId="495">
    <w:abstractNumId w:val="489"/>
  </w:num>
  <w:num w:numId="496">
    <w:abstractNumId w:val="490"/>
  </w:num>
  <w:num w:numId="497">
    <w:abstractNumId w:val="491"/>
  </w:num>
  <w:num w:numId="498">
    <w:abstractNumId w:val="492"/>
  </w:num>
  <w:num w:numId="499">
    <w:abstractNumId w:val="493"/>
  </w:num>
  <w:num w:numId="500">
    <w:abstractNumId w:val="494"/>
  </w:num>
  <w:num w:numId="501">
    <w:abstractNumId w:val="495"/>
  </w:num>
  <w:num w:numId="502">
    <w:abstractNumId w:val="496"/>
  </w:num>
  <w:num w:numId="503">
    <w:abstractNumId w:val="497"/>
  </w:num>
  <w:num w:numId="504">
    <w:abstractNumId w:val="498"/>
  </w:num>
  <w:num w:numId="505">
    <w:abstractNumId w:val="499"/>
  </w:num>
  <w:num w:numId="506">
    <w:abstractNumId w:val="500"/>
  </w:num>
  <w:num w:numId="507">
    <w:abstractNumId w:val="501"/>
  </w:num>
  <w:num w:numId="508">
    <w:abstractNumId w:val="502"/>
  </w:num>
  <w:num w:numId="509">
    <w:abstractNumId w:val="503"/>
  </w:num>
  <w:num w:numId="510">
    <w:abstractNumId w:val="504"/>
  </w:num>
  <w:num w:numId="511">
    <w:abstractNumId w:val="505"/>
  </w:num>
  <w:num w:numId="512">
    <w:abstractNumId w:val="506"/>
  </w:num>
  <w:num w:numId="513">
    <w:abstractNumId w:val="507"/>
  </w:num>
  <w:num w:numId="514">
    <w:abstractNumId w:val="508"/>
  </w:num>
  <w:num w:numId="515">
    <w:abstractNumId w:val="509"/>
  </w:num>
  <w:num w:numId="516">
    <w:abstractNumId w:val="510"/>
  </w:num>
  <w:num w:numId="517">
    <w:abstractNumId w:val="511"/>
  </w:num>
  <w:num w:numId="518">
    <w:abstractNumId w:val="512"/>
  </w:num>
  <w:num w:numId="519">
    <w:abstractNumId w:val="513"/>
  </w:num>
  <w:num w:numId="520">
    <w:abstractNumId w:val="514"/>
  </w:num>
  <w:num w:numId="521">
    <w:abstractNumId w:val="515"/>
  </w:num>
  <w:num w:numId="522">
    <w:abstractNumId w:val="516"/>
  </w:num>
  <w:num w:numId="523">
    <w:abstractNumId w:val="517"/>
  </w:num>
  <w:num w:numId="524">
    <w:abstractNumId w:val="518"/>
  </w:num>
  <w:num w:numId="525">
    <w:abstractNumId w:val="519"/>
  </w:num>
  <w:num w:numId="526">
    <w:abstractNumId w:val="520"/>
  </w:num>
  <w:num w:numId="527">
    <w:abstractNumId w:val="521"/>
  </w:num>
  <w:num w:numId="528">
    <w:abstractNumId w:val="522"/>
  </w:num>
  <w:num w:numId="529">
    <w:abstractNumId w:val="523"/>
  </w:num>
  <w:num w:numId="530">
    <w:abstractNumId w:val="524"/>
  </w:num>
  <w:num w:numId="531">
    <w:abstractNumId w:val="525"/>
  </w:num>
  <w:num w:numId="532">
    <w:abstractNumId w:val="526"/>
  </w:num>
  <w:num w:numId="533">
    <w:abstractNumId w:val="527"/>
  </w:num>
  <w:num w:numId="534">
    <w:abstractNumId w:val="528"/>
  </w:num>
  <w:num w:numId="535">
    <w:abstractNumId w:val="529"/>
  </w:num>
  <w:num w:numId="536">
    <w:abstractNumId w:val="530"/>
  </w:num>
  <w:num w:numId="537">
    <w:abstractNumId w:val="531"/>
  </w:num>
  <w:num w:numId="538">
    <w:abstractNumId w:val="532"/>
  </w:num>
  <w:num w:numId="539">
    <w:abstractNumId w:val="533"/>
  </w:num>
  <w:num w:numId="540">
    <w:abstractNumId w:val="534"/>
  </w:num>
  <w:num w:numId="541">
    <w:abstractNumId w:val="535"/>
  </w:num>
  <w:num w:numId="542">
    <w:abstractNumId w:val="536"/>
  </w:num>
  <w:num w:numId="543">
    <w:abstractNumId w:val="537"/>
  </w:num>
  <w:num w:numId="544">
    <w:abstractNumId w:val="538"/>
  </w:num>
  <w:num w:numId="545">
    <w:abstractNumId w:val="539"/>
  </w:num>
  <w:num w:numId="546">
    <w:abstractNumId w:val="540"/>
  </w:num>
  <w:num w:numId="547">
    <w:abstractNumId w:val="541"/>
  </w:num>
  <w:num w:numId="548">
    <w:abstractNumId w:val="542"/>
  </w:num>
  <w:num w:numId="549">
    <w:abstractNumId w:val="543"/>
  </w:num>
  <w:num w:numId="550">
    <w:abstractNumId w:val="544"/>
  </w:num>
  <w:num w:numId="551">
    <w:abstractNumId w:val="545"/>
  </w:num>
  <w:num w:numId="552">
    <w:abstractNumId w:val="546"/>
  </w:num>
  <w:num w:numId="553">
    <w:abstractNumId w:val="547"/>
  </w:num>
  <w:num w:numId="554">
    <w:abstractNumId w:val="548"/>
  </w:num>
  <w:num w:numId="555">
    <w:abstractNumId w:val="549"/>
  </w:num>
  <w:num w:numId="556">
    <w:abstractNumId w:val="550"/>
  </w:num>
  <w:num w:numId="557">
    <w:abstractNumId w:val="551"/>
  </w:num>
  <w:num w:numId="558">
    <w:abstractNumId w:val="552"/>
  </w:num>
  <w:num w:numId="559">
    <w:abstractNumId w:val="553"/>
  </w:num>
  <w:num w:numId="560">
    <w:abstractNumId w:val="554"/>
  </w:num>
  <w:num w:numId="561">
    <w:abstractNumId w:val="555"/>
  </w:num>
  <w:num w:numId="562">
    <w:abstractNumId w:val="556"/>
  </w:num>
  <w:num w:numId="563">
    <w:abstractNumId w:val="557"/>
  </w:num>
  <w:num w:numId="564">
    <w:abstractNumId w:val="558"/>
  </w:num>
  <w:num w:numId="565">
    <w:abstractNumId w:val="559"/>
  </w:num>
  <w:num w:numId="566">
    <w:abstractNumId w:val="560"/>
  </w:num>
  <w:num w:numId="567">
    <w:abstractNumId w:val="561"/>
  </w:num>
  <w:num w:numId="568">
    <w:abstractNumId w:val="562"/>
  </w:num>
  <w:num w:numId="569">
    <w:abstractNumId w:val="563"/>
  </w:num>
  <w:num w:numId="570">
    <w:abstractNumId w:val="564"/>
  </w:num>
  <w:num w:numId="571">
    <w:abstractNumId w:val="565"/>
  </w:num>
  <w:num w:numId="572">
    <w:abstractNumId w:val="566"/>
  </w:num>
  <w:num w:numId="573">
    <w:abstractNumId w:val="567"/>
  </w:num>
  <w:num w:numId="574">
    <w:abstractNumId w:val="568"/>
  </w:num>
  <w:num w:numId="575">
    <w:abstractNumId w:val="569"/>
  </w:num>
  <w:num w:numId="576">
    <w:abstractNumId w:val="570"/>
  </w:num>
  <w:num w:numId="577">
    <w:abstractNumId w:val="571"/>
  </w:num>
  <w:num w:numId="578">
    <w:abstractNumId w:val="572"/>
  </w:num>
  <w:num w:numId="579">
    <w:abstractNumId w:val="573"/>
  </w:num>
  <w:num w:numId="580">
    <w:abstractNumId w:val="574"/>
  </w:num>
  <w:num w:numId="581">
    <w:abstractNumId w:val="575"/>
  </w:num>
  <w:num w:numId="582">
    <w:abstractNumId w:val="576"/>
  </w:num>
  <w:num w:numId="583">
    <w:abstractNumId w:val="577"/>
  </w:num>
  <w:num w:numId="584">
    <w:abstractNumId w:val="578"/>
  </w:num>
  <w:num w:numId="585">
    <w:abstractNumId w:val="579"/>
  </w:num>
  <w:num w:numId="586">
    <w:abstractNumId w:val="580"/>
  </w:num>
  <w:num w:numId="587">
    <w:abstractNumId w:val="581"/>
  </w:num>
  <w:num w:numId="588">
    <w:abstractNumId w:val="582"/>
  </w:num>
  <w:num w:numId="589">
    <w:abstractNumId w:val="583"/>
  </w:num>
  <w:num w:numId="590">
    <w:abstractNumId w:val="584"/>
  </w:num>
  <w:num w:numId="591">
    <w:abstractNumId w:val="585"/>
  </w:num>
  <w:num w:numId="592">
    <w:abstractNumId w:val="586"/>
  </w:num>
  <w:num w:numId="593">
    <w:abstractNumId w:val="587"/>
  </w:num>
  <w:num w:numId="594">
    <w:abstractNumId w:val="588"/>
  </w:num>
  <w:num w:numId="595">
    <w:abstractNumId w:val="589"/>
  </w:num>
  <w:num w:numId="596">
    <w:abstractNumId w:val="590"/>
  </w:num>
  <w:num w:numId="597">
    <w:abstractNumId w:val="591"/>
  </w:num>
  <w:num w:numId="598">
    <w:abstractNumId w:val="592"/>
  </w:num>
  <w:num w:numId="599">
    <w:abstractNumId w:val="593"/>
  </w:num>
  <w:num w:numId="600">
    <w:abstractNumId w:val="594"/>
  </w:num>
  <w:num w:numId="601">
    <w:abstractNumId w:val="595"/>
  </w:num>
  <w:num w:numId="602">
    <w:abstractNumId w:val="596"/>
  </w:num>
  <w:num w:numId="603">
    <w:abstractNumId w:val="597"/>
  </w:num>
  <w:num w:numId="604">
    <w:abstractNumId w:val="598"/>
  </w:num>
  <w:num w:numId="605">
    <w:abstractNumId w:val="599"/>
  </w:num>
  <w:num w:numId="606">
    <w:abstractNumId w:val="600"/>
  </w:num>
  <w:num w:numId="607">
    <w:abstractNumId w:val="601"/>
  </w:num>
  <w:num w:numId="608">
    <w:abstractNumId w:val="602"/>
  </w:num>
  <w:num w:numId="609">
    <w:abstractNumId w:val="603"/>
  </w:num>
  <w:num w:numId="610">
    <w:abstractNumId w:val="604"/>
  </w:num>
  <w:num w:numId="611">
    <w:abstractNumId w:val="605"/>
  </w:num>
  <w:num w:numId="612">
    <w:abstractNumId w:val="606"/>
  </w:num>
  <w:num w:numId="613">
    <w:abstractNumId w:val="607"/>
  </w:num>
  <w:num w:numId="614">
    <w:abstractNumId w:val="608"/>
  </w:num>
  <w:num w:numId="615">
    <w:abstractNumId w:val="609"/>
  </w:num>
  <w:num w:numId="616">
    <w:abstractNumId w:val="610"/>
  </w:num>
  <w:num w:numId="617">
    <w:abstractNumId w:val="611"/>
  </w:num>
  <w:num w:numId="618">
    <w:abstractNumId w:val="612"/>
  </w:num>
  <w:num w:numId="619">
    <w:abstractNumId w:val="613"/>
  </w:num>
  <w:num w:numId="620">
    <w:abstractNumId w:val="614"/>
  </w:num>
  <w:num w:numId="621">
    <w:abstractNumId w:val="615"/>
  </w:num>
  <w:num w:numId="622">
    <w:abstractNumId w:val="616"/>
  </w:num>
  <w:num w:numId="623">
    <w:abstractNumId w:val="617"/>
  </w:num>
  <w:num w:numId="624">
    <w:abstractNumId w:val="618"/>
  </w:num>
  <w:num w:numId="625">
    <w:abstractNumId w:val="619"/>
  </w:num>
  <w:num w:numId="626">
    <w:abstractNumId w:val="620"/>
  </w:num>
  <w:num w:numId="627">
    <w:abstractNumId w:val="621"/>
  </w:num>
  <w:num w:numId="628">
    <w:abstractNumId w:val="622"/>
  </w:num>
  <w:num w:numId="629">
    <w:abstractNumId w:val="623"/>
  </w:num>
  <w:num w:numId="630">
    <w:abstractNumId w:val="624"/>
  </w:num>
  <w:num w:numId="631">
    <w:abstractNumId w:val="625"/>
  </w:num>
  <w:num w:numId="632">
    <w:abstractNumId w:val="626"/>
  </w:num>
  <w:num w:numId="633">
    <w:abstractNumId w:val="627"/>
  </w:num>
  <w:num w:numId="634">
    <w:abstractNumId w:val="628"/>
  </w:num>
  <w:num w:numId="635">
    <w:abstractNumId w:val="629"/>
  </w:num>
  <w:num w:numId="636">
    <w:abstractNumId w:val="630"/>
  </w:num>
  <w:num w:numId="637">
    <w:abstractNumId w:val="631"/>
  </w:num>
  <w:num w:numId="638">
    <w:abstractNumId w:val="632"/>
  </w:num>
  <w:num w:numId="639">
    <w:abstractNumId w:val="633"/>
  </w:num>
  <w:num w:numId="640">
    <w:abstractNumId w:val="634"/>
  </w:num>
  <w:num w:numId="641">
    <w:abstractNumId w:val="635"/>
  </w:num>
  <w:num w:numId="642">
    <w:abstractNumId w:val="636"/>
  </w:num>
  <w:num w:numId="643">
    <w:abstractNumId w:val="637"/>
  </w:num>
  <w:num w:numId="644">
    <w:abstractNumId w:val="638"/>
  </w:num>
  <w:num w:numId="645">
    <w:abstractNumId w:val="639"/>
  </w:num>
  <w:num w:numId="646">
    <w:abstractNumId w:val="640"/>
  </w:num>
  <w:num w:numId="647">
    <w:abstractNumId w:val="641"/>
  </w:num>
  <w:num w:numId="648">
    <w:abstractNumId w:val="642"/>
  </w:num>
  <w:num w:numId="649">
    <w:abstractNumId w:val="643"/>
  </w:num>
  <w:num w:numId="650">
    <w:abstractNumId w:val="644"/>
  </w:num>
  <w:num w:numId="651">
    <w:abstractNumId w:val="645"/>
  </w:num>
  <w:num w:numId="652">
    <w:abstractNumId w:val="646"/>
  </w:num>
  <w:num w:numId="653">
    <w:abstractNumId w:val="647"/>
  </w:num>
  <w:num w:numId="654">
    <w:abstractNumId w:val="648"/>
  </w:num>
  <w:num w:numId="655">
    <w:abstractNumId w:val="649"/>
  </w:num>
  <w:num w:numId="656">
    <w:abstractNumId w:val="650"/>
  </w:num>
  <w:num w:numId="657">
    <w:abstractNumId w:val="651"/>
  </w:num>
  <w:num w:numId="658">
    <w:abstractNumId w:val="652"/>
  </w:num>
  <w:num w:numId="659">
    <w:abstractNumId w:val="653"/>
  </w:num>
  <w:num w:numId="660">
    <w:abstractNumId w:val="654"/>
  </w:num>
  <w:num w:numId="661">
    <w:abstractNumId w:val="655"/>
  </w:num>
  <w:num w:numId="662">
    <w:abstractNumId w:val="656"/>
  </w:num>
  <w:num w:numId="663">
    <w:abstractNumId w:val="657"/>
  </w:num>
  <w:num w:numId="664">
    <w:abstractNumId w:val="658"/>
  </w:num>
  <w:num w:numId="665">
    <w:abstractNumId w:val="659"/>
  </w:num>
  <w:num w:numId="666">
    <w:abstractNumId w:val="660"/>
  </w:num>
  <w:num w:numId="667">
    <w:abstractNumId w:val="661"/>
  </w:num>
  <w:num w:numId="668">
    <w:abstractNumId w:val="662"/>
  </w:num>
  <w:num w:numId="669">
    <w:abstractNumId w:val="663"/>
  </w:num>
  <w:num w:numId="670">
    <w:abstractNumId w:val="664"/>
  </w:num>
  <w:num w:numId="671">
    <w:abstractNumId w:val="665"/>
  </w:num>
  <w:num w:numId="672">
    <w:abstractNumId w:val="666"/>
  </w:num>
  <w:num w:numId="673">
    <w:abstractNumId w:val="667"/>
  </w:num>
  <w:num w:numId="674">
    <w:abstractNumId w:val="668"/>
  </w:num>
  <w:num w:numId="675">
    <w:abstractNumId w:val="669"/>
  </w:num>
  <w:num w:numId="676">
    <w:abstractNumId w:val="670"/>
  </w:num>
  <w:num w:numId="677">
    <w:abstractNumId w:val="671"/>
  </w:num>
  <w:num w:numId="678">
    <w:abstractNumId w:val="672"/>
  </w:num>
  <w:num w:numId="679">
    <w:abstractNumId w:val="673"/>
  </w:num>
  <w:num w:numId="680">
    <w:abstractNumId w:val="674"/>
  </w:num>
  <w:num w:numId="681">
    <w:abstractNumId w:val="675"/>
  </w:num>
  <w:num w:numId="682">
    <w:abstractNumId w:val="676"/>
  </w:num>
  <w:num w:numId="683">
    <w:abstractNumId w:val="677"/>
  </w:num>
  <w:num w:numId="684">
    <w:abstractNumId w:val="678"/>
  </w:num>
  <w:num w:numId="685">
    <w:abstractNumId w:val="679"/>
  </w:num>
  <w:num w:numId="686">
    <w:abstractNumId w:val="680"/>
  </w:num>
  <w:num w:numId="687">
    <w:abstractNumId w:val="681"/>
  </w:num>
  <w:num w:numId="688">
    <w:abstractNumId w:val="682"/>
  </w:num>
  <w:num w:numId="689"/>
  <w:num w:numId="690">
    <w:abstractNumId w:val="683"/>
  </w:num>
  <w:num w:numId="691">
    <w:abstractNumId w:val="684"/>
  </w:num>
  <w:num w:numId="692">
    <w:abstractNumId w:val="685"/>
  </w:num>
  <w:num w:numId="693">
    <w:abstractNumId w:val="686"/>
  </w:num>
  <w:num w:numId="694"/>
  <w:num w:numId="695">
    <w:abstractNumId w:val="687"/>
  </w:num>
  <w:num w:numId="696">
    <w:abstractNumId w:val="688"/>
  </w:num>
  <w:num w:numId="697">
    <w:abstractNumId w:val="689"/>
  </w:num>
  <w:num w:numId="698">
    <w:abstractNumId w:val="690"/>
  </w:num>
  <w:num w:numId="699">
    <w:abstractNumId w:val="691"/>
  </w:num>
  <w:num w:numId="700">
    <w:abstractNumId w:val="692"/>
  </w:num>
  <w:num w:numId="701">
    <w:abstractNumId w:val="693"/>
  </w:num>
  <w:num w:numId="702">
    <w:abstractNumId w:val="694"/>
  </w:num>
  <w:num w:numId="703">
    <w:abstractNumId w:val="695"/>
  </w:num>
  <w:num w:numId="704">
    <w:abstractNumId w:val="696"/>
  </w:num>
  <w:num w:numId="705">
    <w:abstractNumId w:val="697"/>
  </w:num>
  <w:num w:numId="706">
    <w:abstractNumId w:val="698"/>
  </w:num>
  <w:num w:numId="707">
    <w:abstractNumId w:val="699"/>
  </w:num>
  <w:num w:numId="708">
    <w:abstractNumId w:val="700"/>
  </w:num>
  <w:num w:numId="709">
    <w:abstractNumId w:val="701"/>
  </w:num>
  <w:num w:numId="710">
    <w:abstractNumId w:val="702"/>
  </w:num>
  <w:num w:numId="711">
    <w:abstractNumId w:val="703"/>
  </w:num>
  <w:num w:numId="712">
    <w:abstractNumId w:val="704"/>
  </w:num>
  <w:num w:numId="713">
    <w:abstractNumId w:val="705"/>
  </w:num>
  <w:num w:numId="714">
    <w:abstractNumId w:val="706"/>
  </w:num>
  <w:num w:numId="715">
    <w:abstractNumId w:val="707"/>
  </w:num>
  <w:num w:numId="716">
    <w:abstractNumId w:val="708"/>
  </w:num>
  <w:num w:numId="717">
    <w:abstractNumId w:val="709"/>
  </w:num>
  <w:num w:numId="718">
    <w:abstractNumId w:val="710"/>
  </w:num>
  <w:num w:numId="719">
    <w:abstractNumId w:val="711"/>
  </w:num>
  <w:num w:numId="720">
    <w:abstractNumId w:val="712"/>
  </w:num>
  <w:num w:numId="721">
    <w:abstractNumId w:val="713"/>
  </w:num>
  <w:num w:numId="722">
    <w:abstractNumId w:val="714"/>
  </w:num>
  <w:num w:numId="723">
    <w:abstractNumId w:val="715"/>
  </w:num>
  <w:num w:numId="724">
    <w:abstractNumId w:val="716"/>
  </w:num>
  <w:num w:numId="725">
    <w:abstractNumId w:val="717"/>
  </w:num>
  <w:num w:numId="726">
    <w:abstractNumId w:val="718"/>
  </w:num>
  <w:num w:numId="727">
    <w:abstractNumId w:val="719"/>
  </w:num>
  <w:num w:numId="728">
    <w:abstractNumId w:val="720"/>
  </w:num>
  <w:num w:numId="729">
    <w:abstractNumId w:val="721"/>
  </w:num>
  <w:num w:numId="730">
    <w:abstractNumId w:val="722"/>
  </w:num>
  <w:num w:numId="731">
    <w:abstractNumId w:val="723"/>
  </w:num>
  <w:num w:numId="732">
    <w:abstractNumId w:val="724"/>
  </w:num>
  <w:num w:numId="733">
    <w:abstractNumId w:val="725"/>
  </w:num>
  <w:num w:numId="734">
    <w:abstractNumId w:val="726"/>
  </w:num>
  <w:num w:numId="735">
    <w:abstractNumId w:val="727"/>
  </w:num>
  <w:num w:numId="736">
    <w:abstractNumId w:val="728"/>
  </w:num>
  <w:num w:numId="737">
    <w:abstractNumId w:val="729"/>
  </w:num>
  <w:num w:numId="738">
    <w:abstractNumId w:val="730"/>
  </w:num>
  <w:num w:numId="739">
    <w:abstractNumId w:val="731"/>
  </w:num>
  <w:num w:numId="740">
    <w:abstractNumId w:val="732"/>
  </w:num>
  <w:num w:numId="741">
    <w:abstractNumId w:val="733"/>
  </w:num>
  <w:num w:numId="742">
    <w:abstractNumId w:val="734"/>
  </w:num>
  <w:num w:numId="743">
    <w:abstractNumId w:val="735"/>
  </w:num>
  <w:num w:numId="744">
    <w:abstractNumId w:val="736"/>
  </w:num>
  <w:num w:numId="745">
    <w:abstractNumId w:val="737"/>
  </w:num>
  <w:num w:numId="746">
    <w:abstractNumId w:val="738"/>
  </w:num>
  <w:num w:numId="747">
    <w:abstractNumId w:val="739"/>
  </w:num>
  <w:num w:numId="748">
    <w:abstractNumId w:val="740"/>
  </w:num>
  <w:num w:numId="749">
    <w:abstractNumId w:val="741"/>
  </w:num>
  <w:num w:numId="750">
    <w:abstractNumId w:val="742"/>
  </w:num>
  <w:num w:numId="751">
    <w:abstractNumId w:val="743"/>
  </w:num>
  <w:num w:numId="752">
    <w:abstractNumId w:val="744"/>
  </w:num>
  <w:num w:numId="753">
    <w:abstractNumId w:val="745"/>
  </w:num>
  <w:num w:numId="754">
    <w:abstractNumId w:val="746"/>
  </w:num>
  <w:num w:numId="755">
    <w:abstractNumId w:val="747"/>
  </w:num>
  <w:num w:numId="756">
    <w:abstractNumId w:val="748"/>
  </w:num>
  <w:num w:numId="757">
    <w:abstractNumId w:val="749"/>
  </w:num>
  <w:num w:numId="758">
    <w:abstractNumId w:val="750"/>
  </w:num>
  <w:num w:numId="759">
    <w:abstractNumId w:val="751"/>
  </w:num>
  <w:num w:numId="760">
    <w:abstractNumId w:val="752"/>
  </w:num>
  <w:num w:numId="761">
    <w:abstractNumId w:val="753"/>
  </w:num>
  <w:num w:numId="762">
    <w:abstractNumId w:val="754"/>
  </w:num>
  <w:num w:numId="763">
    <w:abstractNumId w:val="755"/>
  </w:num>
  <w:num w:numId="764">
    <w:abstractNumId w:val="756"/>
  </w:num>
  <w:num w:numId="765">
    <w:abstractNumId w:val="757"/>
  </w:num>
  <w:num w:numId="766">
    <w:abstractNumId w:val="758"/>
  </w:num>
  <w:num w:numId="767">
    <w:abstractNumId w:val="759"/>
  </w:num>
  <w:num w:numId="768">
    <w:abstractNumId w:val="760"/>
  </w:num>
  <w:num w:numId="769">
    <w:abstractNumId w:val="761"/>
  </w:num>
  <w:num w:numId="770">
    <w:abstractNumId w:val="762"/>
  </w:num>
  <w:num w:numId="771">
    <w:abstractNumId w:val="763"/>
  </w:num>
  <w:num w:numId="772">
    <w:abstractNumId w:val="764"/>
  </w:num>
  <w:num w:numId="773">
    <w:abstractNumId w:val="765"/>
  </w:num>
  <w:num w:numId="774">
    <w:abstractNumId w:val="766"/>
  </w:num>
  <w:num w:numId="775">
    <w:abstractNumId w:val="767"/>
  </w:num>
  <w:num w:numId="776">
    <w:abstractNumId w:val="768"/>
  </w:num>
  <w:num w:numId="777">
    <w:abstractNumId w:val="769"/>
  </w:num>
  <w:num w:numId="778">
    <w:abstractNumId w:val="770"/>
  </w:num>
  <w:num w:numId="779">
    <w:abstractNumId w:val="771"/>
  </w:num>
  <w:num w:numId="780">
    <w:abstractNumId w:val="772"/>
  </w:num>
  <w:num w:numId="781">
    <w:abstractNumId w:val="773"/>
  </w:num>
  <w:num w:numId="782">
    <w:abstractNumId w:val="774"/>
  </w:num>
  <w:num w:numId="783">
    <w:abstractNumId w:val="775"/>
  </w:num>
  <w:num w:numId="784">
    <w:abstractNumId w:val="776"/>
  </w:num>
  <w:num w:numId="785">
    <w:abstractNumId w:val="777"/>
  </w:num>
  <w:num w:numId="786">
    <w:abstractNumId w:val="778"/>
  </w:num>
  <w:num w:numId="787">
    <w:abstractNumId w:val="779"/>
  </w:num>
  <w:num w:numId="788">
    <w:abstractNumId w:val="780"/>
  </w:num>
  <w:num w:numId="789">
    <w:abstractNumId w:val="781"/>
  </w:num>
  <w:num w:numId="790">
    <w:abstractNumId w:val="782"/>
  </w:num>
  <w:num w:numId="791">
    <w:abstractNumId w:val="783"/>
  </w:num>
  <w:num w:numId="792">
    <w:abstractNumId w:val="784"/>
  </w:num>
  <w:num w:numId="793">
    <w:abstractNumId w:val="785"/>
  </w:num>
  <w:num w:numId="794">
    <w:abstractNumId w:val="786"/>
  </w:num>
  <w:num w:numId="795">
    <w:abstractNumId w:val="787"/>
  </w:num>
  <w:num w:numId="796">
    <w:abstractNumId w:val="788"/>
  </w:num>
  <w:num w:numId="797">
    <w:abstractNumId w:val="789"/>
  </w:num>
  <w:num w:numId="798">
    <w:abstractNumId w:val="790"/>
  </w:num>
  <w:num w:numId="799">
    <w:abstractNumId w:val="791"/>
  </w:num>
  <w:num w:numId="800">
    <w:abstractNumId w:val="792"/>
  </w:num>
  <w:num w:numId="801">
    <w:abstractNumId w:val="793"/>
  </w:num>
  <w:num w:numId="802">
    <w:abstractNumId w:val="794"/>
  </w:num>
  <w:num w:numId="803">
    <w:abstractNumId w:val="795"/>
  </w:num>
  <w:num w:numId="804">
    <w:abstractNumId w:val="796"/>
  </w:num>
  <w:num w:numId="805">
    <w:abstractNumId w:val="797"/>
  </w:num>
  <w:num w:numId="806">
    <w:abstractNumId w:val="798"/>
  </w:num>
  <w:num w:numId="807">
    <w:abstractNumId w:val="799"/>
  </w:num>
  <w:num w:numId="808">
    <w:abstractNumId w:val="800"/>
  </w:num>
  <w:num w:numId="809">
    <w:abstractNumId w:val="801"/>
  </w:num>
  <w:num w:numId="810">
    <w:abstractNumId w:val="802"/>
  </w:num>
  <w:num w:numId="811">
    <w:abstractNumId w:val="803"/>
  </w:num>
  <w:num w:numId="812">
    <w:abstractNumId w:val="804"/>
  </w:num>
  <w:num w:numId="813">
    <w:abstractNumId w:val="805"/>
  </w:num>
  <w:num w:numId="814">
    <w:abstractNumId w:val="806"/>
  </w:num>
  <w:num w:numId="815">
    <w:abstractNumId w:val="807"/>
  </w:num>
  <w:num w:numId="816">
    <w:abstractNumId w:val="808"/>
  </w:num>
  <w:num w:numId="817">
    <w:abstractNumId w:val="809"/>
  </w:num>
  <w:num w:numId="818">
    <w:abstractNumId w:val="810"/>
  </w:num>
  <w:num w:numId="819">
    <w:abstractNumId w:val="811"/>
  </w:num>
  <w:num w:numId="820">
    <w:abstractNumId w:val="812"/>
  </w:num>
  <w:num w:numId="821">
    <w:abstractNumId w:val="813"/>
  </w:num>
  <w:num w:numId="822">
    <w:abstractNumId w:val="814"/>
  </w:num>
  <w:num w:numId="823">
    <w:abstractNumId w:val="815"/>
  </w:num>
  <w:num w:numId="824">
    <w:abstractNumId w:val="816"/>
  </w:num>
  <w:num w:numId="825">
    <w:abstractNumId w:val="817"/>
  </w:num>
  <w:num w:numId="826">
    <w:abstractNumId w:val="818"/>
  </w:num>
  <w:num w:numId="827">
    <w:abstractNumId w:val="819"/>
  </w:num>
  <w:num w:numId="828">
    <w:abstractNumId w:val="820"/>
  </w:num>
  <w:num w:numId="829">
    <w:abstractNumId w:val="821"/>
  </w:num>
  <w:num w:numId="830">
    <w:abstractNumId w:val="822"/>
  </w:num>
  <w:num w:numId="831">
    <w:abstractNumId w:val="823"/>
  </w:num>
  <w:num w:numId="832">
    <w:abstractNumId w:val="824"/>
  </w:num>
  <w:num w:numId="833">
    <w:abstractNumId w:val="825"/>
  </w:num>
  <w:num w:numId="834">
    <w:abstractNumId w:val="826"/>
  </w:num>
  <w:num w:numId="835">
    <w:abstractNumId w:val="827"/>
  </w:num>
  <w:num w:numId="836">
    <w:abstractNumId w:val="828"/>
  </w:num>
  <w:num w:numId="837">
    <w:abstractNumId w:val="829"/>
  </w:num>
  <w:num w:numId="838">
    <w:abstractNumId w:val="830"/>
  </w:num>
  <w:num w:numId="839">
    <w:abstractNumId w:val="831"/>
  </w:num>
  <w:num w:numId="840">
    <w:abstractNumId w:val="832"/>
  </w:num>
  <w:num w:numId="841">
    <w:abstractNumId w:val="833"/>
  </w:num>
  <w:num w:numId="842">
    <w:abstractNumId w:val="834"/>
  </w:num>
  <w:num w:numId="843">
    <w:abstractNumId w:val="835"/>
  </w:num>
  <w:num w:numId="844">
    <w:abstractNumId w:val="83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ebedee Nicholls">
    <w15:presenceInfo w15:providerId="Teamlab" w15:userId="72265469-1f92-4133-a7a1-d4cbd7e8d8b9"/>
  </w15:person>
  <w15:person w15:author="David Hassell">
    <w15:presenceInfo w15:providerId="Teamlab" w15:userId="e42c3f48-66ba-4efd-805a-1ef7f6780645"/>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vid Hassell">
    <w15:presenceInfo w15:providerId="Teamlab" w15:userId="e42c3f48-66ba-4efd-805a-1ef7f6780645"/>
  </w15:person>
  <w15:person w15:author="Karl Taylor">
    <w15:presenceInfo w15:providerId="Teamlab" w15:userId="377fb9d8-4f52-45d0-a870-b8658ba8f5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414">
    <w:name w:val="Intense Emphasis"/>
    <w:basedOn w:val="2603"/>
    <w:uiPriority w:val="21"/>
    <w:qFormat/>
    <w:pPr>
      <w:pBdr/>
      <w:spacing/>
      <w:ind/>
    </w:pPr>
    <w:rPr>
      <w:i/>
      <w:iCs/>
      <w:color w:val="0f4761" w:themeColor="accent1" w:themeShade="BF"/>
    </w:rPr>
  </w:style>
  <w:style w:type="character" w:styleId="2415">
    <w:name w:val="Intense Reference"/>
    <w:basedOn w:val="2603"/>
    <w:uiPriority w:val="32"/>
    <w:qFormat/>
    <w:pPr>
      <w:pBdr/>
      <w:spacing/>
      <w:ind/>
    </w:pPr>
    <w:rPr>
      <w:b/>
      <w:bCs/>
      <w:smallCaps/>
      <w:color w:val="0f4761" w:themeColor="accent1" w:themeShade="BF"/>
      <w:spacing w:val="5"/>
    </w:rPr>
  </w:style>
  <w:style w:type="character" w:styleId="2416">
    <w:name w:val="Subtle Emphasis"/>
    <w:basedOn w:val="2603"/>
    <w:uiPriority w:val="19"/>
    <w:qFormat/>
    <w:pPr>
      <w:pBdr/>
      <w:spacing/>
      <w:ind/>
    </w:pPr>
    <w:rPr>
      <w:i/>
      <w:iCs/>
      <w:color w:val="404040" w:themeColor="text1" w:themeTint="BF"/>
    </w:rPr>
  </w:style>
  <w:style w:type="character" w:styleId="2417">
    <w:name w:val="Emphasis"/>
    <w:basedOn w:val="2603"/>
    <w:uiPriority w:val="20"/>
    <w:qFormat/>
    <w:pPr>
      <w:pBdr/>
      <w:spacing/>
      <w:ind/>
    </w:pPr>
    <w:rPr>
      <w:i/>
      <w:iCs/>
    </w:rPr>
  </w:style>
  <w:style w:type="character" w:styleId="2418">
    <w:name w:val="Strong"/>
    <w:basedOn w:val="2603"/>
    <w:uiPriority w:val="22"/>
    <w:qFormat/>
    <w:pPr>
      <w:pBdr/>
      <w:spacing/>
      <w:ind/>
    </w:pPr>
    <w:rPr>
      <w:b/>
      <w:bCs/>
    </w:rPr>
  </w:style>
  <w:style w:type="character" w:styleId="2419">
    <w:name w:val="Subtle Reference"/>
    <w:basedOn w:val="2603"/>
    <w:uiPriority w:val="31"/>
    <w:qFormat/>
    <w:pPr>
      <w:pBdr/>
      <w:spacing/>
      <w:ind/>
    </w:pPr>
    <w:rPr>
      <w:smallCaps/>
      <w:color w:val="5a5a5a" w:themeColor="text1" w:themeTint="A5"/>
    </w:rPr>
  </w:style>
  <w:style w:type="character" w:styleId="2420">
    <w:name w:val="Book Title"/>
    <w:basedOn w:val="2603"/>
    <w:uiPriority w:val="33"/>
    <w:qFormat/>
    <w:pPr>
      <w:pBdr/>
      <w:spacing/>
      <w:ind/>
    </w:pPr>
    <w:rPr>
      <w:b/>
      <w:bCs/>
      <w:i/>
      <w:iCs/>
      <w:spacing w:val="5"/>
    </w:rPr>
  </w:style>
  <w:style w:type="character" w:styleId="2421">
    <w:name w:val="FollowedHyperlink"/>
    <w:basedOn w:val="2603"/>
    <w:uiPriority w:val="99"/>
    <w:semiHidden/>
    <w:unhideWhenUsed/>
    <w:pPr>
      <w:pBdr/>
      <w:spacing/>
      <w:ind/>
    </w:pPr>
    <w:rPr>
      <w:color w:val="954f72" w:themeColor="followedHyperlink"/>
      <w:u w:val="single"/>
    </w:rPr>
  </w:style>
  <w:style w:type="paragraph" w:styleId="2422">
    <w:name w:val="Heading 1"/>
    <w:basedOn w:val="2602"/>
    <w:next w:val="2598"/>
    <w:link w:val="2423"/>
    <w:uiPriority w:val="9"/>
    <w:qFormat/>
    <w:pPr>
      <w:numPr>
        <w:ilvl w:val="0"/>
        <w:numId w:val="67"/>
      </w:numPr>
      <w:pBdr>
        <w:top w:val="none" w:color="000000" w:sz="4" w:space="0"/>
        <w:left w:val="none" w:color="000000" w:sz="4" w:space="0"/>
        <w:bottom w:val="none" w:color="000000" w:sz="4" w:space="0"/>
        <w:right w:val="none" w:color="000000" w:sz="4" w:space="0"/>
      </w:pBdr>
      <w:spacing w:after="283" w:afterAutospacing="0" w:before="283" w:beforeAutospacing="0" w:line="331" w:lineRule="auto"/>
      <w:ind w:right="0" w:hanging="360" w:left="425"/>
    </w:pPr>
    <w:rPr>
      <w:rFonts w:ascii="Arial" w:hAnsi="Arial" w:eastAsia="Arial" w:cs="Arial"/>
      <w:sz w:val="40"/>
      <w:szCs w:val="40"/>
    </w:rPr>
  </w:style>
  <w:style w:type="character" w:styleId="2423">
    <w:name w:val="Heading 1 Char"/>
    <w:link w:val="2422"/>
    <w:uiPriority w:val="9"/>
    <w:pPr>
      <w:pBdr/>
      <w:spacing/>
      <w:ind/>
    </w:pPr>
    <w:rPr>
      <w:rFonts w:ascii="Arial" w:hAnsi="Arial" w:eastAsia="Arial" w:cs="Arial"/>
    </w:rPr>
  </w:style>
  <w:style w:type="paragraph" w:styleId="2424">
    <w:name w:val="Heading 2"/>
    <w:basedOn w:val="2598"/>
    <w:next w:val="2598"/>
    <w:link w:val="2425"/>
    <w:uiPriority w:val="9"/>
    <w:unhideWhenUsed/>
    <w:qFormat/>
    <w:pPr>
      <w:keepNext w:val="true"/>
      <w:keepLines w:val="true"/>
      <w:numPr>
        <w:ilvl w:val="1"/>
        <w:numId w:val="67"/>
      </w:numPr>
      <w:pBdr/>
      <w:spacing w:after="283" w:afterAutospacing="0" w:before="283" w:beforeAutospacing="0" w:line="17" w:lineRule="atLeast"/>
      <w:ind/>
      <w:jc w:val="left"/>
      <w:outlineLvl w:val="1"/>
    </w:pPr>
    <w:rPr>
      <w:rFonts w:ascii="Arial" w:hAnsi="Arial" w:eastAsia="Arial" w:cs="Arial"/>
      <w:b w:val="0"/>
      <w:bCs w:val="0"/>
      <w:i/>
      <w:iCs/>
      <w:color w:val="434343"/>
      <w:sz w:val="28"/>
      <w:szCs w:val="24"/>
      <w:u w:val="none"/>
    </w:rPr>
  </w:style>
  <w:style w:type="character" w:styleId="2425">
    <w:name w:val="Heading 2 Char"/>
    <w:link w:val="2424"/>
    <w:uiPriority w:val="9"/>
    <w:pPr>
      <w:pBdr/>
      <w:spacing/>
      <w:ind/>
    </w:pPr>
    <w:rPr>
      <w:rFonts w:ascii="Arial" w:hAnsi="Arial" w:eastAsia="Arial" w:cs="Arial"/>
      <w:color w:val="434343"/>
      <w:sz w:val="28"/>
      <w:u w:val="none"/>
    </w:rPr>
  </w:style>
  <w:style w:type="paragraph" w:styleId="2426">
    <w:name w:val="Heading 3"/>
    <w:basedOn w:val="2598"/>
    <w:next w:val="2598"/>
    <w:link w:val="2427"/>
    <w:uiPriority w:val="9"/>
    <w:unhideWhenUsed/>
    <w:qFormat/>
    <w:pPr>
      <w:keepNext w:val="true"/>
      <w:keepLines w:val="true"/>
      <w:pBdr/>
      <w:spacing w:after="200" w:before="320"/>
      <w:ind/>
      <w:outlineLvl w:val="2"/>
    </w:pPr>
    <w:rPr>
      <w:rFonts w:ascii="Arial" w:hAnsi="Arial" w:eastAsia="Arial" w:cs="Arial"/>
      <w:sz w:val="30"/>
      <w:szCs w:val="30"/>
    </w:rPr>
  </w:style>
  <w:style w:type="character" w:styleId="2427">
    <w:name w:val="Heading 3 Char"/>
    <w:link w:val="2426"/>
    <w:uiPriority w:val="9"/>
    <w:pPr>
      <w:pBdr/>
      <w:spacing/>
      <w:ind/>
    </w:pPr>
    <w:rPr>
      <w:rFonts w:ascii="Arial" w:hAnsi="Arial" w:eastAsia="Arial" w:cs="Arial"/>
      <w:sz w:val="30"/>
      <w:szCs w:val="30"/>
    </w:rPr>
  </w:style>
  <w:style w:type="paragraph" w:styleId="2428">
    <w:name w:val="Heading 4"/>
    <w:basedOn w:val="2598"/>
    <w:next w:val="2598"/>
    <w:link w:val="2429"/>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2429">
    <w:name w:val="Heading 4 Char"/>
    <w:link w:val="2428"/>
    <w:uiPriority w:val="9"/>
    <w:pPr>
      <w:pBdr/>
      <w:spacing/>
      <w:ind/>
    </w:pPr>
    <w:rPr>
      <w:rFonts w:ascii="Arial" w:hAnsi="Arial" w:eastAsia="Arial" w:cs="Arial"/>
      <w:b/>
      <w:bCs/>
      <w:sz w:val="26"/>
      <w:szCs w:val="26"/>
    </w:rPr>
  </w:style>
  <w:style w:type="paragraph" w:styleId="2430">
    <w:name w:val="Heading 5"/>
    <w:basedOn w:val="2598"/>
    <w:next w:val="2598"/>
    <w:link w:val="2431"/>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431">
    <w:name w:val="Heading 5 Char"/>
    <w:link w:val="2430"/>
    <w:uiPriority w:val="9"/>
    <w:pPr>
      <w:pBdr/>
      <w:spacing/>
      <w:ind/>
    </w:pPr>
    <w:rPr>
      <w:rFonts w:ascii="Arial" w:hAnsi="Arial" w:eastAsia="Arial" w:cs="Arial"/>
      <w:b/>
      <w:bCs/>
      <w:sz w:val="24"/>
      <w:szCs w:val="24"/>
    </w:rPr>
  </w:style>
  <w:style w:type="paragraph" w:styleId="2432">
    <w:name w:val="Heading 6"/>
    <w:basedOn w:val="2598"/>
    <w:next w:val="2598"/>
    <w:link w:val="2433"/>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33">
    <w:name w:val="Heading 6 Char"/>
    <w:link w:val="2432"/>
    <w:uiPriority w:val="9"/>
    <w:pPr>
      <w:pBdr/>
      <w:spacing/>
      <w:ind/>
    </w:pPr>
    <w:rPr>
      <w:rFonts w:ascii="Arial" w:hAnsi="Arial" w:eastAsia="Arial" w:cs="Arial"/>
      <w:b/>
      <w:bCs/>
      <w:sz w:val="22"/>
      <w:szCs w:val="22"/>
    </w:rPr>
  </w:style>
  <w:style w:type="paragraph" w:styleId="2434">
    <w:name w:val="Heading 7"/>
    <w:basedOn w:val="2598"/>
    <w:next w:val="2598"/>
    <w:link w:val="2435"/>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435">
    <w:name w:val="Heading 7 Char"/>
    <w:link w:val="2434"/>
    <w:uiPriority w:val="9"/>
    <w:pPr>
      <w:pBdr/>
      <w:spacing/>
      <w:ind/>
    </w:pPr>
    <w:rPr>
      <w:rFonts w:ascii="Arial" w:hAnsi="Arial" w:eastAsia="Arial" w:cs="Arial"/>
      <w:b/>
      <w:bCs/>
      <w:i/>
      <w:iCs/>
      <w:sz w:val="22"/>
      <w:szCs w:val="22"/>
    </w:rPr>
  </w:style>
  <w:style w:type="paragraph" w:styleId="2436">
    <w:name w:val="Heading 8"/>
    <w:basedOn w:val="2598"/>
    <w:next w:val="2598"/>
    <w:link w:val="2437"/>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437">
    <w:name w:val="Heading 8 Char"/>
    <w:link w:val="2436"/>
    <w:uiPriority w:val="9"/>
    <w:pPr>
      <w:pBdr/>
      <w:spacing/>
      <w:ind/>
    </w:pPr>
    <w:rPr>
      <w:rFonts w:ascii="Arial" w:hAnsi="Arial" w:eastAsia="Arial" w:cs="Arial"/>
      <w:i/>
      <w:iCs/>
      <w:sz w:val="22"/>
      <w:szCs w:val="22"/>
    </w:rPr>
  </w:style>
  <w:style w:type="paragraph" w:styleId="2438">
    <w:name w:val="Heading 9"/>
    <w:basedOn w:val="2598"/>
    <w:next w:val="2598"/>
    <w:link w:val="243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2439">
    <w:name w:val="Heading 9 Char"/>
    <w:link w:val="2438"/>
    <w:uiPriority w:val="9"/>
    <w:pPr>
      <w:pBdr/>
      <w:spacing/>
      <w:ind/>
    </w:pPr>
    <w:rPr>
      <w:rFonts w:ascii="Arial" w:hAnsi="Arial" w:eastAsia="Arial" w:cs="Arial"/>
      <w:i/>
      <w:iCs/>
      <w:sz w:val="21"/>
      <w:szCs w:val="21"/>
    </w:rPr>
  </w:style>
  <w:style w:type="paragraph" w:styleId="2440">
    <w:name w:val="Title"/>
    <w:basedOn w:val="2598"/>
    <w:next w:val="2598"/>
    <w:link w:val="2441"/>
    <w:uiPriority w:val="10"/>
    <w:qFormat/>
    <w:pPr>
      <w:pBdr/>
      <w:spacing w:after="200" w:before="300"/>
      <w:ind/>
      <w:contextualSpacing w:val="true"/>
    </w:pPr>
    <w:rPr>
      <w:sz w:val="48"/>
      <w:szCs w:val="48"/>
    </w:rPr>
  </w:style>
  <w:style w:type="character" w:styleId="2441">
    <w:name w:val="Title Char"/>
    <w:link w:val="2440"/>
    <w:uiPriority w:val="10"/>
    <w:pPr>
      <w:pBdr/>
      <w:spacing/>
      <w:ind/>
    </w:pPr>
    <w:rPr>
      <w:sz w:val="48"/>
      <w:szCs w:val="48"/>
    </w:rPr>
  </w:style>
  <w:style w:type="paragraph" w:styleId="2442">
    <w:name w:val="Subtitle"/>
    <w:basedOn w:val="2598"/>
    <w:next w:val="2598"/>
    <w:link w:val="2443"/>
    <w:uiPriority w:val="11"/>
    <w:qFormat/>
    <w:pPr>
      <w:pBdr/>
      <w:spacing w:after="200" w:before="200"/>
      <w:ind/>
    </w:pPr>
    <w:rPr>
      <w:sz w:val="24"/>
      <w:szCs w:val="24"/>
    </w:rPr>
  </w:style>
  <w:style w:type="character" w:styleId="2443">
    <w:name w:val="Subtitle Char"/>
    <w:link w:val="2442"/>
    <w:uiPriority w:val="11"/>
    <w:pPr>
      <w:pBdr/>
      <w:spacing/>
      <w:ind/>
    </w:pPr>
    <w:rPr>
      <w:sz w:val="24"/>
      <w:szCs w:val="24"/>
    </w:rPr>
  </w:style>
  <w:style w:type="paragraph" w:styleId="2444">
    <w:name w:val="Quote"/>
    <w:basedOn w:val="2598"/>
    <w:next w:val="2598"/>
    <w:link w:val="2445"/>
    <w:uiPriority w:val="29"/>
    <w:qFormat/>
    <w:pPr>
      <w:pBdr/>
      <w:spacing/>
      <w:ind w:right="720" w:left="720"/>
    </w:pPr>
    <w:rPr>
      <w:i/>
    </w:rPr>
  </w:style>
  <w:style w:type="character" w:styleId="2445">
    <w:name w:val="Quote Char"/>
    <w:link w:val="2444"/>
    <w:uiPriority w:val="29"/>
    <w:pPr>
      <w:pBdr/>
      <w:spacing/>
      <w:ind/>
    </w:pPr>
    <w:rPr>
      <w:i/>
    </w:rPr>
  </w:style>
  <w:style w:type="paragraph" w:styleId="2446">
    <w:name w:val="Intense Quote"/>
    <w:basedOn w:val="2598"/>
    <w:next w:val="2598"/>
    <w:link w:val="244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2447">
    <w:name w:val="Intense Quote Char"/>
    <w:link w:val="2446"/>
    <w:uiPriority w:val="30"/>
    <w:pPr>
      <w:pBdr/>
      <w:spacing/>
      <w:ind/>
    </w:pPr>
    <w:rPr>
      <w:i/>
    </w:rPr>
  </w:style>
  <w:style w:type="paragraph" w:styleId="2448">
    <w:name w:val="Header"/>
    <w:basedOn w:val="2598"/>
    <w:link w:val="2449"/>
    <w:uiPriority w:val="99"/>
    <w:unhideWhenUsed/>
    <w:pPr>
      <w:pBdr/>
      <w:tabs>
        <w:tab w:val="center" w:leader="none" w:pos="7143"/>
        <w:tab w:val="right" w:leader="none" w:pos="14287"/>
      </w:tabs>
      <w:spacing w:after="0" w:line="240" w:lineRule="auto"/>
      <w:ind/>
    </w:pPr>
  </w:style>
  <w:style w:type="character" w:styleId="2449">
    <w:name w:val="Header Char"/>
    <w:link w:val="2448"/>
    <w:uiPriority w:val="99"/>
    <w:pPr>
      <w:pBdr/>
      <w:spacing/>
      <w:ind/>
    </w:pPr>
  </w:style>
  <w:style w:type="paragraph" w:styleId="2450">
    <w:name w:val="Footer"/>
    <w:basedOn w:val="2598"/>
    <w:link w:val="2453"/>
    <w:uiPriority w:val="99"/>
    <w:unhideWhenUsed/>
    <w:pPr>
      <w:pBdr/>
      <w:tabs>
        <w:tab w:val="center" w:leader="none" w:pos="7143"/>
        <w:tab w:val="right" w:leader="none" w:pos="14287"/>
      </w:tabs>
      <w:spacing w:after="0" w:line="240" w:lineRule="auto"/>
      <w:ind/>
    </w:pPr>
  </w:style>
  <w:style w:type="character" w:styleId="2451">
    <w:name w:val="Footer Char"/>
    <w:link w:val="2450"/>
    <w:uiPriority w:val="99"/>
    <w:pPr>
      <w:pBdr/>
      <w:spacing/>
      <w:ind/>
    </w:pPr>
  </w:style>
  <w:style w:type="paragraph" w:styleId="2452">
    <w:name w:val="Caption"/>
    <w:basedOn w:val="2598"/>
    <w:next w:val="2598"/>
    <w:uiPriority w:val="35"/>
    <w:semiHidden/>
    <w:unhideWhenUsed/>
    <w:qFormat/>
    <w:pPr>
      <w:pBdr/>
      <w:spacing w:line="276" w:lineRule="auto"/>
      <w:ind/>
    </w:pPr>
    <w:rPr>
      <w:b/>
      <w:bCs/>
      <w:color w:val="4f81bd" w:themeColor="accent1"/>
      <w:sz w:val="18"/>
      <w:szCs w:val="18"/>
    </w:rPr>
  </w:style>
  <w:style w:type="character" w:styleId="2453">
    <w:name w:val="Caption Char"/>
    <w:basedOn w:val="2452"/>
    <w:link w:val="2450"/>
    <w:uiPriority w:val="99"/>
    <w:pPr>
      <w:pBdr/>
      <w:spacing/>
      <w:ind/>
    </w:pPr>
  </w:style>
  <w:style w:type="table" w:styleId="2454">
    <w:name w:val="Table Grid"/>
    <w:basedOn w:val="25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5">
    <w:name w:val="Table Grid Light"/>
    <w:basedOn w:val="25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6">
    <w:name w:val="Plain Table 1"/>
    <w:basedOn w:val="25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7">
    <w:name w:val="Plain Table 2"/>
    <w:basedOn w:val="25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8">
    <w:name w:val="Plain Table 3"/>
    <w:basedOn w:val="25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59">
    <w:name w:val="Plain Table 4"/>
    <w:basedOn w:val="25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0">
    <w:name w:val="Plain Table 5"/>
    <w:basedOn w:val="25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1">
    <w:name w:val="Grid Table 1 Light"/>
    <w:basedOn w:val="25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2">
    <w:name w:val="Grid Table 1 Light - Accent 1"/>
    <w:basedOn w:val="25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3">
    <w:name w:val="Grid Table 1 Light - Accent 2"/>
    <w:basedOn w:val="25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4">
    <w:name w:val="Grid Table 1 Light - Accent 3"/>
    <w:basedOn w:val="25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5">
    <w:name w:val="Grid Table 1 Light - Accent 4"/>
    <w:basedOn w:val="25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6">
    <w:name w:val="Grid Table 1 Light - Accent 5"/>
    <w:basedOn w:val="25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7">
    <w:name w:val="Grid Table 1 Light - Accent 6"/>
    <w:basedOn w:val="25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8">
    <w:name w:val="Grid Table 2"/>
    <w:basedOn w:val="25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69">
    <w:name w:val="Grid Table 2 - Accent 1"/>
    <w:basedOn w:val="25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0">
    <w:name w:val="Grid Table 2 - Accent 2"/>
    <w:basedOn w:val="25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1">
    <w:name w:val="Grid Table 2 - Accent 3"/>
    <w:basedOn w:val="25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2">
    <w:name w:val="Grid Table 2 - Accent 4"/>
    <w:basedOn w:val="25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3">
    <w:name w:val="Grid Table 2 - Accent 5"/>
    <w:basedOn w:val="25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4">
    <w:name w:val="Grid Table 2 - Accent 6"/>
    <w:basedOn w:val="25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5">
    <w:name w:val="Grid Table 3"/>
    <w:basedOn w:val="25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6">
    <w:name w:val="Grid Table 3 - Accent 1"/>
    <w:basedOn w:val="25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7">
    <w:name w:val="Grid Table 3 - Accent 2"/>
    <w:basedOn w:val="25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8">
    <w:name w:val="Grid Table 3 - Accent 3"/>
    <w:basedOn w:val="25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79">
    <w:name w:val="Grid Table 3 - Accent 4"/>
    <w:basedOn w:val="25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0">
    <w:name w:val="Grid Table 3 - Accent 5"/>
    <w:basedOn w:val="25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1">
    <w:name w:val="Grid Table 3 - Accent 6"/>
    <w:basedOn w:val="25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2">
    <w:name w:val="Grid Table 4"/>
    <w:basedOn w:val="25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3">
    <w:name w:val="Grid Table 4 - Accent 1"/>
    <w:basedOn w:val="25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4">
    <w:name w:val="Grid Table 4 - Accent 2"/>
    <w:basedOn w:val="25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5">
    <w:name w:val="Grid Table 4 - Accent 3"/>
    <w:basedOn w:val="25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6">
    <w:name w:val="Grid Table 4 - Accent 4"/>
    <w:basedOn w:val="25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7">
    <w:name w:val="Grid Table 4 - Accent 5"/>
    <w:basedOn w:val="25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8">
    <w:name w:val="Grid Table 4 - Accent 6"/>
    <w:basedOn w:val="25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9">
    <w:name w:val="Grid Table 5 Dark"/>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0">
    <w:name w:val="Grid Table 5 Dark- Accent 1"/>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1">
    <w:name w:val="Grid Table 5 Dark - Accent 2"/>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2">
    <w:name w:val="Grid Table 5 Dark - Accent 3"/>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3">
    <w:name w:val="Grid Table 5 Dark- Accent 4"/>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4">
    <w:name w:val="Grid Table 5 Dark - Accent 5"/>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5">
    <w:name w:val="Grid Table 5 Dark - Accent 6"/>
    <w:basedOn w:val="25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6">
    <w:name w:val="Grid Table 6 Colorful"/>
    <w:basedOn w:val="25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497">
    <w:name w:val="Grid Table 6 Colorful - Accent 1"/>
    <w:basedOn w:val="25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498">
    <w:name w:val="Grid Table 6 Colorful - Accent 2"/>
    <w:basedOn w:val="25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499">
    <w:name w:val="Grid Table 6 Colorful - Accent 3"/>
    <w:basedOn w:val="25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500">
    <w:name w:val="Grid Table 6 Colorful - Accent 4"/>
    <w:basedOn w:val="25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501">
    <w:name w:val="Grid Table 6 Colorful - Accent 5"/>
    <w:basedOn w:val="25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502">
    <w:name w:val="Grid Table 6 Colorful - Accent 6"/>
    <w:basedOn w:val="25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503">
    <w:name w:val="Grid Table 7 Colorful"/>
    <w:basedOn w:val="25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4">
    <w:name w:val="Grid Table 7 Colorful - Accent 1"/>
    <w:basedOn w:val="25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5">
    <w:name w:val="Grid Table 7 Colorful - Accent 2"/>
    <w:basedOn w:val="25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6">
    <w:name w:val="Grid Table 7 Colorful - Accent 3"/>
    <w:basedOn w:val="25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7">
    <w:name w:val="Grid Table 7 Colorful - Accent 4"/>
    <w:basedOn w:val="25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8">
    <w:name w:val="Grid Table 7 Colorful - Accent 5"/>
    <w:basedOn w:val="25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9">
    <w:name w:val="Grid Table 7 Colorful - Accent 6"/>
    <w:basedOn w:val="25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0">
    <w:name w:val="List Table 1 Light"/>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1">
    <w:name w:val="List Table 1 Light - Accent 1"/>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2">
    <w:name w:val="List Table 1 Light - Accent 2"/>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3">
    <w:name w:val="List Table 1 Light - Accent 3"/>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4">
    <w:name w:val="List Table 1 Light - Accent 4"/>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5">
    <w:name w:val="List Table 1 Light - Accent 5"/>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6">
    <w:name w:val="List Table 1 Light - Accent 6"/>
    <w:basedOn w:val="25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7">
    <w:name w:val="List Table 2"/>
    <w:basedOn w:val="25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8">
    <w:name w:val="List Table 2 - Accent 1"/>
    <w:basedOn w:val="25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9">
    <w:name w:val="List Table 2 - Accent 2"/>
    <w:basedOn w:val="25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0">
    <w:name w:val="List Table 2 - Accent 3"/>
    <w:basedOn w:val="25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1">
    <w:name w:val="List Table 2 - Accent 4"/>
    <w:basedOn w:val="25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2">
    <w:name w:val="List Table 2 - Accent 5"/>
    <w:basedOn w:val="25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3">
    <w:name w:val="List Table 2 - Accent 6"/>
    <w:basedOn w:val="25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4">
    <w:name w:val="List Table 3"/>
    <w:basedOn w:val="25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5">
    <w:name w:val="List Table 3 - Accent 1"/>
    <w:basedOn w:val="25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6">
    <w:name w:val="List Table 3 - Accent 2"/>
    <w:basedOn w:val="25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7">
    <w:name w:val="List Table 3 - Accent 3"/>
    <w:basedOn w:val="25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8">
    <w:name w:val="List Table 3 - Accent 4"/>
    <w:basedOn w:val="25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9">
    <w:name w:val="List Table 3 - Accent 5"/>
    <w:basedOn w:val="25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0">
    <w:name w:val="List Table 3 - Accent 6"/>
    <w:basedOn w:val="25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1">
    <w:name w:val="List Table 4"/>
    <w:basedOn w:val="25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2">
    <w:name w:val="List Table 4 - Accent 1"/>
    <w:basedOn w:val="25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3">
    <w:name w:val="List Table 4 - Accent 2"/>
    <w:basedOn w:val="25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4">
    <w:name w:val="List Table 4 - Accent 3"/>
    <w:basedOn w:val="25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5">
    <w:name w:val="List Table 4 - Accent 4"/>
    <w:basedOn w:val="25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6">
    <w:name w:val="List Table 4 - Accent 5"/>
    <w:basedOn w:val="25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7">
    <w:name w:val="List Table 4 - Accent 6"/>
    <w:basedOn w:val="25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8">
    <w:name w:val="List Table 5 Dark"/>
    <w:basedOn w:val="25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39">
    <w:name w:val="List Table 5 Dark - Accent 1"/>
    <w:basedOn w:val="25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0">
    <w:name w:val="List Table 5 Dark - Accent 2"/>
    <w:basedOn w:val="25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1">
    <w:name w:val="List Table 5 Dark - Accent 3"/>
    <w:basedOn w:val="25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2">
    <w:name w:val="List Table 5 Dark - Accent 4"/>
    <w:basedOn w:val="25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3">
    <w:name w:val="List Table 5 Dark - Accent 5"/>
    <w:basedOn w:val="25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4">
    <w:name w:val="List Table 5 Dark - Accent 6"/>
    <w:basedOn w:val="25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545">
    <w:name w:val="List Table 6 Colorful"/>
    <w:basedOn w:val="25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6">
    <w:name w:val="List Table 6 Colorful - Accent 1"/>
    <w:basedOn w:val="25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7">
    <w:name w:val="List Table 6 Colorful - Accent 2"/>
    <w:basedOn w:val="25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8">
    <w:name w:val="List Table 6 Colorful - Accent 3"/>
    <w:basedOn w:val="25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9">
    <w:name w:val="List Table 6 Colorful - Accent 4"/>
    <w:basedOn w:val="25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0">
    <w:name w:val="List Table 6 Colorful - Accent 5"/>
    <w:basedOn w:val="25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1">
    <w:name w:val="List Table 6 Colorful - Accent 6"/>
    <w:basedOn w:val="25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2">
    <w:name w:val="List Table 7 Colorful"/>
    <w:basedOn w:val="25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553">
    <w:name w:val="List Table 7 Colorful - Accent 1"/>
    <w:basedOn w:val="25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2554">
    <w:name w:val="List Table 7 Colorful - Accent 2"/>
    <w:basedOn w:val="25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2555">
    <w:name w:val="List Table 7 Colorful - Accent 3"/>
    <w:basedOn w:val="25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2556">
    <w:name w:val="List Table 7 Colorful - Accent 4"/>
    <w:basedOn w:val="25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557">
    <w:name w:val="List Table 7 Colorful - Accent 5"/>
    <w:basedOn w:val="25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2558">
    <w:name w:val="List Table 7 Colorful - Accent 6"/>
    <w:basedOn w:val="25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559">
    <w:name w:val="Lined - Accent"/>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0">
    <w:name w:val="Lined - Accent 1"/>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1">
    <w:name w:val="Lined - Accent 2"/>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2">
    <w:name w:val="Lined - Accent 3"/>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3">
    <w:name w:val="Lined - Accent 4"/>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4">
    <w:name w:val="Lined - Accent 5"/>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5">
    <w:name w:val="Lined - Accent 6"/>
    <w:basedOn w:val="25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6">
    <w:name w:val="Bordered &amp; Lined - Accent"/>
    <w:basedOn w:val="25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7">
    <w:name w:val="Bordered &amp; Lined - Accent 1"/>
    <w:basedOn w:val="25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8">
    <w:name w:val="Bordered &amp; Lined - Accent 2"/>
    <w:basedOn w:val="25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9">
    <w:name w:val="Bordered &amp; Lined - Accent 3"/>
    <w:basedOn w:val="25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0">
    <w:name w:val="Bordered &amp; Lined - Accent 4"/>
    <w:basedOn w:val="25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1">
    <w:name w:val="Bordered &amp; Lined - Accent 5"/>
    <w:basedOn w:val="25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2">
    <w:name w:val="Bordered &amp; Lined - Accent 6"/>
    <w:basedOn w:val="25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3">
    <w:name w:val="Bordered"/>
    <w:basedOn w:val="25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4">
    <w:name w:val="Bordered - Accent 1"/>
    <w:basedOn w:val="25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5">
    <w:name w:val="Bordered - Accent 2"/>
    <w:basedOn w:val="25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6">
    <w:name w:val="Bordered - Accent 3"/>
    <w:basedOn w:val="25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7">
    <w:name w:val="Bordered - Accent 4"/>
    <w:basedOn w:val="25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8">
    <w:name w:val="Bordered - Accent 5"/>
    <w:basedOn w:val="25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9">
    <w:name w:val="Bordered - Accent 6"/>
    <w:basedOn w:val="25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580">
    <w:name w:val="Hyperlink"/>
    <w:uiPriority w:val="99"/>
    <w:unhideWhenUsed/>
    <w:pPr>
      <w:pBdr/>
      <w:spacing/>
      <w:ind/>
    </w:pPr>
    <w:rPr>
      <w:color w:val="0000ff" w:themeColor="hyperlink"/>
      <w:u w:val="single"/>
    </w:rPr>
  </w:style>
  <w:style w:type="paragraph" w:styleId="2581">
    <w:name w:val="footnote text"/>
    <w:basedOn w:val="2598"/>
    <w:link w:val="2582"/>
    <w:uiPriority w:val="99"/>
    <w:semiHidden/>
    <w:unhideWhenUsed/>
    <w:pPr>
      <w:pBdr/>
      <w:spacing w:after="40" w:line="240" w:lineRule="auto"/>
      <w:ind/>
    </w:pPr>
    <w:rPr>
      <w:sz w:val="18"/>
    </w:rPr>
  </w:style>
  <w:style w:type="character" w:styleId="2582">
    <w:name w:val="Footnote Text Char"/>
    <w:link w:val="2581"/>
    <w:uiPriority w:val="99"/>
    <w:pPr>
      <w:pBdr/>
      <w:spacing/>
      <w:ind/>
    </w:pPr>
    <w:rPr>
      <w:sz w:val="18"/>
    </w:rPr>
  </w:style>
  <w:style w:type="character" w:styleId="2583">
    <w:name w:val="footnote reference"/>
    <w:uiPriority w:val="99"/>
    <w:unhideWhenUsed/>
    <w:pPr>
      <w:pBdr/>
      <w:spacing/>
      <w:ind/>
    </w:pPr>
    <w:rPr>
      <w:vertAlign w:val="superscript"/>
    </w:rPr>
  </w:style>
  <w:style w:type="paragraph" w:styleId="2584">
    <w:name w:val="endnote text"/>
    <w:basedOn w:val="2598"/>
    <w:link w:val="2585"/>
    <w:uiPriority w:val="99"/>
    <w:semiHidden/>
    <w:unhideWhenUsed/>
    <w:pPr>
      <w:pBdr/>
      <w:spacing w:after="0" w:line="240" w:lineRule="auto"/>
      <w:ind/>
    </w:pPr>
    <w:rPr>
      <w:sz w:val="20"/>
    </w:rPr>
  </w:style>
  <w:style w:type="character" w:styleId="2585">
    <w:name w:val="Endnote Text Char"/>
    <w:link w:val="2584"/>
    <w:uiPriority w:val="99"/>
    <w:pPr>
      <w:pBdr/>
      <w:spacing/>
      <w:ind/>
    </w:pPr>
    <w:rPr>
      <w:sz w:val="20"/>
    </w:rPr>
  </w:style>
  <w:style w:type="character" w:styleId="2586">
    <w:name w:val="endnote reference"/>
    <w:uiPriority w:val="99"/>
    <w:semiHidden/>
    <w:unhideWhenUsed/>
    <w:pPr>
      <w:pBdr/>
      <w:spacing/>
      <w:ind/>
    </w:pPr>
    <w:rPr>
      <w:vertAlign w:val="superscript"/>
    </w:rPr>
  </w:style>
  <w:style w:type="paragraph" w:styleId="2587">
    <w:name w:val="toc 1"/>
    <w:basedOn w:val="2598"/>
    <w:next w:val="2598"/>
    <w:uiPriority w:val="39"/>
    <w:unhideWhenUsed/>
    <w:pPr>
      <w:pBdr/>
      <w:spacing w:after="57"/>
      <w:ind w:right="0" w:firstLine="0" w:left="0"/>
    </w:pPr>
  </w:style>
  <w:style w:type="paragraph" w:styleId="2588">
    <w:name w:val="toc 2"/>
    <w:basedOn w:val="2598"/>
    <w:next w:val="2598"/>
    <w:uiPriority w:val="39"/>
    <w:unhideWhenUsed/>
    <w:pPr>
      <w:pBdr/>
      <w:spacing w:after="57"/>
      <w:ind w:right="0" w:firstLine="0" w:left="283"/>
    </w:pPr>
  </w:style>
  <w:style w:type="paragraph" w:styleId="2589">
    <w:name w:val="toc 3"/>
    <w:basedOn w:val="2598"/>
    <w:next w:val="2598"/>
    <w:uiPriority w:val="39"/>
    <w:unhideWhenUsed/>
    <w:pPr>
      <w:pBdr/>
      <w:spacing w:after="57"/>
      <w:ind w:right="0" w:firstLine="0" w:left="567"/>
    </w:pPr>
  </w:style>
  <w:style w:type="paragraph" w:styleId="2590">
    <w:name w:val="toc 4"/>
    <w:basedOn w:val="2598"/>
    <w:next w:val="2598"/>
    <w:uiPriority w:val="39"/>
    <w:unhideWhenUsed/>
    <w:pPr>
      <w:pBdr/>
      <w:spacing w:after="57"/>
      <w:ind w:right="0" w:firstLine="0" w:left="850"/>
    </w:pPr>
  </w:style>
  <w:style w:type="paragraph" w:styleId="2591">
    <w:name w:val="toc 5"/>
    <w:basedOn w:val="2598"/>
    <w:next w:val="2598"/>
    <w:uiPriority w:val="39"/>
    <w:unhideWhenUsed/>
    <w:pPr>
      <w:pBdr/>
      <w:spacing w:after="57"/>
      <w:ind w:right="0" w:firstLine="0" w:left="1134"/>
    </w:pPr>
  </w:style>
  <w:style w:type="paragraph" w:styleId="2592">
    <w:name w:val="toc 6"/>
    <w:basedOn w:val="2598"/>
    <w:next w:val="2598"/>
    <w:uiPriority w:val="39"/>
    <w:unhideWhenUsed/>
    <w:pPr>
      <w:pBdr/>
      <w:spacing w:after="57"/>
      <w:ind w:right="0" w:firstLine="0" w:left="1417"/>
    </w:pPr>
  </w:style>
  <w:style w:type="paragraph" w:styleId="2593">
    <w:name w:val="toc 7"/>
    <w:basedOn w:val="2598"/>
    <w:next w:val="2598"/>
    <w:uiPriority w:val="39"/>
    <w:unhideWhenUsed/>
    <w:pPr>
      <w:pBdr/>
      <w:spacing w:after="57"/>
      <w:ind w:right="0" w:firstLine="0" w:left="1701"/>
    </w:pPr>
  </w:style>
  <w:style w:type="paragraph" w:styleId="2594">
    <w:name w:val="toc 8"/>
    <w:basedOn w:val="2598"/>
    <w:next w:val="2598"/>
    <w:uiPriority w:val="39"/>
    <w:unhideWhenUsed/>
    <w:pPr>
      <w:pBdr/>
      <w:spacing w:after="57"/>
      <w:ind w:right="0" w:firstLine="0" w:left="1984"/>
    </w:pPr>
  </w:style>
  <w:style w:type="paragraph" w:styleId="2595">
    <w:name w:val="toc 9"/>
    <w:basedOn w:val="2598"/>
    <w:next w:val="2598"/>
    <w:uiPriority w:val="39"/>
    <w:unhideWhenUsed/>
    <w:pPr>
      <w:pBdr/>
      <w:spacing w:after="57"/>
      <w:ind w:right="0" w:firstLine="0" w:left="2268"/>
    </w:pPr>
  </w:style>
  <w:style w:type="paragraph" w:styleId="2596">
    <w:name w:val="TOC Heading"/>
    <w:uiPriority w:val="39"/>
    <w:unhideWhenUsed/>
    <w:pPr>
      <w:pBdr/>
      <w:spacing/>
      <w:ind/>
    </w:pPr>
  </w:style>
  <w:style w:type="paragraph" w:styleId="2597">
    <w:name w:val="table of figures"/>
    <w:basedOn w:val="2598"/>
    <w:next w:val="2598"/>
    <w:uiPriority w:val="99"/>
    <w:unhideWhenUsed/>
    <w:pPr>
      <w:pBdr/>
      <w:spacing w:after="0" w:afterAutospacing="0"/>
      <w:ind/>
    </w:pPr>
  </w:style>
  <w:style w:type="paragraph" w:styleId="2598" w:default="1">
    <w:name w:val="Normal"/>
    <w:qFormat/>
    <w:pPr>
      <w:pBdr>
        <w:top w:val="none" w:color="000000" w:sz="4" w:space="0"/>
        <w:left w:val="none" w:color="000000" w:sz="4" w:space="0"/>
        <w:bottom w:val="none" w:color="000000" w:sz="4" w:space="0"/>
        <w:right w:val="none" w:color="000000" w:sz="4" w:space="0"/>
      </w:pBdr>
      <w:shd w:val="nil"/>
      <w:spacing w:after="142" w:afterAutospacing="0" w:before="0" w:line="331" w:lineRule="auto"/>
      <w:ind w:right="0" w:firstLine="0" w:left="0"/>
      <w:jc w:val="both"/>
    </w:pPr>
    <w:rPr>
      <w:rFonts w:ascii="Arial" w:hAnsi="Arial" w:eastAsia="Arial" w:cs="Arial"/>
      <w:color w:val="000000"/>
      <w:sz w:val="22"/>
      <w:u w:val="none"/>
    </w:rPr>
  </w:style>
  <w:style w:type="table" w:styleId="25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600" w:default="1">
    <w:name w:val="No List"/>
    <w:uiPriority w:val="99"/>
    <w:semiHidden/>
    <w:unhideWhenUsed/>
    <w:pPr>
      <w:pBdr/>
      <w:spacing/>
      <w:ind/>
    </w:pPr>
  </w:style>
  <w:style w:type="paragraph" w:styleId="2601">
    <w:name w:val="No Spacing"/>
    <w:basedOn w:val="2598"/>
    <w:uiPriority w:val="1"/>
    <w:qFormat/>
    <w:pPr>
      <w:pBdr/>
      <w:spacing w:after="0" w:line="240" w:lineRule="auto"/>
      <w:ind/>
    </w:pPr>
  </w:style>
  <w:style w:type="paragraph" w:styleId="2602">
    <w:name w:val="List Paragraph"/>
    <w:basedOn w:val="2598"/>
    <w:uiPriority w:val="34"/>
    <w:qFormat/>
    <w:pPr>
      <w:pBdr/>
      <w:spacing/>
      <w:ind w:left="720"/>
      <w:contextualSpacing w:val="true"/>
    </w:pPr>
  </w:style>
  <w:style w:type="character" w:styleId="2603"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yperlink" Target="https://doi.org/10.5194/gmd-18-6671-2025" TargetMode="External"/><Relationship Id="rId14" Type="http://schemas.openxmlformats.org/officeDocument/2006/relationships/hyperlink" Target="https://doi.org/10.1029/2011GL046864" TargetMode="External"/><Relationship Id="rId15" Type="http://schemas.openxmlformats.org/officeDocument/2006/relationships/hyperlink" Target="https://doi.org/10.5281/zenodo.14657960" TargetMode="External"/><Relationship Id="rId16" Type="http://schemas.openxmlformats.org/officeDocument/2006/relationships/hyperlink" Target="https://doi.org/10.1029/2011GL046864" TargetMode="External"/><Relationship Id="rId17" Type="http://schemas.openxmlformats.org/officeDocument/2006/relationships/hyperlink" Target="https://doi.org/10.17487/RFC3986" TargetMode="External"/><Relationship Id="rId18" Type="http://schemas.openxmlformats.org/officeDocument/2006/relationships/hyperlink" Target="https://doi.org/10.1000/182" TargetMode="External"/><Relationship Id="rId19" Type="http://schemas.openxmlformats.org/officeDocument/2006/relationships/hyperlink" Target="https://git-scm.com" TargetMode="External"/><Relationship Id="rId20" Type="http://schemas.openxmlformats.org/officeDocument/2006/relationships/image" Target="media/image1.png"/><Relationship Id="rId21" Type="http://schemas.openxmlformats.org/officeDocument/2006/relationships/image" Target="media/media1.svg"/><Relationship Id="rId22" Type="http://schemas.openxmlformats.org/officeDocument/2006/relationships/hyperlink" Target="https://doi.org/10.1000/182" TargetMode="External"/><Relationship Id="rId23" Type="http://schemas.openxmlformats.org/officeDocument/2006/relationships/hyperlink" Target="https://doi.org/10.17487/RFC3986" TargetMode="External"/><Relationship Id="rId24" Type="http://schemas.openxmlformats.org/officeDocument/2006/relationships/hyperlink" Target="https://doi.org/10.25495/7gxk-rd71" TargetMode="External"/><Relationship Id="rId25" Type="http://schemas.openxmlformats.org/officeDocument/2006/relationships/hyperlink" Target="https://cfconventions.org/cf-conventions/cf-conventions.html#calendar" TargetMode="External"/><Relationship Id="rId26" Type="http://schemas.openxmlformats.org/officeDocument/2006/relationships/hyperlink" Target="https://cfconventions.org/cf-conventions/cf-conventions.html#calendar" TargetMode="External"/><Relationship Id="rId27" Type="http://schemas.openxmlformats.org/officeDocument/2006/relationships/hyperlink" Target="https://cfconventions.org/cf-conventions/cf-conventions.html#calendar" TargetMode="External"/><Relationship Id="rId28" Type="http://schemas.openxmlformats.org/officeDocument/2006/relationships/hyperlink" Target="https://cfconventions.org/cf-conventions/cf-conventions.html#calendar" TargetMode="External"/><Relationship Id="rId29" Type="http://schemas.openxmlformats.org/officeDocument/2006/relationships/hyperlink" Target="https://cfconventions.org/cf-conventions/cf-conventions.html#calendar" TargetMode="External"/><Relationship Id="rId30" Type="http://schemas.openxmlformats.org/officeDocument/2006/relationships/hyperlink" Target="https://cfconventions.org/cf-conventions/cf-conventions.html#calendar" TargetMode="External"/><Relationship Id="rId31" Type="http://schemas.openxmlformats.org/officeDocument/2006/relationships/hyperlink" Target="https://cfconventions.org/cf-conventions/cf-conventions.html#calendar" TargetMode="External"/><Relationship Id="rId32" Type="http://schemas.openxmlformats.org/officeDocument/2006/relationships/hyperlink" Target="https://cfconventions.org/cf-conventions/cf-conventions.html#calendar" TargetMode="External"/><Relationship Id="rId33" Type="http://schemas.openxmlformats.org/officeDocument/2006/relationships/hyperlink" Target="https://cfconventions.org/cf-conventions/cf-conventions.html#calendar" TargetMode="External"/><Relationship Id="rId34" Type="http://schemas.openxmlformats.org/officeDocument/2006/relationships/hyperlink" Target="https://doi.org/10.5772/55922" TargetMode="External"/><Relationship Id="rId35" Type="http://schemas.openxmlformats.org/officeDocument/2006/relationships/hyperlink" Target="https://doi.org/10.1016/j.jcp.2009.08.006" TargetMode="External"/><Relationship Id="rId36" Type="http://schemas.openxmlformats.org/officeDocument/2006/relationships/hyperlink" Target="https://cfconventions.org/cf-conventions/cf-conventions.html#geographic-regions" TargetMode="External"/><Relationship Id="rId37" Type="http://schemas.openxmlformats.org/officeDocument/2006/relationships/hyperlink" Target="https://cfconventions.org/cf-conventions/cf-conventions.html#geographic-regions" TargetMode="External"/><Relationship Id="rId38" Type="http://schemas.openxmlformats.org/officeDocument/2006/relationships/hyperlink" Target="https://cfconventions.org/cf-conventions/cf-conventions.html#geographic-regions" TargetMode="External"/><Relationship Id="rId39" Type="http://schemas.openxmlformats.org/officeDocument/2006/relationships/hyperlink" Target="https://cfconventions.org/cf-conventions/cf-conventions.html#appendix-grid-mappings" TargetMode="External"/><Relationship Id="rId40" Type="http://schemas.openxmlformats.org/officeDocument/2006/relationships/hyperlink" Target="https://cfconventions.org/cf-conventions/cf-conventions.html#appendix-grid-mappings" TargetMode="External"/><Relationship Id="rId41" Type="http://schemas.openxmlformats.org/officeDocument/2006/relationships/hyperlink" Target="https://cfconventions.org/cf-conventions/cf-conventions.html#appendix-grid-mappings" TargetMode="External"/><Relationship Id="rId42" Type="http://schemas.openxmlformats.org/officeDocument/2006/relationships/hyperlink" Target="https://cfconventions.org/cf-conventions/cf-conventions.html#appendix-grid-mappings" TargetMode="External"/><Relationship Id="rId43" Type="http://schemas.openxmlformats.org/officeDocument/2006/relationships/hyperlink" Target="https://cfconventions.org/cf-conventions/cf-conventions.html#appendix-grid-mappings" TargetMode="External"/><Relationship Id="rId44" Type="http://schemas.openxmlformats.org/officeDocument/2006/relationships/hyperlink" Target="https://cfconventions.org/cf-conventions/cf-conventions.html#appendix-grid-mappings" TargetMode="External"/><Relationship Id="rId45" Type="http://schemas.openxmlformats.org/officeDocument/2006/relationships/hyperlink" Target="https://cfconventions.org/cf-conventions/cf-conventions.html#appendix-grid-mappings" TargetMode="External"/><Relationship Id="rId46" Type="http://schemas.openxmlformats.org/officeDocument/2006/relationships/hyperlink" Target="https://cfconventions.org/cf-conventions/cf-conventions.html#appendix-grid-mappings" TargetMode="External"/><Relationship Id="rId47" Type="http://schemas.openxmlformats.org/officeDocument/2006/relationships/hyperlink" Target="https://cfconventions.org/cf-conventions/cf-conventions.html#appendix-grid-mappings" TargetMode="External"/><Relationship Id="rId48" Type="http://schemas.openxmlformats.org/officeDocument/2006/relationships/hyperlink" Target="https://cfconventions.org/cf-conventions/cf-conventions.html#appendix-grid-mappings" TargetMode="External"/><Relationship Id="rId49" Type="http://schemas.openxmlformats.org/officeDocument/2006/relationships/hyperlink" Target="https://cfconventions.org/cf-conventions/cf-conventions.html#appendix-grid-mappings" TargetMode="External"/><Relationship Id="rId50" Type="http://schemas.openxmlformats.org/officeDocument/2006/relationships/hyperlink" Target="https://cfconventions.org/cf-conventions/cf-conventions.html#appendix-grid-mappings" TargetMode="External"/><Relationship Id="rId51" Type="http://schemas.openxmlformats.org/officeDocument/2006/relationships/hyperlink" Target="https://cfconventions.org/cf-conventions/cf-conventions.html#appendix-grid-mappings" TargetMode="External"/><Relationship Id="rId52" Type="http://schemas.openxmlformats.org/officeDocument/2006/relationships/hyperlink" Target="https://cfconventions.org/cf-conventions/cf-conventions.html#appendix-grid-mappings" TargetMode="External"/><Relationship Id="rId53" Type="http://schemas.openxmlformats.org/officeDocument/2006/relationships/hyperlink" Target="https://cfconventions.org/cf-conventions/cf-conventions.html#appendix-grid-mappings" TargetMode="External"/><Relationship Id="rId54" Type="http://schemas.openxmlformats.org/officeDocument/2006/relationships/hyperlink" Target="https://cfconventions.org/cf-conventions/cf-conventions.html#parametric-v-coord" TargetMode="External"/><Relationship Id="rId55" Type="http://schemas.openxmlformats.org/officeDocument/2006/relationships/hyperlink" Target="https://cfconventions.org/cf-conventions/cf-conventions.html#parametric-v-coord" TargetMode="External"/><Relationship Id="rId56" Type="http://schemas.openxmlformats.org/officeDocument/2006/relationships/hyperlink" Target="https://cfconventions.org/cf-conventions/cf-conventions.html#parametric-v-coord" TargetMode="External"/><Relationship Id="rId57" Type="http://schemas.openxmlformats.org/officeDocument/2006/relationships/hyperlink" Target="https://cfconventions.org/cf-conventions/cf-conventions.html#parametric-v-coord" TargetMode="External"/><Relationship Id="rId58" Type="http://schemas.openxmlformats.org/officeDocument/2006/relationships/hyperlink" Target="https://cfconventions.org/cf-conventions/cf-conventions.html#parametric-v-coord" TargetMode="External"/><Relationship Id="rId59" Type="http://schemas.openxmlformats.org/officeDocument/2006/relationships/hyperlink" Target="https://cfconventions.org/cf-conventions/cf-conventions.html#parametric-v-coord" TargetMode="External"/><Relationship Id="rId60" Type="http://schemas.openxmlformats.org/officeDocument/2006/relationships/hyperlink" Target="https://cfconventions.org/cf-conventions/cf-conventions.html#parametric-v-coord" TargetMode="External"/><Relationship Id="rId61" Type="http://schemas.openxmlformats.org/officeDocument/2006/relationships/hyperlink" Target="https://cfconventions.org/cf-conventions/cf-conventions.html#parametric-v-coord" TargetMode="External"/><Relationship Id="rId62" Type="http://schemas.openxmlformats.org/officeDocument/2006/relationships/hyperlink" Target="https://cfconventions.org/cf-conventions/cf-conventions.html#parametric-v-coord" TargetMode="External"/><Relationship Id="rId63" Type="http://schemas.openxmlformats.org/officeDocument/2006/relationships/hyperlink" Target="https://cfconventions.org/cf-conventions/cf-conventions.html#parametric-v-coord" TargetMode="External"/><Relationship Id="rId64" Type="http://schemas.openxmlformats.org/officeDocument/2006/relationships/hyperlink" Target="https://cfconventions.org/cf-conventions/cf-conventions.html#parametric-v-coord" TargetMode="External"/><Relationship Id="rId65" Type="http://schemas.openxmlformats.org/officeDocument/2006/relationships/hyperlink" Target="https://cfconventions.org/cf-conventions/cf-conventions.html#parametric-v-coord" TargetMode="External"/><Relationship Id="rId66" Type="http://schemas.openxmlformats.org/officeDocument/2006/relationships/hyperlink" Target="https://cfconventions.org/cf-conventions/cf-conventions.html#parametric-v-coord" TargetMode="External"/><Relationship Id="rId67" Type="http://schemas.openxmlformats.org/officeDocument/2006/relationships/hyperlink" Target="https://cfconventions.org/cf-conventions/cf-conventions.html#parametric-v-coord" TargetMode="External"/><Relationship Id="rId68" Type="http://schemas.openxmlformats.org/officeDocument/2006/relationships/hyperlink" Target="https://cfconventions.org/cf-conventions/cf-conventions.html#parametric-v-coord" TargetMode="External"/><Relationship Id="rId69" Type="http://schemas.openxmlformats.org/officeDocument/2006/relationships/hyperlink" Target="https://cfconventions.org/cf-conventions/cf-conventions.html#parametric-v-coord" TargetMode="External"/><Relationship Id="rId70" Type="http://schemas.openxmlformats.org/officeDocument/2006/relationships/hyperlink" Target="https://cfconventions.org/cf-conventions/cf-conventions.html#parametric-v-coord" TargetMode="External"/><Relationship Id="rId71" Type="http://schemas.openxmlformats.org/officeDocument/2006/relationships/hyperlink" Target="https://cfconventions.org/cf-conventions/cf-conventions.html#parametric-v-coord" TargetMode="External"/><Relationship Id="rId72" Type="http://schemas.openxmlformats.org/officeDocument/2006/relationships/hyperlink" Target="https://cfconventions.org/cf-conventions/cf-conventions.html#parametric-v-coord" TargetMode="External"/><Relationship Id="rId73" Type="http://schemas.openxmlformats.org/officeDocument/2006/relationships/hyperlink" Target="https://doi.org/10.1016/j.ocemod.2003.09.003" TargetMode="External"/><Relationship Id="rId74" Type="http://schemas.openxmlformats.org/officeDocument/2006/relationships/hyperlink" Target="https://www.omg.org/spec/UML/2.5.1/PDF" TargetMode="External"/><Relationship Id="rId75" Type="http://schemas.openxmlformats.org/officeDocument/2006/relationships/image" Target="media/image2.png"/><Relationship Id="rId76" Type="http://schemas.openxmlformats.org/officeDocument/2006/relationships/image" Target="media/media2.svg"/><Relationship Id="rId77" Type="http://schemas.openxmlformats.org/officeDocument/2006/relationships/hyperlink" Target="https://wcrp-cmip.org/cmip7-task-teams/cvs/" TargetMode="External"/><Relationship Id="rId78" Type="http://schemas.openxmlformats.org/officeDocument/2006/relationships/hyperlink" Target="https://doi.org/10.5281/zenodo.15439552" TargetMode="External"/><Relationship Id="rId79" Type="http://schemas.openxmlformats.org/officeDocument/2006/relationships/hyperlink" Target="https://wcrp-cmip.org/cmip7-task-teams/model-documentation" TargetMode="External"/><Relationship Id="rId80" Type="http://schemas.openxmlformats.org/officeDocument/2006/relationships/hyperlink" Target="https://wcrp-cmip.org" TargetMode="External"/><Relationship Id="rId81" Type="http://schemas.openxmlformats.org/officeDocument/2006/relationships/hyperlink" Target="https://wcrp-cmip.org/cmip-governance/wip" TargetMode="External"/><Relationship Id="rId82" Type="http://schemas.openxmlformats.org/officeDocument/2006/relationships/hyperlink" Target="https://wcrp-cmip.org/cmip7-task-teams/cvs" TargetMode="External"/><Relationship Id="rId83" Type="http://schemas.openxmlformats.org/officeDocument/2006/relationships/hyperlink" Target="https://wcrp-cmip.org/cmip7-task-teams/fresh-eyes-on-cmip" TargetMode="External"/><Relationship Id="rId84" Type="http://schemas.openxmlformats.org/officeDocument/2006/relationships/hyperlink" Target="https://wcrp-cmip.org/mips" TargetMode="External"/><Relationship Id="rId85" Type="http://schemas.openxmlformats.org/officeDocument/2006/relationships/hyperlink" Target="https://doi.org/10.1016/j.ocemod.2003.09.003" TargetMode="External"/><Relationship Id="rId86" Type="http://schemas.openxmlformats.org/officeDocument/2006/relationships/hyperlink" Target="https://doi.org/10.1016/B978-0-12-460817-7.50009-4" TargetMode="External"/><Relationship Id="rId87" Type="http://schemas.openxmlformats.org/officeDocument/2006/relationships/hyperlink" Target="https://doi.org/10.1175/1520-0469(1988)045&lt;1688:BIIVDS&gt;2.0.CO;2" TargetMode="External"/><Relationship Id="rId88" Type="http://schemas.openxmlformats.org/officeDocument/2006/relationships/hyperlink" Target="https://www.researchgate.net/publication/228641121" TargetMode="External"/><Relationship Id="rId89" Type="http://schemas.openxmlformats.org/officeDocument/2006/relationships/hyperlink" Target="https://doi.org/10.17487/RFC3986" TargetMode="External"/><Relationship Id="rId90" Type="http://schemas.openxmlformats.org/officeDocument/2006/relationships/hyperlink" Target="http://cfconventions.org/Data/cf-standard-names/current/build/cf-standard-name-table.html" TargetMode="External"/><Relationship Id="rId91" Type="http://schemas.openxmlformats.org/officeDocument/2006/relationships/hyperlink" Target="https://cfconventions.org/Data/standardized-region-list/standardized-region-list.current.html" TargetMode="External"/><Relationship Id="rId92" Type="http://schemas.openxmlformats.org/officeDocument/2006/relationships/hyperlink" Target="https://doi.org/10.5772/55922" TargetMode="External"/><Relationship Id="rId93" Type="http://schemas.openxmlformats.org/officeDocument/2006/relationships/hyperlink" Target="https://doi.org/10.5194/gmd-18-6671-2025" TargetMode="External"/><Relationship Id="rId94" Type="http://schemas.openxmlformats.org/officeDocument/2006/relationships/hyperlink" Target="https://doi.org/10.5281/zenodo.14657960" TargetMode="External"/><Relationship Id="rId95" Type="http://schemas.openxmlformats.org/officeDocument/2006/relationships/hyperlink" Target="https://doi.org/10.5281/zenodo.17801666" TargetMode="External"/><Relationship Id="rId96" Type="http://schemas.openxmlformats.org/officeDocument/2006/relationships/hyperlink" Target="https://doi.org/10.25495/7gxk-rd71" TargetMode="External"/><Relationship Id="rId97" Type="http://schemas.openxmlformats.org/officeDocument/2006/relationships/hyperlink" Target="https://doi.org/10.5194/gmd-9-1937-2016" TargetMode="External"/><Relationship Id="rId98" Type="http://schemas.openxmlformats.org/officeDocument/2006/relationships/hyperlink" Target="https://git-scm.com" TargetMode="External"/><Relationship Id="rId99" Type="http://schemas.openxmlformats.org/officeDocument/2006/relationships/hyperlink" Target="https://doi.org/10.1000/182" TargetMode="External"/><Relationship Id="rId100" Type="http://schemas.openxmlformats.org/officeDocument/2006/relationships/hyperlink" Target="https://doi.org/10.5194/gmd-5-1493-2012" TargetMode="External"/><Relationship Id="rId101" Type="http://schemas.openxmlformats.org/officeDocument/2006/relationships/hyperlink" Target="https://doi.org/10.1029/2011GL046864" TargetMode="External"/><Relationship Id="rId102" Type="http://schemas.openxmlformats.org/officeDocument/2006/relationships/hyperlink" Target="https://doi.org/10.1016/S0074-6142(00)80061-3" TargetMode="External"/><Relationship Id="rId103" Type="http://schemas.openxmlformats.org/officeDocument/2006/relationships/hyperlink" Target="https://doi.org/10.5194/gmd-7-479-2014" TargetMode="External"/><Relationship Id="rId104" Type="http://schemas.openxmlformats.org/officeDocument/2006/relationships/hyperlink" Target="https://www.omg.org/spec/UML/2.5.1/PDF" TargetMode="External"/><Relationship Id="rId105" Type="http://schemas.openxmlformats.org/officeDocument/2006/relationships/hyperlink" Target="http://www.opengis.net/doc/AS/dggs/2.0" TargetMode="External"/><Relationship Id="rId106" Type="http://schemas.openxmlformats.org/officeDocument/2006/relationships/hyperlink" Target="https://doi.org/10.5281/zenodo.12765216" TargetMode="External"/><Relationship Id="rId107" Type="http://schemas.openxmlformats.org/officeDocument/2006/relationships/hyperlink" Target="https://doi.org/10.5281/zenodo.12764612" TargetMode="External"/><Relationship Id="rId108" Type="http://schemas.openxmlformats.org/officeDocument/2006/relationships/hyperlink" Target="https://doi.org/10.5281/zenodo.12764404" TargetMode="External"/><Relationship Id="rId109" Type="http://schemas.openxmlformats.org/officeDocument/2006/relationships/hyperlink" Target="https://doi.org/10.5281/zenodo.12768887" TargetMode="External"/><Relationship Id="rId110" Type="http://schemas.openxmlformats.org/officeDocument/2006/relationships/hyperlink" Target="https://doi.org/10.5281/zenodo.17250297" TargetMode="External"/><Relationship Id="rId111" Type="http://schemas.openxmlformats.org/officeDocument/2006/relationships/hyperlink" Target="https://doi.org/10.5281/zenodo.15697025" TargetMode="External"/><Relationship Id="rId112" Type="http://schemas.openxmlformats.org/officeDocument/2006/relationships/hyperlink" Target="https://doi.org/10.1016/j.jcp.2009.08.006" TargetMode="External"/><Relationship Id="rId113" Type="http://schemas.openxmlformats.org/officeDocument/2006/relationships/comments" Target="comments.xml" /><Relationship Id="rId114" Type="http://schemas.microsoft.com/office/2011/relationships/commentsExtended" Target="commentsExtended.xml" /><Relationship Id="rId115" Type="http://schemas.microsoft.com/office/2018/08/relationships/commentsExtensible" Target="commentsExtensible.xml" /><Relationship Id="rId116" Type="http://schemas.microsoft.com/office/2016/09/relationships/commentsIds" Target="commentsIds.xml" /><Relationship Id="rId117" Type="http://schemas.microsoft.com/office/2011/relationships/people" Target="people.xml" /><Relationship Id="rId118" Type="http://schemas.onlyoffice.com/commentsDocument" Target="commentsDocument.xml" /><Relationship Id="rId119" Type="http://schemas.onlyoffice.com/commentsExtendedDocument" Target="commentsExtendedDocument.xml" /><Relationship Id="rId120" Type="http://schemas.onlyoffice.com/commentsExtensibleDocument" Target="commentsExtensibleDocument.xml" /><Relationship Id="rId121" Type="http://schemas.onlyoffice.com/commentsIdsDocument" Target="commentsIdsDocument.xml" /><Relationship Id="rId122"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10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5">
    <w:name w:val="Table Grid"/>
    <w:basedOn w:val="310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6">
    <w:name w:val="Table Grid Light"/>
    <w:basedOn w:val="31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7">
    <w:name w:val="Plain Table 1"/>
    <w:basedOn w:val="310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8">
    <w:name w:val="Plain Table 2"/>
    <w:basedOn w:val="310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9">
    <w:name w:val="Plain Table 3"/>
    <w:basedOn w:val="31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0">
    <w:name w:val="Plain Table 4"/>
    <w:basedOn w:val="31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1">
    <w:name w:val="Plain Table 5"/>
    <w:basedOn w:val="31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2">
    <w:name w:val="Grid Table 1 Light"/>
    <w:basedOn w:val="31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3">
    <w:name w:val="Grid Table 1 Light - Accent 1"/>
    <w:basedOn w:val="31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4">
    <w:name w:val="Grid Table 1 Light - Accent 2"/>
    <w:basedOn w:val="31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5">
    <w:name w:val="Grid Table 1 Light - Accent 3"/>
    <w:basedOn w:val="31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6">
    <w:name w:val="Grid Table 1 Light - Accent 4"/>
    <w:basedOn w:val="31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7">
    <w:name w:val="Grid Table 1 Light - Accent 5"/>
    <w:basedOn w:val="31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8">
    <w:name w:val="Grid Table 1 Light - Accent 6"/>
    <w:basedOn w:val="31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9">
    <w:name w:val="Grid Table 2"/>
    <w:basedOn w:val="31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0">
    <w:name w:val="Grid Table 2 - Accent 1"/>
    <w:basedOn w:val="31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1">
    <w:name w:val="Grid Table 2 - Accent 2"/>
    <w:basedOn w:val="31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2">
    <w:name w:val="Grid Table 2 - Accent 3"/>
    <w:basedOn w:val="31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3">
    <w:name w:val="Grid Table 2 - Accent 4"/>
    <w:basedOn w:val="31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4">
    <w:name w:val="Grid Table 2 - Accent 5"/>
    <w:basedOn w:val="31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5">
    <w:name w:val="Grid Table 2 - Accent 6"/>
    <w:basedOn w:val="31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6">
    <w:name w:val="Grid Table 3"/>
    <w:basedOn w:val="31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7">
    <w:name w:val="Grid Table 3 - Accent 1"/>
    <w:basedOn w:val="31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8">
    <w:name w:val="Grid Table 3 - Accent 2"/>
    <w:basedOn w:val="31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9">
    <w:name w:val="Grid Table 3 - Accent 3"/>
    <w:basedOn w:val="31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0">
    <w:name w:val="Grid Table 3 - Accent 4"/>
    <w:basedOn w:val="31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1">
    <w:name w:val="Grid Table 3 - Accent 5"/>
    <w:basedOn w:val="31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2">
    <w:name w:val="Grid Table 3 - Accent 6"/>
    <w:basedOn w:val="31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3">
    <w:name w:val="Grid Table 4"/>
    <w:basedOn w:val="31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4">
    <w:name w:val="Grid Table 4 - Accent 1"/>
    <w:basedOn w:val="31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5">
    <w:name w:val="Grid Table 4 - Accent 2"/>
    <w:basedOn w:val="31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6">
    <w:name w:val="Grid Table 4 - Accent 3"/>
    <w:basedOn w:val="31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7">
    <w:name w:val="Grid Table 4 - Accent 4"/>
    <w:basedOn w:val="31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8">
    <w:name w:val="Grid Table 4 - Accent 5"/>
    <w:basedOn w:val="31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9">
    <w:name w:val="Grid Table 4 - Accent 6"/>
    <w:basedOn w:val="31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0">
    <w:name w:val="Grid Table 5 Dark"/>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1">
    <w:name w:val="Grid Table 5 Dark- Accent 1"/>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2">
    <w:name w:val="Grid Table 5 Dark - Accent 2"/>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3">
    <w:name w:val="Grid Table 5 Dark - Accent 3"/>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4">
    <w:name w:val="Grid Table 5 Dark- Accent 4"/>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5">
    <w:name w:val="Grid Table 5 Dark - Accent 5"/>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6">
    <w:name w:val="Grid Table 5 Dark - Accent 6"/>
    <w:basedOn w:val="31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47">
    <w:name w:val="Grid Table 6 Colorful"/>
    <w:basedOn w:val="31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48">
    <w:name w:val="Grid Table 6 Colorful - Accent 1"/>
    <w:basedOn w:val="31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9">
    <w:name w:val="Grid Table 6 Colorful - Accent 2"/>
    <w:basedOn w:val="31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0">
    <w:name w:val="Grid Table 6 Colorful - Accent 3"/>
    <w:basedOn w:val="31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51">
    <w:name w:val="Grid Table 6 Colorful - Accent 4"/>
    <w:basedOn w:val="31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52">
    <w:name w:val="Grid Table 6 Colorful - Accent 5"/>
    <w:basedOn w:val="31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53">
    <w:name w:val="Grid Table 6 Colorful - Accent 6"/>
    <w:basedOn w:val="31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54">
    <w:name w:val="Grid Table 7 Colorful"/>
    <w:basedOn w:val="31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5">
    <w:name w:val="Grid Table 7 Colorful - Accent 1"/>
    <w:basedOn w:val="31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6">
    <w:name w:val="Grid Table 7 Colorful - Accent 2"/>
    <w:basedOn w:val="31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7">
    <w:name w:val="Grid Table 7 Colorful - Accent 3"/>
    <w:basedOn w:val="31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8">
    <w:name w:val="Grid Table 7 Colorful - Accent 4"/>
    <w:basedOn w:val="31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59">
    <w:name w:val="Grid Table 7 Colorful - Accent 5"/>
    <w:basedOn w:val="31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0">
    <w:name w:val="Grid Table 7 Colorful - Accent 6"/>
    <w:basedOn w:val="31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1">
    <w:name w:val="List Table 1 Light"/>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2">
    <w:name w:val="List Table 1 Light - Accent 1"/>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3">
    <w:name w:val="List Table 1 Light - Accent 2"/>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4">
    <w:name w:val="List Table 1 Light - Accent 3"/>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5">
    <w:name w:val="List Table 1 Light - Accent 4"/>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6">
    <w:name w:val="List Table 1 Light - Accent 5"/>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7">
    <w:name w:val="List Table 1 Light - Accent 6"/>
    <w:basedOn w:val="31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8">
    <w:name w:val="List Table 2"/>
    <w:basedOn w:val="31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9">
    <w:name w:val="List Table 2 - Accent 1"/>
    <w:basedOn w:val="31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0">
    <w:name w:val="List Table 2 - Accent 2"/>
    <w:basedOn w:val="31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1">
    <w:name w:val="List Table 2 - Accent 3"/>
    <w:basedOn w:val="31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2">
    <w:name w:val="List Table 2 - Accent 4"/>
    <w:basedOn w:val="31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3">
    <w:name w:val="List Table 2 - Accent 5"/>
    <w:basedOn w:val="31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4">
    <w:name w:val="List Table 2 - Accent 6"/>
    <w:basedOn w:val="31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5">
    <w:name w:val="List Table 3"/>
    <w:basedOn w:val="31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6">
    <w:name w:val="List Table 3 - Accent 1"/>
    <w:basedOn w:val="31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7">
    <w:name w:val="List Table 3 - Accent 2"/>
    <w:basedOn w:val="31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8">
    <w:name w:val="List Table 3 - Accent 3"/>
    <w:basedOn w:val="31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9">
    <w:name w:val="List Table 3 - Accent 4"/>
    <w:basedOn w:val="31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0">
    <w:name w:val="List Table 3 - Accent 5"/>
    <w:basedOn w:val="31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1">
    <w:name w:val="List Table 3 - Accent 6"/>
    <w:basedOn w:val="31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2">
    <w:name w:val="List Table 4"/>
    <w:basedOn w:val="31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3">
    <w:name w:val="List Table 4 - Accent 1"/>
    <w:basedOn w:val="31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4">
    <w:name w:val="List Table 4 - Accent 2"/>
    <w:basedOn w:val="31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5">
    <w:name w:val="List Table 4 - Accent 3"/>
    <w:basedOn w:val="31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6">
    <w:name w:val="List Table 4 - Accent 4"/>
    <w:basedOn w:val="31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7">
    <w:name w:val="List Table 4 - Accent 5"/>
    <w:basedOn w:val="31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8">
    <w:name w:val="List Table 4 - Accent 6"/>
    <w:basedOn w:val="31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9">
    <w:name w:val="List Table 5 Dark"/>
    <w:basedOn w:val="31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0">
    <w:name w:val="List Table 5 Dark - Accent 1"/>
    <w:basedOn w:val="31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1">
    <w:name w:val="List Table 5 Dark - Accent 2"/>
    <w:basedOn w:val="31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2">
    <w:name w:val="List Table 5 Dark - Accent 3"/>
    <w:basedOn w:val="31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3">
    <w:name w:val="List Table 5 Dark - Accent 4"/>
    <w:basedOn w:val="31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4">
    <w:name w:val="List Table 5 Dark - Accent 5"/>
    <w:basedOn w:val="31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5">
    <w:name w:val="List Table 5 Dark - Accent 6"/>
    <w:basedOn w:val="31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196">
    <w:name w:val="List Table 6 Colorful"/>
    <w:basedOn w:val="31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7">
    <w:name w:val="List Table 6 Colorful - Accent 1"/>
    <w:basedOn w:val="31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8">
    <w:name w:val="List Table 6 Colorful - Accent 2"/>
    <w:basedOn w:val="31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9">
    <w:name w:val="List Table 6 Colorful - Accent 3"/>
    <w:basedOn w:val="31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0">
    <w:name w:val="List Table 6 Colorful - Accent 4"/>
    <w:basedOn w:val="31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1">
    <w:name w:val="List Table 6 Colorful - Accent 5"/>
    <w:basedOn w:val="31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2">
    <w:name w:val="List Table 6 Colorful - Accent 6"/>
    <w:basedOn w:val="31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3">
    <w:name w:val="List Table 7 Colorful"/>
    <w:basedOn w:val="31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204">
    <w:name w:val="List Table 7 Colorful - Accent 1"/>
    <w:basedOn w:val="31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205">
    <w:name w:val="List Table 7 Colorful - Accent 2"/>
    <w:basedOn w:val="31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206">
    <w:name w:val="List Table 7 Colorful - Accent 3"/>
    <w:basedOn w:val="31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207">
    <w:name w:val="List Table 7 Colorful - Accent 4"/>
    <w:basedOn w:val="31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208">
    <w:name w:val="List Table 7 Colorful - Accent 5"/>
    <w:basedOn w:val="31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209">
    <w:name w:val="List Table 7 Colorful - Accent 6"/>
    <w:basedOn w:val="31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210">
    <w:name w:val="Lined - Accent"/>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1">
    <w:name w:val="Lined - Accent 1"/>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2">
    <w:name w:val="Lined - Accent 2"/>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3">
    <w:name w:val="Lined - Accent 3"/>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4">
    <w:name w:val="Lined - Accent 4"/>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5">
    <w:name w:val="Lined - Accent 5"/>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6">
    <w:name w:val="Lined - Accent 6"/>
    <w:basedOn w:val="31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7">
    <w:name w:val="Bordered &amp; Lined - Accent"/>
    <w:basedOn w:val="31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8">
    <w:name w:val="Bordered &amp; Lined - Accent 1"/>
    <w:basedOn w:val="31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9">
    <w:name w:val="Bordered &amp; Lined - Accent 2"/>
    <w:basedOn w:val="31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0">
    <w:name w:val="Bordered &amp; Lined - Accent 3"/>
    <w:basedOn w:val="31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1">
    <w:name w:val="Bordered &amp; Lined - Accent 4"/>
    <w:basedOn w:val="31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2">
    <w:name w:val="Bordered &amp; Lined - Accent 5"/>
    <w:basedOn w:val="31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3">
    <w:name w:val="Bordered &amp; Lined - Accent 6"/>
    <w:basedOn w:val="31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4">
    <w:name w:val="Bordered"/>
    <w:basedOn w:val="31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5">
    <w:name w:val="Bordered - Accent 1"/>
    <w:basedOn w:val="31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6">
    <w:name w:val="Bordered - Accent 2"/>
    <w:basedOn w:val="31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7">
    <w:name w:val="Bordered - Accent 3"/>
    <w:basedOn w:val="31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8">
    <w:name w:val="Bordered - Accent 4"/>
    <w:basedOn w:val="31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9">
    <w:name w:val="Bordered - Accent 5"/>
    <w:basedOn w:val="31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0">
    <w:name w:val="Bordered - Accent 6"/>
    <w:basedOn w:val="31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231" w:default="1">
    <w:name w:val="Normal"/>
    <w:qFormat/>
    <w:pPr>
      <w:pBdr/>
      <w:spacing/>
      <w:ind/>
    </w:pPr>
  </w:style>
  <w:style w:type="paragraph" w:styleId="3232">
    <w:name w:val="Heading 1"/>
    <w:basedOn w:val="3231"/>
    <w:next w:val="3231"/>
    <w:link w:val="32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233">
    <w:name w:val="Heading 2"/>
    <w:basedOn w:val="3231"/>
    <w:next w:val="3231"/>
    <w:link w:val="32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234">
    <w:name w:val="Heading 3"/>
    <w:basedOn w:val="3231"/>
    <w:next w:val="3231"/>
    <w:link w:val="32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235">
    <w:name w:val="Heading 4"/>
    <w:basedOn w:val="3231"/>
    <w:next w:val="3231"/>
    <w:link w:val="32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3236">
    <w:name w:val="Heading 5"/>
    <w:basedOn w:val="3231"/>
    <w:next w:val="3231"/>
    <w:link w:val="32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3237">
    <w:name w:val="Heading 6"/>
    <w:basedOn w:val="3231"/>
    <w:next w:val="3231"/>
    <w:link w:val="32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3238">
    <w:name w:val="Heading 7"/>
    <w:basedOn w:val="3231"/>
    <w:next w:val="3231"/>
    <w:link w:val="32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3239">
    <w:name w:val="Heading 8"/>
    <w:basedOn w:val="3231"/>
    <w:next w:val="3231"/>
    <w:link w:val="32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3240">
    <w:name w:val="Heading 9"/>
    <w:basedOn w:val="3231"/>
    <w:next w:val="3231"/>
    <w:link w:val="32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3241" w:default="1">
    <w:name w:val="Default Paragraph Font"/>
    <w:uiPriority w:val="1"/>
    <w:semiHidden/>
    <w:unhideWhenUsed/>
    <w:pPr>
      <w:pBdr/>
      <w:spacing/>
      <w:ind/>
    </w:pPr>
  </w:style>
  <w:style w:type="numbering" w:styleId="3242" w:default="1">
    <w:name w:val="No List"/>
    <w:uiPriority w:val="99"/>
    <w:semiHidden/>
    <w:unhideWhenUsed/>
    <w:pPr>
      <w:pBdr/>
      <w:spacing/>
      <w:ind/>
    </w:pPr>
  </w:style>
  <w:style w:type="character" w:styleId="3243">
    <w:name w:val="Heading 1 Char"/>
    <w:basedOn w:val="3241"/>
    <w:link w:val="3232"/>
    <w:uiPriority w:val="9"/>
    <w:pPr>
      <w:pBdr/>
      <w:spacing/>
      <w:ind/>
    </w:pPr>
    <w:rPr>
      <w:rFonts w:ascii="Arial" w:hAnsi="Arial" w:eastAsia="Arial" w:cs="Arial"/>
      <w:color w:val="0f4761" w:themeColor="accent1" w:themeShade="BF"/>
      <w:sz w:val="40"/>
      <w:szCs w:val="40"/>
    </w:rPr>
  </w:style>
  <w:style w:type="character" w:styleId="3244">
    <w:name w:val="Heading 2 Char"/>
    <w:basedOn w:val="3241"/>
    <w:link w:val="3233"/>
    <w:uiPriority w:val="9"/>
    <w:pPr>
      <w:pBdr/>
      <w:spacing/>
      <w:ind/>
    </w:pPr>
    <w:rPr>
      <w:rFonts w:ascii="Arial" w:hAnsi="Arial" w:eastAsia="Arial" w:cs="Arial"/>
      <w:color w:val="0f4761" w:themeColor="accent1" w:themeShade="BF"/>
      <w:sz w:val="32"/>
      <w:szCs w:val="32"/>
    </w:rPr>
  </w:style>
  <w:style w:type="character" w:styleId="3245">
    <w:name w:val="Heading 3 Char"/>
    <w:basedOn w:val="3241"/>
    <w:link w:val="3234"/>
    <w:uiPriority w:val="9"/>
    <w:pPr>
      <w:pBdr/>
      <w:spacing/>
      <w:ind/>
    </w:pPr>
    <w:rPr>
      <w:rFonts w:ascii="Arial" w:hAnsi="Arial" w:eastAsia="Arial" w:cs="Arial"/>
      <w:color w:val="0f4761" w:themeColor="accent1" w:themeShade="BF"/>
      <w:sz w:val="28"/>
      <w:szCs w:val="28"/>
    </w:rPr>
  </w:style>
  <w:style w:type="character" w:styleId="3246">
    <w:name w:val="Heading 4 Char"/>
    <w:basedOn w:val="3241"/>
    <w:link w:val="3235"/>
    <w:uiPriority w:val="9"/>
    <w:pPr>
      <w:pBdr/>
      <w:spacing/>
      <w:ind/>
    </w:pPr>
    <w:rPr>
      <w:rFonts w:ascii="Arial" w:hAnsi="Arial" w:eastAsia="Arial" w:cs="Arial"/>
      <w:i/>
      <w:iCs/>
      <w:color w:val="0f4761" w:themeColor="accent1" w:themeShade="BF"/>
    </w:rPr>
  </w:style>
  <w:style w:type="character" w:styleId="3247">
    <w:name w:val="Heading 5 Char"/>
    <w:basedOn w:val="3241"/>
    <w:link w:val="3236"/>
    <w:uiPriority w:val="9"/>
    <w:pPr>
      <w:pBdr/>
      <w:spacing/>
      <w:ind/>
    </w:pPr>
    <w:rPr>
      <w:rFonts w:ascii="Arial" w:hAnsi="Arial" w:eastAsia="Arial" w:cs="Arial"/>
      <w:color w:val="0f4761" w:themeColor="accent1" w:themeShade="BF"/>
    </w:rPr>
  </w:style>
  <w:style w:type="character" w:styleId="3248">
    <w:name w:val="Heading 6 Char"/>
    <w:basedOn w:val="3241"/>
    <w:link w:val="3237"/>
    <w:uiPriority w:val="9"/>
    <w:pPr>
      <w:pBdr/>
      <w:spacing/>
      <w:ind/>
    </w:pPr>
    <w:rPr>
      <w:rFonts w:ascii="Arial" w:hAnsi="Arial" w:eastAsia="Arial" w:cs="Arial"/>
      <w:i/>
      <w:iCs/>
      <w:color w:val="595959" w:themeColor="text1" w:themeTint="A6"/>
    </w:rPr>
  </w:style>
  <w:style w:type="character" w:styleId="3249">
    <w:name w:val="Heading 7 Char"/>
    <w:basedOn w:val="3241"/>
    <w:link w:val="3238"/>
    <w:uiPriority w:val="9"/>
    <w:pPr>
      <w:pBdr/>
      <w:spacing/>
      <w:ind/>
    </w:pPr>
    <w:rPr>
      <w:rFonts w:ascii="Arial" w:hAnsi="Arial" w:eastAsia="Arial" w:cs="Arial"/>
      <w:color w:val="595959" w:themeColor="text1" w:themeTint="A6"/>
    </w:rPr>
  </w:style>
  <w:style w:type="character" w:styleId="3250">
    <w:name w:val="Heading 8 Char"/>
    <w:basedOn w:val="3241"/>
    <w:link w:val="3239"/>
    <w:uiPriority w:val="9"/>
    <w:pPr>
      <w:pBdr/>
      <w:spacing/>
      <w:ind/>
    </w:pPr>
    <w:rPr>
      <w:rFonts w:ascii="Arial" w:hAnsi="Arial" w:eastAsia="Arial" w:cs="Arial"/>
      <w:i/>
      <w:iCs/>
      <w:color w:val="272727" w:themeColor="text1" w:themeTint="D8"/>
    </w:rPr>
  </w:style>
  <w:style w:type="character" w:styleId="3251">
    <w:name w:val="Heading 9 Char"/>
    <w:basedOn w:val="3241"/>
    <w:link w:val="3240"/>
    <w:uiPriority w:val="9"/>
    <w:pPr>
      <w:pBdr/>
      <w:spacing/>
      <w:ind/>
    </w:pPr>
    <w:rPr>
      <w:rFonts w:ascii="Arial" w:hAnsi="Arial" w:eastAsia="Arial" w:cs="Arial"/>
      <w:i/>
      <w:iCs/>
      <w:color w:val="272727" w:themeColor="text1" w:themeTint="D8"/>
    </w:rPr>
  </w:style>
  <w:style w:type="paragraph" w:styleId="3252">
    <w:name w:val="Title"/>
    <w:basedOn w:val="3231"/>
    <w:next w:val="3231"/>
    <w:link w:val="3253"/>
    <w:uiPriority w:val="10"/>
    <w:qFormat/>
    <w:pPr>
      <w:pBdr/>
      <w:spacing w:after="80" w:line="240" w:lineRule="auto"/>
      <w:ind/>
      <w:contextualSpacing w:val="true"/>
    </w:pPr>
    <w:rPr>
      <w:rFonts w:ascii="Arial" w:hAnsi="Arial" w:eastAsia="Arial" w:cs="Arial"/>
      <w:spacing w:val="-10"/>
      <w:sz w:val="56"/>
      <w:szCs w:val="56"/>
    </w:rPr>
  </w:style>
  <w:style w:type="character" w:styleId="3253">
    <w:name w:val="Title Char"/>
    <w:basedOn w:val="3241"/>
    <w:link w:val="3252"/>
    <w:uiPriority w:val="10"/>
    <w:pPr>
      <w:pBdr/>
      <w:spacing/>
      <w:ind/>
    </w:pPr>
    <w:rPr>
      <w:rFonts w:ascii="Arial" w:hAnsi="Arial" w:eastAsia="Arial" w:cs="Arial"/>
      <w:spacing w:val="-10"/>
      <w:sz w:val="56"/>
      <w:szCs w:val="56"/>
    </w:rPr>
  </w:style>
  <w:style w:type="paragraph" w:styleId="3254">
    <w:name w:val="Subtitle"/>
    <w:basedOn w:val="3231"/>
    <w:next w:val="3231"/>
    <w:link w:val="3255"/>
    <w:uiPriority w:val="11"/>
    <w:qFormat/>
    <w:pPr>
      <w:numPr>
        <w:ilvl w:val="1"/>
      </w:numPr>
      <w:pBdr/>
      <w:spacing/>
      <w:ind/>
    </w:pPr>
    <w:rPr>
      <w:color w:val="595959" w:themeColor="text1" w:themeTint="A6"/>
      <w:spacing w:val="15"/>
      <w:sz w:val="28"/>
      <w:szCs w:val="28"/>
    </w:rPr>
  </w:style>
  <w:style w:type="character" w:styleId="3255">
    <w:name w:val="Subtitle Char"/>
    <w:basedOn w:val="3241"/>
    <w:link w:val="3254"/>
    <w:uiPriority w:val="11"/>
    <w:pPr>
      <w:pBdr/>
      <w:spacing/>
      <w:ind/>
    </w:pPr>
    <w:rPr>
      <w:color w:val="595959" w:themeColor="text1" w:themeTint="A6"/>
      <w:spacing w:val="15"/>
      <w:sz w:val="28"/>
      <w:szCs w:val="28"/>
    </w:rPr>
  </w:style>
  <w:style w:type="paragraph" w:styleId="3256">
    <w:name w:val="Quote"/>
    <w:basedOn w:val="3231"/>
    <w:next w:val="3231"/>
    <w:link w:val="3257"/>
    <w:uiPriority w:val="29"/>
    <w:qFormat/>
    <w:pPr>
      <w:pBdr/>
      <w:spacing w:before="160"/>
      <w:ind/>
      <w:jc w:val="center"/>
    </w:pPr>
    <w:rPr>
      <w:i/>
      <w:iCs/>
      <w:color w:val="404040" w:themeColor="text1" w:themeTint="BF"/>
    </w:rPr>
  </w:style>
  <w:style w:type="character" w:styleId="3257">
    <w:name w:val="Quote Char"/>
    <w:basedOn w:val="3241"/>
    <w:link w:val="3256"/>
    <w:uiPriority w:val="29"/>
    <w:pPr>
      <w:pBdr/>
      <w:spacing/>
      <w:ind/>
    </w:pPr>
    <w:rPr>
      <w:i/>
      <w:iCs/>
      <w:color w:val="404040" w:themeColor="text1" w:themeTint="BF"/>
    </w:rPr>
  </w:style>
  <w:style w:type="paragraph" w:styleId="3258">
    <w:name w:val="List Paragraph"/>
    <w:basedOn w:val="3231"/>
    <w:uiPriority w:val="34"/>
    <w:qFormat/>
    <w:pPr>
      <w:pBdr/>
      <w:spacing/>
      <w:ind w:left="720"/>
      <w:contextualSpacing w:val="true"/>
    </w:pPr>
  </w:style>
  <w:style w:type="character" w:styleId="3259">
    <w:name w:val="Intense Emphasis"/>
    <w:basedOn w:val="3241"/>
    <w:uiPriority w:val="21"/>
    <w:qFormat/>
    <w:pPr>
      <w:pBdr/>
      <w:spacing/>
      <w:ind/>
    </w:pPr>
    <w:rPr>
      <w:i/>
      <w:iCs/>
      <w:color w:val="0f4761" w:themeColor="accent1" w:themeShade="BF"/>
    </w:rPr>
  </w:style>
  <w:style w:type="paragraph" w:styleId="3260">
    <w:name w:val="Intense Quote"/>
    <w:basedOn w:val="3231"/>
    <w:next w:val="3231"/>
    <w:link w:val="32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3261">
    <w:name w:val="Intense Quote Char"/>
    <w:basedOn w:val="3241"/>
    <w:link w:val="3260"/>
    <w:uiPriority w:val="30"/>
    <w:pPr>
      <w:pBdr/>
      <w:spacing/>
      <w:ind/>
    </w:pPr>
    <w:rPr>
      <w:i/>
      <w:iCs/>
      <w:color w:val="0f4761" w:themeColor="accent1" w:themeShade="BF"/>
    </w:rPr>
  </w:style>
  <w:style w:type="character" w:styleId="3262">
    <w:name w:val="Intense Reference"/>
    <w:basedOn w:val="3241"/>
    <w:uiPriority w:val="32"/>
    <w:qFormat/>
    <w:pPr>
      <w:pBdr/>
      <w:spacing/>
      <w:ind/>
    </w:pPr>
    <w:rPr>
      <w:b/>
      <w:bCs/>
      <w:smallCaps/>
      <w:color w:val="0f4761" w:themeColor="accent1" w:themeShade="BF"/>
      <w:spacing w:val="5"/>
    </w:rPr>
  </w:style>
  <w:style w:type="paragraph" w:styleId="3263">
    <w:name w:val="No Spacing"/>
    <w:basedOn w:val="3231"/>
    <w:uiPriority w:val="1"/>
    <w:qFormat/>
    <w:pPr>
      <w:pBdr/>
      <w:spacing w:after="0" w:line="240" w:lineRule="auto"/>
      <w:ind/>
    </w:pPr>
  </w:style>
  <w:style w:type="character" w:styleId="3264">
    <w:name w:val="Subtle Emphasis"/>
    <w:basedOn w:val="3241"/>
    <w:uiPriority w:val="19"/>
    <w:qFormat/>
    <w:pPr>
      <w:pBdr/>
      <w:spacing/>
      <w:ind/>
    </w:pPr>
    <w:rPr>
      <w:i/>
      <w:iCs/>
      <w:color w:val="404040" w:themeColor="text1" w:themeTint="BF"/>
    </w:rPr>
  </w:style>
  <w:style w:type="character" w:styleId="3265">
    <w:name w:val="Emphasis"/>
    <w:basedOn w:val="3241"/>
    <w:uiPriority w:val="20"/>
    <w:qFormat/>
    <w:pPr>
      <w:pBdr/>
      <w:spacing/>
      <w:ind/>
    </w:pPr>
    <w:rPr>
      <w:i/>
      <w:iCs/>
    </w:rPr>
  </w:style>
  <w:style w:type="character" w:styleId="3266">
    <w:name w:val="Strong"/>
    <w:basedOn w:val="3241"/>
    <w:uiPriority w:val="22"/>
    <w:qFormat/>
    <w:pPr>
      <w:pBdr/>
      <w:spacing/>
      <w:ind/>
    </w:pPr>
    <w:rPr>
      <w:b/>
      <w:bCs/>
    </w:rPr>
  </w:style>
  <w:style w:type="character" w:styleId="3267">
    <w:name w:val="Subtle Reference"/>
    <w:basedOn w:val="3241"/>
    <w:uiPriority w:val="31"/>
    <w:qFormat/>
    <w:pPr>
      <w:pBdr/>
      <w:spacing/>
      <w:ind/>
    </w:pPr>
    <w:rPr>
      <w:smallCaps/>
      <w:color w:val="5a5a5a" w:themeColor="text1" w:themeTint="A5"/>
    </w:rPr>
  </w:style>
  <w:style w:type="character" w:styleId="3268">
    <w:name w:val="Book Title"/>
    <w:basedOn w:val="3241"/>
    <w:uiPriority w:val="33"/>
    <w:qFormat/>
    <w:pPr>
      <w:pBdr/>
      <w:spacing/>
      <w:ind/>
    </w:pPr>
    <w:rPr>
      <w:b/>
      <w:bCs/>
      <w:i/>
      <w:iCs/>
      <w:spacing w:val="5"/>
    </w:rPr>
  </w:style>
  <w:style w:type="paragraph" w:styleId="3269">
    <w:name w:val="Header"/>
    <w:basedOn w:val="3231"/>
    <w:link w:val="3270"/>
    <w:uiPriority w:val="99"/>
    <w:unhideWhenUsed/>
    <w:pPr>
      <w:pBdr/>
      <w:tabs>
        <w:tab w:val="center" w:leader="none" w:pos="4844"/>
        <w:tab w:val="right" w:leader="none" w:pos="9689"/>
      </w:tabs>
      <w:spacing w:after="0" w:line="240" w:lineRule="auto"/>
      <w:ind/>
    </w:pPr>
  </w:style>
  <w:style w:type="character" w:styleId="3270">
    <w:name w:val="Header Char"/>
    <w:basedOn w:val="3241"/>
    <w:link w:val="3269"/>
    <w:uiPriority w:val="99"/>
    <w:pPr>
      <w:pBdr/>
      <w:spacing/>
      <w:ind/>
    </w:pPr>
  </w:style>
  <w:style w:type="paragraph" w:styleId="3271">
    <w:name w:val="Footer"/>
    <w:basedOn w:val="3231"/>
    <w:link w:val="3272"/>
    <w:uiPriority w:val="99"/>
    <w:unhideWhenUsed/>
    <w:pPr>
      <w:pBdr/>
      <w:tabs>
        <w:tab w:val="center" w:leader="none" w:pos="4844"/>
        <w:tab w:val="right" w:leader="none" w:pos="9689"/>
      </w:tabs>
      <w:spacing w:after="0" w:line="240" w:lineRule="auto"/>
      <w:ind/>
    </w:pPr>
  </w:style>
  <w:style w:type="character" w:styleId="3272">
    <w:name w:val="Footer Char"/>
    <w:basedOn w:val="3241"/>
    <w:link w:val="3271"/>
    <w:uiPriority w:val="99"/>
    <w:pPr>
      <w:pBdr/>
      <w:spacing/>
      <w:ind/>
    </w:pPr>
  </w:style>
  <w:style w:type="paragraph" w:styleId="3273">
    <w:name w:val="Caption"/>
    <w:basedOn w:val="3231"/>
    <w:next w:val="3231"/>
    <w:uiPriority w:val="35"/>
    <w:unhideWhenUsed/>
    <w:qFormat/>
    <w:pPr>
      <w:pBdr/>
      <w:spacing w:after="200" w:line="240" w:lineRule="auto"/>
      <w:ind/>
    </w:pPr>
    <w:rPr>
      <w:i/>
      <w:iCs/>
      <w:color w:val="0e2841" w:themeColor="text2"/>
      <w:sz w:val="18"/>
      <w:szCs w:val="18"/>
    </w:rPr>
  </w:style>
  <w:style w:type="paragraph" w:styleId="3274">
    <w:name w:val="footnote text"/>
    <w:basedOn w:val="3231"/>
    <w:link w:val="3275"/>
    <w:uiPriority w:val="99"/>
    <w:semiHidden/>
    <w:unhideWhenUsed/>
    <w:pPr>
      <w:pBdr/>
      <w:spacing w:after="0" w:line="240" w:lineRule="auto"/>
      <w:ind/>
    </w:pPr>
    <w:rPr>
      <w:sz w:val="20"/>
      <w:szCs w:val="20"/>
    </w:rPr>
  </w:style>
  <w:style w:type="character" w:styleId="3275">
    <w:name w:val="Footnote Text Char"/>
    <w:basedOn w:val="3241"/>
    <w:link w:val="3274"/>
    <w:uiPriority w:val="99"/>
    <w:semiHidden/>
    <w:pPr>
      <w:pBdr/>
      <w:spacing/>
      <w:ind/>
    </w:pPr>
    <w:rPr>
      <w:sz w:val="20"/>
      <w:szCs w:val="20"/>
    </w:rPr>
  </w:style>
  <w:style w:type="character" w:styleId="3276">
    <w:name w:val="footnote reference"/>
    <w:basedOn w:val="3241"/>
    <w:uiPriority w:val="99"/>
    <w:semiHidden/>
    <w:unhideWhenUsed/>
    <w:pPr>
      <w:pBdr/>
      <w:spacing/>
      <w:ind/>
    </w:pPr>
    <w:rPr>
      <w:vertAlign w:val="superscript"/>
    </w:rPr>
  </w:style>
  <w:style w:type="paragraph" w:styleId="3277">
    <w:name w:val="endnote text"/>
    <w:basedOn w:val="3231"/>
    <w:link w:val="3278"/>
    <w:uiPriority w:val="99"/>
    <w:semiHidden/>
    <w:unhideWhenUsed/>
    <w:pPr>
      <w:pBdr/>
      <w:spacing w:after="0" w:line="240" w:lineRule="auto"/>
      <w:ind/>
    </w:pPr>
    <w:rPr>
      <w:sz w:val="20"/>
      <w:szCs w:val="20"/>
    </w:rPr>
  </w:style>
  <w:style w:type="character" w:styleId="3278">
    <w:name w:val="Endnote Text Char"/>
    <w:basedOn w:val="3241"/>
    <w:link w:val="3277"/>
    <w:uiPriority w:val="99"/>
    <w:semiHidden/>
    <w:pPr>
      <w:pBdr/>
      <w:spacing/>
      <w:ind/>
    </w:pPr>
    <w:rPr>
      <w:sz w:val="20"/>
      <w:szCs w:val="20"/>
    </w:rPr>
  </w:style>
  <w:style w:type="character" w:styleId="3279">
    <w:name w:val="endnote reference"/>
    <w:basedOn w:val="3241"/>
    <w:uiPriority w:val="99"/>
    <w:semiHidden/>
    <w:unhideWhenUsed/>
    <w:pPr>
      <w:pBdr/>
      <w:spacing/>
      <w:ind/>
    </w:pPr>
    <w:rPr>
      <w:vertAlign w:val="superscript"/>
    </w:rPr>
  </w:style>
  <w:style w:type="character" w:styleId="3280">
    <w:name w:val="Hyperlink"/>
    <w:basedOn w:val="3241"/>
    <w:uiPriority w:val="99"/>
    <w:unhideWhenUsed/>
    <w:pPr>
      <w:pBdr/>
      <w:spacing/>
      <w:ind/>
    </w:pPr>
    <w:rPr>
      <w:color w:val="0563c1" w:themeColor="hyperlink"/>
      <w:u w:val="single"/>
    </w:rPr>
  </w:style>
  <w:style w:type="character" w:styleId="3281">
    <w:name w:val="FollowedHyperlink"/>
    <w:basedOn w:val="3241"/>
    <w:uiPriority w:val="99"/>
    <w:semiHidden/>
    <w:unhideWhenUsed/>
    <w:pPr>
      <w:pBdr/>
      <w:spacing/>
      <w:ind/>
    </w:pPr>
    <w:rPr>
      <w:color w:val="954f72" w:themeColor="followedHyperlink"/>
      <w:u w:val="single"/>
    </w:rPr>
  </w:style>
  <w:style w:type="paragraph" w:styleId="3282">
    <w:name w:val="toc 1"/>
    <w:basedOn w:val="3231"/>
    <w:next w:val="3231"/>
    <w:uiPriority w:val="39"/>
    <w:unhideWhenUsed/>
    <w:pPr>
      <w:pBdr/>
      <w:spacing w:after="100"/>
      <w:ind/>
    </w:pPr>
  </w:style>
  <w:style w:type="paragraph" w:styleId="3283">
    <w:name w:val="toc 2"/>
    <w:basedOn w:val="3231"/>
    <w:next w:val="3231"/>
    <w:uiPriority w:val="39"/>
    <w:unhideWhenUsed/>
    <w:pPr>
      <w:pBdr/>
      <w:spacing w:after="100"/>
      <w:ind w:left="220"/>
    </w:pPr>
  </w:style>
  <w:style w:type="paragraph" w:styleId="3284">
    <w:name w:val="toc 3"/>
    <w:basedOn w:val="3231"/>
    <w:next w:val="3231"/>
    <w:uiPriority w:val="39"/>
    <w:unhideWhenUsed/>
    <w:pPr>
      <w:pBdr/>
      <w:spacing w:after="100"/>
      <w:ind w:left="440"/>
    </w:pPr>
  </w:style>
  <w:style w:type="paragraph" w:styleId="3285">
    <w:name w:val="toc 4"/>
    <w:basedOn w:val="3231"/>
    <w:next w:val="3231"/>
    <w:uiPriority w:val="39"/>
    <w:unhideWhenUsed/>
    <w:pPr>
      <w:pBdr/>
      <w:spacing w:after="100"/>
      <w:ind w:left="660"/>
    </w:pPr>
  </w:style>
  <w:style w:type="paragraph" w:styleId="3286">
    <w:name w:val="toc 5"/>
    <w:basedOn w:val="3231"/>
    <w:next w:val="3231"/>
    <w:uiPriority w:val="39"/>
    <w:unhideWhenUsed/>
    <w:pPr>
      <w:pBdr/>
      <w:spacing w:after="100"/>
      <w:ind w:left="880"/>
    </w:pPr>
  </w:style>
  <w:style w:type="paragraph" w:styleId="3287">
    <w:name w:val="toc 6"/>
    <w:basedOn w:val="3231"/>
    <w:next w:val="3231"/>
    <w:uiPriority w:val="39"/>
    <w:unhideWhenUsed/>
    <w:pPr>
      <w:pBdr/>
      <w:spacing w:after="100"/>
      <w:ind w:left="1100"/>
    </w:pPr>
  </w:style>
  <w:style w:type="paragraph" w:styleId="3288">
    <w:name w:val="toc 7"/>
    <w:basedOn w:val="3231"/>
    <w:next w:val="3231"/>
    <w:uiPriority w:val="39"/>
    <w:unhideWhenUsed/>
    <w:pPr>
      <w:pBdr/>
      <w:spacing w:after="100"/>
      <w:ind w:left="1320"/>
    </w:pPr>
  </w:style>
  <w:style w:type="paragraph" w:styleId="3289">
    <w:name w:val="toc 8"/>
    <w:basedOn w:val="3231"/>
    <w:next w:val="3231"/>
    <w:uiPriority w:val="39"/>
    <w:unhideWhenUsed/>
    <w:pPr>
      <w:pBdr/>
      <w:spacing w:after="100"/>
      <w:ind w:left="1540"/>
    </w:pPr>
  </w:style>
  <w:style w:type="paragraph" w:styleId="3290">
    <w:name w:val="toc 9"/>
    <w:basedOn w:val="3231"/>
    <w:next w:val="3231"/>
    <w:uiPriority w:val="39"/>
    <w:unhideWhenUsed/>
    <w:pPr>
      <w:pBdr/>
      <w:spacing w:after="100"/>
      <w:ind w:left="1760"/>
    </w:pPr>
  </w:style>
  <w:style w:type="paragraph" w:styleId="3291">
    <w:name w:val="TOC Heading"/>
    <w:uiPriority w:val="39"/>
    <w:unhideWhenUsed/>
    <w:pPr>
      <w:pBdr/>
      <w:spacing/>
      <w:ind/>
    </w:pPr>
  </w:style>
  <w:style w:type="paragraph" w:styleId="3292">
    <w:name w:val="table of figures"/>
    <w:basedOn w:val="3231"/>
    <w:next w:val="323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Laurent Troussellier</cp:lastModifiedBy>
  <cp:revision>211</cp:revision>
  <dcterms:modified xsi:type="dcterms:W3CDTF">2025-12-09T14:31:28Z</dcterms:modified>
</cp:coreProperties>
</file>